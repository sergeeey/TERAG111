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A0A" w:rsidRPr="00754011" w:rsidRDefault="00456A0A" w:rsidP="00227BF8">
      <w:pPr>
        <w:spacing w:line="276" w:lineRule="auto"/>
        <w:ind w:firstLine="567"/>
        <w:jc w:val="right"/>
        <w:rPr>
          <w:rFonts w:ascii="Segoe UI" w:hAnsi="Segoe UI" w:cs="Segoe UI"/>
          <w:b/>
          <w:color w:val="000000" w:themeColor="text1"/>
        </w:rPr>
      </w:pPr>
    </w:p>
    <w:p w:rsidR="001D31E8" w:rsidRPr="00754011" w:rsidRDefault="001D31E8" w:rsidP="001D31E8">
      <w:pPr>
        <w:spacing w:line="276" w:lineRule="auto"/>
        <w:ind w:firstLine="567"/>
        <w:rPr>
          <w:rFonts w:ascii="Segoe UI" w:hAnsi="Segoe UI" w:cs="Segoe UI"/>
          <w:i/>
          <w:color w:val="000000" w:themeColor="text1"/>
        </w:rPr>
      </w:pPr>
      <w:proofErr w:type="spellStart"/>
      <w:r w:rsidRPr="00754011">
        <w:rPr>
          <w:rFonts w:ascii="Segoe UI" w:hAnsi="Segoe UI" w:cs="Segoe UI"/>
          <w:i/>
          <w:color w:val="000000" w:themeColor="text1"/>
        </w:rPr>
        <w:t>Исх</w:t>
      </w:r>
      <w:proofErr w:type="spellEnd"/>
      <w:r w:rsidR="00350DDB" w:rsidRPr="00754011">
        <w:rPr>
          <w:rFonts w:ascii="Segoe UI" w:hAnsi="Segoe UI" w:cs="Segoe UI"/>
          <w:i/>
          <w:color w:val="000000" w:themeColor="text1"/>
        </w:rPr>
        <w:t xml:space="preserve"> №</w:t>
      </w:r>
      <w:r w:rsidRPr="00754011">
        <w:rPr>
          <w:rFonts w:ascii="Segoe UI" w:hAnsi="Segoe UI" w:cs="Segoe UI"/>
          <w:i/>
          <w:color w:val="000000" w:themeColor="text1"/>
        </w:rPr>
        <w:t xml:space="preserve">. </w:t>
      </w:r>
      <w:r w:rsidR="00384156" w:rsidRPr="00754011">
        <w:rPr>
          <w:rFonts w:ascii="Segoe UI" w:hAnsi="Segoe UI" w:cs="Segoe UI"/>
          <w:i/>
          <w:color w:val="000000" w:themeColor="text1"/>
        </w:rPr>
        <w:t>___</w:t>
      </w:r>
    </w:p>
    <w:p w:rsidR="001D31E8" w:rsidRPr="00754011" w:rsidRDefault="001D31E8" w:rsidP="001D31E8">
      <w:pPr>
        <w:spacing w:line="276" w:lineRule="auto"/>
        <w:ind w:firstLine="567"/>
        <w:rPr>
          <w:rFonts w:ascii="Segoe UI" w:hAnsi="Segoe UI" w:cs="Segoe UI"/>
          <w:b/>
          <w:color w:val="000000" w:themeColor="text1"/>
        </w:rPr>
      </w:pPr>
      <w:r w:rsidRPr="00754011">
        <w:rPr>
          <w:rFonts w:ascii="Segoe UI" w:hAnsi="Segoe UI" w:cs="Segoe UI"/>
          <w:i/>
          <w:color w:val="000000" w:themeColor="text1"/>
        </w:rPr>
        <w:t>Дата</w:t>
      </w:r>
      <w:r w:rsidR="00350DDB" w:rsidRPr="00754011">
        <w:rPr>
          <w:rFonts w:ascii="Segoe UI" w:hAnsi="Segoe UI" w:cs="Segoe UI"/>
          <w:i/>
          <w:color w:val="000000" w:themeColor="text1"/>
        </w:rPr>
        <w:t xml:space="preserve"> </w:t>
      </w:r>
      <w:r w:rsidR="001B2EE6" w:rsidRPr="00754011">
        <w:rPr>
          <w:rFonts w:ascii="Segoe UI" w:hAnsi="Segoe UI" w:cs="Segoe UI"/>
          <w:i/>
          <w:color w:val="000000" w:themeColor="text1"/>
        </w:rPr>
        <w:t>1</w:t>
      </w:r>
      <w:r w:rsidR="006723B5" w:rsidRPr="00754011">
        <w:rPr>
          <w:rFonts w:ascii="Segoe UI" w:hAnsi="Segoe UI" w:cs="Segoe UI"/>
          <w:i/>
          <w:color w:val="000000" w:themeColor="text1"/>
        </w:rPr>
        <w:t>7</w:t>
      </w:r>
      <w:r w:rsidR="00350DDB" w:rsidRPr="00754011">
        <w:rPr>
          <w:rFonts w:ascii="Segoe UI" w:hAnsi="Segoe UI" w:cs="Segoe UI"/>
          <w:i/>
          <w:color w:val="000000" w:themeColor="text1"/>
        </w:rPr>
        <w:t xml:space="preserve"> </w:t>
      </w:r>
      <w:r w:rsidR="001639B6" w:rsidRPr="00754011">
        <w:rPr>
          <w:rFonts w:ascii="Segoe UI" w:hAnsi="Segoe UI" w:cs="Segoe UI"/>
          <w:i/>
          <w:color w:val="000000" w:themeColor="text1"/>
        </w:rPr>
        <w:t>апреля</w:t>
      </w:r>
      <w:r w:rsidR="00350DDB" w:rsidRPr="00754011">
        <w:rPr>
          <w:rFonts w:ascii="Segoe UI" w:hAnsi="Segoe UI" w:cs="Segoe UI"/>
          <w:i/>
          <w:color w:val="000000" w:themeColor="text1"/>
        </w:rPr>
        <w:t xml:space="preserve"> 2020 года</w:t>
      </w:r>
    </w:p>
    <w:p w:rsidR="001D31E8" w:rsidRPr="00754011" w:rsidRDefault="001D31E8" w:rsidP="00227BF8">
      <w:pPr>
        <w:spacing w:line="276" w:lineRule="auto"/>
        <w:ind w:firstLine="567"/>
        <w:jc w:val="right"/>
        <w:rPr>
          <w:rFonts w:ascii="Segoe UI" w:hAnsi="Segoe UI" w:cs="Segoe UI"/>
          <w:b/>
          <w:color w:val="000000" w:themeColor="text1"/>
        </w:rPr>
      </w:pPr>
    </w:p>
    <w:p w:rsidR="00042A27" w:rsidRPr="00754011" w:rsidRDefault="00042A27" w:rsidP="00227BF8">
      <w:pPr>
        <w:spacing w:line="276" w:lineRule="auto"/>
        <w:ind w:firstLine="567"/>
        <w:jc w:val="right"/>
        <w:rPr>
          <w:rFonts w:ascii="Segoe UI" w:hAnsi="Segoe UI" w:cs="Segoe UI"/>
          <w:b/>
          <w:color w:val="000000" w:themeColor="text1"/>
        </w:rPr>
      </w:pPr>
      <w:r w:rsidRPr="00754011">
        <w:rPr>
          <w:rFonts w:ascii="Segoe UI" w:hAnsi="Segoe UI" w:cs="Segoe UI"/>
          <w:b/>
          <w:color w:val="000000" w:themeColor="text1"/>
        </w:rPr>
        <w:t>Агентств</w:t>
      </w:r>
      <w:r w:rsidR="001639B6" w:rsidRPr="00754011">
        <w:rPr>
          <w:rFonts w:ascii="Segoe UI" w:hAnsi="Segoe UI" w:cs="Segoe UI"/>
          <w:b/>
          <w:color w:val="000000" w:themeColor="text1"/>
        </w:rPr>
        <w:t>о</w:t>
      </w:r>
      <w:r w:rsidRPr="00754011">
        <w:rPr>
          <w:rFonts w:ascii="Segoe UI" w:hAnsi="Segoe UI" w:cs="Segoe UI"/>
          <w:b/>
          <w:color w:val="000000" w:themeColor="text1"/>
        </w:rPr>
        <w:t xml:space="preserve"> Республики Казахстан </w:t>
      </w:r>
    </w:p>
    <w:p w:rsidR="00042A27" w:rsidRPr="00754011" w:rsidRDefault="00042A27" w:rsidP="00227BF8">
      <w:pPr>
        <w:spacing w:line="276" w:lineRule="auto"/>
        <w:ind w:firstLine="567"/>
        <w:jc w:val="right"/>
        <w:rPr>
          <w:rFonts w:ascii="Segoe UI" w:hAnsi="Segoe UI" w:cs="Segoe UI"/>
          <w:b/>
          <w:color w:val="000000" w:themeColor="text1"/>
        </w:rPr>
      </w:pPr>
      <w:r w:rsidRPr="00754011">
        <w:rPr>
          <w:rFonts w:ascii="Segoe UI" w:hAnsi="Segoe UI" w:cs="Segoe UI"/>
          <w:b/>
          <w:color w:val="000000" w:themeColor="text1"/>
        </w:rPr>
        <w:t>по регулированию и развитию финансового рынка</w:t>
      </w:r>
    </w:p>
    <w:p w:rsidR="00A21D83" w:rsidRPr="00754011" w:rsidRDefault="00A21D83" w:rsidP="00227BF8">
      <w:pPr>
        <w:spacing w:line="276" w:lineRule="auto"/>
        <w:ind w:firstLine="567"/>
        <w:jc w:val="right"/>
        <w:rPr>
          <w:rFonts w:ascii="Segoe UI" w:hAnsi="Segoe UI" w:cs="Segoe UI"/>
          <w:b/>
          <w:color w:val="000000" w:themeColor="text1"/>
        </w:rPr>
      </w:pPr>
      <w:r w:rsidRPr="00754011">
        <w:rPr>
          <w:rFonts w:ascii="Segoe UI" w:hAnsi="Segoe UI" w:cs="Segoe UI"/>
          <w:b/>
          <w:color w:val="000000" w:themeColor="text1"/>
        </w:rPr>
        <w:t>Управление региональных представителей</w:t>
      </w:r>
    </w:p>
    <w:p w:rsidR="00A21D83" w:rsidRPr="00754011" w:rsidRDefault="00A21D83" w:rsidP="00227BF8">
      <w:pPr>
        <w:spacing w:line="276" w:lineRule="auto"/>
        <w:ind w:firstLine="567"/>
        <w:jc w:val="right"/>
        <w:rPr>
          <w:rFonts w:ascii="Segoe UI" w:hAnsi="Segoe UI" w:cs="Segoe UI"/>
          <w:b/>
          <w:color w:val="000000" w:themeColor="text1"/>
        </w:rPr>
      </w:pPr>
      <w:r w:rsidRPr="00754011">
        <w:rPr>
          <w:rFonts w:ascii="Segoe UI" w:hAnsi="Segoe UI" w:cs="Segoe UI"/>
          <w:b/>
          <w:color w:val="000000" w:themeColor="text1"/>
        </w:rPr>
        <w:t xml:space="preserve">по г. </w:t>
      </w:r>
      <w:proofErr w:type="spellStart"/>
      <w:r w:rsidRPr="00754011">
        <w:rPr>
          <w:rFonts w:ascii="Segoe UI" w:hAnsi="Segoe UI" w:cs="Segoe UI"/>
          <w:b/>
          <w:color w:val="000000" w:themeColor="text1"/>
        </w:rPr>
        <w:t>Талдыкорган</w:t>
      </w:r>
      <w:proofErr w:type="spellEnd"/>
    </w:p>
    <w:p w:rsidR="00456A0A" w:rsidRPr="00754011" w:rsidRDefault="00456A0A" w:rsidP="00227BF8">
      <w:pPr>
        <w:spacing w:line="276" w:lineRule="auto"/>
        <w:ind w:firstLine="567"/>
        <w:jc w:val="both"/>
        <w:rPr>
          <w:rFonts w:ascii="Segoe UI" w:hAnsi="Segoe UI" w:cs="Segoe UI"/>
          <w:color w:val="000000" w:themeColor="text1"/>
        </w:rPr>
      </w:pPr>
    </w:p>
    <w:p w:rsidR="00A21D83" w:rsidRPr="00754011" w:rsidRDefault="00A21D83" w:rsidP="00227BF8">
      <w:pPr>
        <w:spacing w:line="276" w:lineRule="auto"/>
        <w:ind w:firstLine="567"/>
        <w:jc w:val="both"/>
        <w:rPr>
          <w:rFonts w:ascii="Segoe UI" w:hAnsi="Segoe UI" w:cs="Segoe UI"/>
          <w:color w:val="000000" w:themeColor="text1"/>
        </w:rPr>
      </w:pPr>
      <w:r w:rsidRPr="00754011">
        <w:rPr>
          <w:rFonts w:ascii="Segoe UI" w:hAnsi="Segoe UI" w:cs="Segoe UI"/>
          <w:color w:val="000000" w:themeColor="text1"/>
        </w:rPr>
        <w:t>На исх.№ 29-0-14/903 от 29.04.2020г.</w:t>
      </w:r>
    </w:p>
    <w:p w:rsidR="00A21D83" w:rsidRPr="00754011" w:rsidRDefault="00A21D83" w:rsidP="00227BF8">
      <w:pPr>
        <w:spacing w:line="276" w:lineRule="auto"/>
        <w:ind w:firstLine="567"/>
        <w:jc w:val="both"/>
        <w:rPr>
          <w:rFonts w:ascii="Segoe UI" w:hAnsi="Segoe UI" w:cs="Segoe UI"/>
          <w:color w:val="000000" w:themeColor="text1"/>
        </w:rPr>
      </w:pPr>
    </w:p>
    <w:p w:rsidR="00261869" w:rsidRPr="00754011" w:rsidRDefault="00D07B95" w:rsidP="00887F9A">
      <w:pPr>
        <w:pStyle w:val="Default"/>
        <w:ind w:firstLine="567"/>
        <w:jc w:val="both"/>
        <w:rPr>
          <w:rFonts w:ascii="Segoe UI" w:hAnsi="Segoe UI" w:cs="Segoe UI"/>
          <w:color w:val="000000" w:themeColor="text1"/>
          <w:lang w:val="kk-KZ"/>
        </w:rPr>
      </w:pPr>
      <w:r w:rsidRPr="00754011">
        <w:rPr>
          <w:rFonts w:ascii="Segoe UI" w:hAnsi="Segoe UI" w:cs="Segoe UI"/>
          <w:color w:val="000000" w:themeColor="text1"/>
        </w:rPr>
        <w:t xml:space="preserve">ТОО «МФО «ОнлайнКазФинанс» </w:t>
      </w:r>
      <w:r w:rsidR="00F77C9D" w:rsidRPr="00754011">
        <w:rPr>
          <w:rFonts w:ascii="Segoe UI" w:hAnsi="Segoe UI" w:cs="Segoe UI"/>
          <w:color w:val="000000" w:themeColor="text1"/>
        </w:rPr>
        <w:t>(дале</w:t>
      </w:r>
      <w:proofErr w:type="gramStart"/>
      <w:r w:rsidR="00F77C9D" w:rsidRPr="00754011">
        <w:rPr>
          <w:rFonts w:ascii="Segoe UI" w:hAnsi="Segoe UI" w:cs="Segoe UI"/>
          <w:color w:val="000000" w:themeColor="text1"/>
        </w:rPr>
        <w:t>е-</w:t>
      </w:r>
      <w:proofErr w:type="gramEnd"/>
      <w:r w:rsidR="00F77C9D" w:rsidRPr="00754011">
        <w:rPr>
          <w:rFonts w:ascii="Segoe UI" w:hAnsi="Segoe UI" w:cs="Segoe UI"/>
          <w:color w:val="000000" w:themeColor="text1"/>
        </w:rPr>
        <w:t xml:space="preserve"> МФО) </w:t>
      </w:r>
      <w:r w:rsidRPr="00754011">
        <w:rPr>
          <w:rFonts w:ascii="Segoe UI" w:hAnsi="Segoe UI" w:cs="Segoe UI"/>
          <w:color w:val="000000" w:themeColor="text1"/>
        </w:rPr>
        <w:t xml:space="preserve">свидетельствует Вам свое почтение и настоящим касательно обращения </w:t>
      </w:r>
      <w:proofErr w:type="spellStart"/>
      <w:r w:rsidR="003B70F6" w:rsidRPr="00754011">
        <w:rPr>
          <w:rFonts w:ascii="Segoe UI" w:hAnsi="Segoe UI" w:cs="Segoe UI"/>
          <w:color w:val="000000" w:themeColor="text1"/>
        </w:rPr>
        <w:t>Ариповой</w:t>
      </w:r>
      <w:proofErr w:type="spellEnd"/>
      <w:r w:rsidR="003B70F6" w:rsidRPr="00754011">
        <w:rPr>
          <w:rFonts w:ascii="Segoe UI" w:hAnsi="Segoe UI" w:cs="Segoe UI"/>
          <w:color w:val="000000" w:themeColor="text1"/>
        </w:rPr>
        <w:t xml:space="preserve"> Г.И.</w:t>
      </w:r>
      <w:r w:rsidR="000D3AEE" w:rsidRPr="00754011">
        <w:rPr>
          <w:rFonts w:ascii="Segoe UI" w:hAnsi="Segoe UI" w:cs="Segoe UI"/>
          <w:color w:val="000000" w:themeColor="text1"/>
        </w:rPr>
        <w:t xml:space="preserve"> ИИН </w:t>
      </w:r>
      <w:r w:rsidR="003B70F6" w:rsidRPr="00754011">
        <w:rPr>
          <w:rFonts w:ascii="Segoe UI" w:hAnsi="Segoe UI" w:cs="Segoe UI"/>
          <w:color w:val="000000" w:themeColor="text1"/>
        </w:rPr>
        <w:t>740603402183</w:t>
      </w:r>
      <w:r w:rsidR="003B70F6" w:rsidRPr="00754011">
        <w:rPr>
          <w:rFonts w:ascii="Segoe UI" w:hAnsi="Segoe UI" w:cs="Segoe UI"/>
          <w:color w:val="000000" w:themeColor="text1"/>
          <w:lang w:val="kk-KZ"/>
        </w:rPr>
        <w:t xml:space="preserve"> </w:t>
      </w:r>
      <w:r w:rsidR="008F3978" w:rsidRPr="00754011">
        <w:rPr>
          <w:rFonts w:ascii="Segoe UI" w:hAnsi="Segoe UI" w:cs="Segoe UI"/>
          <w:color w:val="000000" w:themeColor="text1"/>
          <w:lang w:val="kk-KZ"/>
        </w:rPr>
        <w:t xml:space="preserve">(далее- Заемщик) сообщает следующее. </w:t>
      </w:r>
    </w:p>
    <w:p w:rsidR="00483947" w:rsidRPr="00754011" w:rsidRDefault="008F3978" w:rsidP="00887F9A">
      <w:pPr>
        <w:pStyle w:val="Default"/>
        <w:ind w:firstLine="567"/>
        <w:jc w:val="both"/>
        <w:rPr>
          <w:rFonts w:ascii="Segoe UI" w:hAnsi="Segoe UI" w:cs="Segoe UI"/>
          <w:color w:val="000000" w:themeColor="text1"/>
          <w:lang w:val="kk-KZ"/>
        </w:rPr>
      </w:pPr>
      <w:r w:rsidRPr="00754011">
        <w:rPr>
          <w:rFonts w:ascii="Segoe UI" w:hAnsi="Segoe UI" w:cs="Segoe UI"/>
          <w:color w:val="000000" w:themeColor="text1"/>
          <w:lang w:val="kk-KZ"/>
        </w:rPr>
        <w:t xml:space="preserve">Договор о предоставлении микрокредита был заключен Заемщиком </w:t>
      </w:r>
      <w:r w:rsidR="00F77C9D" w:rsidRPr="00754011">
        <w:rPr>
          <w:rFonts w:ascii="Segoe UI" w:hAnsi="Segoe UI" w:cs="Segoe UI"/>
          <w:color w:val="000000" w:themeColor="text1"/>
          <w:lang w:val="kk-KZ"/>
        </w:rPr>
        <w:t xml:space="preserve">с МФО </w:t>
      </w:r>
      <w:r w:rsidR="003B70F6" w:rsidRPr="00754011">
        <w:rPr>
          <w:rFonts w:ascii="Segoe UI" w:hAnsi="Segoe UI" w:cs="Segoe UI"/>
          <w:color w:val="000000" w:themeColor="text1"/>
          <w:lang w:val="kk-KZ"/>
        </w:rPr>
        <w:t>13</w:t>
      </w:r>
      <w:r w:rsidR="00F77C9D" w:rsidRPr="00754011">
        <w:rPr>
          <w:rFonts w:ascii="Segoe UI" w:hAnsi="Segoe UI" w:cs="Segoe UI"/>
          <w:color w:val="000000" w:themeColor="text1"/>
          <w:lang w:val="kk-KZ"/>
        </w:rPr>
        <w:t xml:space="preserve"> </w:t>
      </w:r>
      <w:r w:rsidR="003B70F6" w:rsidRPr="00754011">
        <w:rPr>
          <w:rFonts w:ascii="Segoe UI" w:hAnsi="Segoe UI" w:cs="Segoe UI"/>
          <w:color w:val="000000" w:themeColor="text1"/>
          <w:lang w:val="kk-KZ"/>
        </w:rPr>
        <w:t xml:space="preserve">мая </w:t>
      </w:r>
      <w:r w:rsidR="00F77C9D" w:rsidRPr="00754011">
        <w:rPr>
          <w:rFonts w:ascii="Segoe UI" w:hAnsi="Segoe UI" w:cs="Segoe UI"/>
          <w:color w:val="000000" w:themeColor="text1"/>
          <w:lang w:val="kk-KZ"/>
        </w:rPr>
        <w:t>20</w:t>
      </w:r>
      <w:r w:rsidR="003B70F6" w:rsidRPr="00754011">
        <w:rPr>
          <w:rFonts w:ascii="Segoe UI" w:hAnsi="Segoe UI" w:cs="Segoe UI"/>
          <w:color w:val="000000" w:themeColor="text1"/>
          <w:lang w:val="kk-KZ"/>
        </w:rPr>
        <w:t>19</w:t>
      </w:r>
      <w:r w:rsidR="00F77C9D" w:rsidRPr="00754011">
        <w:rPr>
          <w:rFonts w:ascii="Segoe UI" w:hAnsi="Segoe UI" w:cs="Segoe UI"/>
          <w:color w:val="000000" w:themeColor="text1"/>
          <w:lang w:val="kk-KZ"/>
        </w:rPr>
        <w:t xml:space="preserve"> года. В рамках Договора </w:t>
      </w:r>
      <w:r w:rsidR="00C96C21" w:rsidRPr="00754011">
        <w:rPr>
          <w:rFonts w:ascii="Segoe UI" w:hAnsi="Segoe UI" w:cs="Segoe UI"/>
          <w:color w:val="000000" w:themeColor="text1"/>
          <w:lang w:val="kk-KZ"/>
        </w:rPr>
        <w:t xml:space="preserve">Заемщику бала предоставлена сумма микрокредита </w:t>
      </w:r>
      <w:r w:rsidR="00DC6694" w:rsidRPr="00754011">
        <w:rPr>
          <w:rFonts w:ascii="Segoe UI" w:hAnsi="Segoe UI" w:cs="Segoe UI"/>
          <w:color w:val="000000" w:themeColor="text1"/>
          <w:lang w:val="kk-KZ"/>
        </w:rPr>
        <w:t>1 166 000</w:t>
      </w:r>
      <w:r w:rsidR="00C96C21" w:rsidRPr="00754011">
        <w:rPr>
          <w:rFonts w:ascii="Segoe UI" w:hAnsi="Segoe UI" w:cs="Segoe UI"/>
          <w:color w:val="000000" w:themeColor="text1"/>
          <w:lang w:val="kk-KZ"/>
        </w:rPr>
        <w:t xml:space="preserve"> тенге, сроком на 3</w:t>
      </w:r>
      <w:r w:rsidR="00DC6694" w:rsidRPr="00754011">
        <w:rPr>
          <w:rFonts w:ascii="Segoe UI" w:hAnsi="Segoe UI" w:cs="Segoe UI"/>
          <w:color w:val="000000" w:themeColor="text1"/>
          <w:lang w:val="kk-KZ"/>
        </w:rPr>
        <w:t>6</w:t>
      </w:r>
      <w:r w:rsidR="00C96C21" w:rsidRPr="00754011">
        <w:rPr>
          <w:rFonts w:ascii="Segoe UI" w:hAnsi="Segoe UI" w:cs="Segoe UI"/>
          <w:color w:val="000000" w:themeColor="text1"/>
          <w:lang w:val="kk-KZ"/>
        </w:rPr>
        <w:t xml:space="preserve"> </w:t>
      </w:r>
      <w:r w:rsidR="00DC6694" w:rsidRPr="00754011">
        <w:rPr>
          <w:rFonts w:ascii="Segoe UI" w:hAnsi="Segoe UI" w:cs="Segoe UI"/>
          <w:color w:val="000000" w:themeColor="text1"/>
          <w:lang w:val="kk-KZ"/>
        </w:rPr>
        <w:t>месяцев</w:t>
      </w:r>
      <w:r w:rsidR="00483947" w:rsidRPr="00754011">
        <w:rPr>
          <w:rFonts w:ascii="Segoe UI" w:hAnsi="Segoe UI" w:cs="Segoe UI"/>
          <w:color w:val="000000" w:themeColor="text1"/>
          <w:lang w:val="kk-KZ"/>
        </w:rPr>
        <w:t xml:space="preserve">. </w:t>
      </w:r>
      <w:r w:rsidR="00B66116" w:rsidRPr="00754011">
        <w:rPr>
          <w:rFonts w:ascii="Segoe UI" w:hAnsi="Segoe UI" w:cs="Segoe UI"/>
          <w:color w:val="000000" w:themeColor="text1"/>
          <w:lang w:val="kk-KZ"/>
        </w:rPr>
        <w:t>Комиссия в связи с выдачей и обслуживанием микрокредита была равна 9,6% от суммы микрокредита</w:t>
      </w:r>
      <w:r w:rsidR="00BD221D" w:rsidRPr="00754011">
        <w:rPr>
          <w:rFonts w:ascii="Segoe UI" w:hAnsi="Segoe UI" w:cs="Segoe UI"/>
          <w:color w:val="000000" w:themeColor="text1"/>
          <w:lang w:val="kk-KZ"/>
        </w:rPr>
        <w:t>.</w:t>
      </w:r>
    </w:p>
    <w:p w:rsidR="00A459FC" w:rsidRPr="00754011" w:rsidRDefault="00E177C2" w:rsidP="00887F9A">
      <w:pPr>
        <w:pStyle w:val="Default"/>
        <w:ind w:firstLine="567"/>
        <w:jc w:val="both"/>
        <w:rPr>
          <w:rFonts w:ascii="Segoe UI" w:hAnsi="Segoe UI" w:cs="Segoe UI"/>
          <w:color w:val="000000" w:themeColor="text1"/>
          <w:lang w:val="kk-KZ"/>
        </w:rPr>
      </w:pPr>
      <w:r w:rsidRPr="00754011">
        <w:rPr>
          <w:rFonts w:ascii="Segoe UI" w:hAnsi="Segoe UI" w:cs="Segoe UI"/>
          <w:color w:val="000000" w:themeColor="text1"/>
          <w:lang w:val="kk-KZ"/>
        </w:rPr>
        <w:t>При оформлении займа</w:t>
      </w:r>
      <w:r w:rsidR="00AB1D13" w:rsidRPr="00754011">
        <w:rPr>
          <w:rFonts w:ascii="Segoe UI" w:hAnsi="Segoe UI" w:cs="Segoe UI"/>
          <w:color w:val="000000" w:themeColor="text1"/>
          <w:lang w:val="kk-KZ"/>
        </w:rPr>
        <w:t xml:space="preserve"> </w:t>
      </w:r>
      <w:r w:rsidR="00B932B4" w:rsidRPr="00754011">
        <w:rPr>
          <w:rFonts w:ascii="Segoe UI" w:hAnsi="Segoe UI" w:cs="Segoe UI"/>
          <w:color w:val="000000" w:themeColor="text1"/>
        </w:rPr>
        <w:t xml:space="preserve">была проведена идентификация личности Заемщика, посредством запроса фотографии </w:t>
      </w:r>
      <w:r w:rsidR="00AB55AC" w:rsidRPr="00754011">
        <w:rPr>
          <w:rFonts w:ascii="Segoe UI" w:hAnsi="Segoe UI" w:cs="Segoe UI"/>
          <w:color w:val="000000" w:themeColor="text1"/>
        </w:rPr>
        <w:t xml:space="preserve">Заемщика </w:t>
      </w:r>
      <w:r w:rsidR="00B932B4" w:rsidRPr="00754011">
        <w:rPr>
          <w:rFonts w:ascii="Segoe UI" w:hAnsi="Segoe UI" w:cs="Segoe UI"/>
          <w:color w:val="000000" w:themeColor="text1"/>
        </w:rPr>
        <w:t xml:space="preserve">с лицевой </w:t>
      </w:r>
      <w:r w:rsidR="00AB55AC" w:rsidRPr="00754011">
        <w:rPr>
          <w:rFonts w:ascii="Segoe UI" w:hAnsi="Segoe UI" w:cs="Segoe UI"/>
          <w:color w:val="000000" w:themeColor="text1"/>
        </w:rPr>
        <w:t xml:space="preserve">стороной удостоверения личности, которая </w:t>
      </w:r>
      <w:r w:rsidR="00BF6B86" w:rsidRPr="00754011">
        <w:rPr>
          <w:rFonts w:ascii="Segoe UI" w:hAnsi="Segoe UI" w:cs="Segoe UI"/>
          <w:color w:val="000000" w:themeColor="text1"/>
          <w:u w:val="single"/>
          <w:lang w:val="kk-KZ"/>
        </w:rPr>
        <w:t>была пройдена успешно</w:t>
      </w:r>
      <w:r w:rsidR="00AB55AC" w:rsidRPr="00754011">
        <w:rPr>
          <w:rFonts w:ascii="Segoe UI" w:hAnsi="Segoe UI" w:cs="Segoe UI"/>
          <w:color w:val="000000" w:themeColor="text1"/>
          <w:u w:val="single"/>
          <w:lang w:val="kk-KZ"/>
        </w:rPr>
        <w:t>.</w:t>
      </w:r>
      <w:r w:rsidR="00951B74" w:rsidRPr="00754011">
        <w:rPr>
          <w:rFonts w:ascii="Segoe UI" w:hAnsi="Segoe UI" w:cs="Segoe UI"/>
          <w:color w:val="000000" w:themeColor="text1"/>
          <w:lang w:val="kk-KZ"/>
        </w:rPr>
        <w:t xml:space="preserve"> </w:t>
      </w:r>
      <w:r w:rsidR="00AB55AC" w:rsidRPr="00754011">
        <w:rPr>
          <w:rFonts w:ascii="Segoe UI" w:hAnsi="Segoe UI" w:cs="Segoe UI"/>
          <w:color w:val="000000" w:themeColor="text1"/>
          <w:lang w:val="kk-KZ"/>
        </w:rPr>
        <w:t>С</w:t>
      </w:r>
      <w:r w:rsidR="00951B74" w:rsidRPr="00754011">
        <w:rPr>
          <w:rFonts w:ascii="Segoe UI" w:hAnsi="Segoe UI" w:cs="Segoe UI"/>
          <w:color w:val="000000" w:themeColor="text1"/>
          <w:lang w:val="kk-KZ"/>
        </w:rPr>
        <w:t xml:space="preserve">тоит отметить, что </w:t>
      </w:r>
      <w:r w:rsidR="00BB395A" w:rsidRPr="00754011">
        <w:rPr>
          <w:rFonts w:ascii="Segoe UI" w:hAnsi="Segoe UI" w:cs="Segoe UI"/>
          <w:color w:val="000000" w:themeColor="text1"/>
          <w:u w:val="single"/>
          <w:lang w:val="kk-KZ"/>
        </w:rPr>
        <w:t>Договор</w:t>
      </w:r>
      <w:r w:rsidR="00305253" w:rsidRPr="00754011">
        <w:rPr>
          <w:rFonts w:ascii="Segoe UI" w:hAnsi="Segoe UI" w:cs="Segoe UI"/>
          <w:color w:val="000000" w:themeColor="text1"/>
          <w:u w:val="single"/>
          <w:lang w:val="kk-KZ"/>
        </w:rPr>
        <w:t xml:space="preserve"> о предоставлении микрокредита</w:t>
      </w:r>
      <w:r w:rsidR="00BB395A" w:rsidRPr="00754011">
        <w:rPr>
          <w:rFonts w:ascii="Segoe UI" w:hAnsi="Segoe UI" w:cs="Segoe UI"/>
          <w:color w:val="000000" w:themeColor="text1"/>
          <w:u w:val="single"/>
          <w:lang w:val="kk-KZ"/>
        </w:rPr>
        <w:t xml:space="preserve"> был подписан </w:t>
      </w:r>
      <w:r w:rsidR="00951B74" w:rsidRPr="00754011">
        <w:rPr>
          <w:rFonts w:ascii="Segoe UI" w:hAnsi="Segoe UI" w:cs="Segoe UI"/>
          <w:color w:val="000000" w:themeColor="text1"/>
          <w:u w:val="single"/>
          <w:lang w:val="kk-KZ"/>
        </w:rPr>
        <w:t xml:space="preserve">Заемщиком </w:t>
      </w:r>
      <w:r w:rsidR="00BB395A" w:rsidRPr="00754011">
        <w:rPr>
          <w:rFonts w:ascii="Segoe UI" w:hAnsi="Segoe UI" w:cs="Segoe UI"/>
          <w:color w:val="000000" w:themeColor="text1"/>
          <w:u w:val="single"/>
          <w:lang w:val="kk-KZ"/>
        </w:rPr>
        <w:t>электронной цифро</w:t>
      </w:r>
      <w:r w:rsidR="00305253" w:rsidRPr="00754011">
        <w:rPr>
          <w:rFonts w:ascii="Segoe UI" w:hAnsi="Segoe UI" w:cs="Segoe UI"/>
          <w:color w:val="000000" w:themeColor="text1"/>
          <w:u w:val="single"/>
          <w:lang w:val="kk-KZ"/>
        </w:rPr>
        <w:t>вой подписью</w:t>
      </w:r>
      <w:r w:rsidR="008130DC" w:rsidRPr="00754011">
        <w:rPr>
          <w:rFonts w:ascii="Segoe UI" w:hAnsi="Segoe UI" w:cs="Segoe UI"/>
          <w:color w:val="000000" w:themeColor="text1"/>
          <w:u w:val="single"/>
          <w:lang w:val="kk-KZ"/>
        </w:rPr>
        <w:t xml:space="preserve"> </w:t>
      </w:r>
      <w:r w:rsidR="008130DC" w:rsidRPr="00754011">
        <w:rPr>
          <w:rFonts w:ascii="Segoe UI" w:hAnsi="Segoe UI" w:cs="Segoe UI"/>
          <w:color w:val="000000" w:themeColor="text1"/>
          <w:lang w:val="kk-KZ"/>
        </w:rPr>
        <w:t>(</w:t>
      </w:r>
      <w:r w:rsidR="00A459FC" w:rsidRPr="00754011">
        <w:rPr>
          <w:rFonts w:ascii="Segoe UI" w:hAnsi="Segoe UI" w:cs="Segoe UI"/>
          <w:color w:val="000000" w:themeColor="text1"/>
          <w:lang w:val="kk-KZ"/>
        </w:rPr>
        <w:t xml:space="preserve">далее ЭЦП), при этом </w:t>
      </w:r>
      <w:r w:rsidR="00951B74" w:rsidRPr="00754011">
        <w:rPr>
          <w:rFonts w:ascii="Segoe UI" w:hAnsi="Segoe UI" w:cs="Segoe UI"/>
          <w:color w:val="000000" w:themeColor="text1"/>
          <w:u w:val="single"/>
          <w:lang w:val="kk-KZ"/>
        </w:rPr>
        <w:t xml:space="preserve">использование ЭЦП подразумевает введения пароля </w:t>
      </w:r>
      <w:r w:rsidR="00A459FC" w:rsidRPr="00754011">
        <w:rPr>
          <w:rFonts w:ascii="Segoe UI" w:hAnsi="Segoe UI" w:cs="Segoe UI"/>
          <w:color w:val="000000" w:themeColor="text1"/>
          <w:u w:val="single"/>
          <w:lang w:val="kk-KZ"/>
        </w:rPr>
        <w:t xml:space="preserve">без наличия </w:t>
      </w:r>
      <w:r w:rsidR="00951B74" w:rsidRPr="00754011">
        <w:rPr>
          <w:rFonts w:ascii="Segoe UI" w:hAnsi="Segoe UI" w:cs="Segoe UI"/>
          <w:color w:val="000000" w:themeColor="text1"/>
          <w:u w:val="single"/>
          <w:lang w:val="kk-KZ"/>
        </w:rPr>
        <w:t>которого ЭЦП</w:t>
      </w:r>
      <w:r w:rsidR="00A459FC" w:rsidRPr="00754011">
        <w:rPr>
          <w:rFonts w:ascii="Segoe UI" w:hAnsi="Segoe UI" w:cs="Segoe UI"/>
          <w:color w:val="000000" w:themeColor="text1"/>
          <w:u w:val="single"/>
          <w:lang w:val="kk-KZ"/>
        </w:rPr>
        <w:t xml:space="preserve"> использовать</w:t>
      </w:r>
      <w:r w:rsidR="00951B74" w:rsidRPr="00754011">
        <w:rPr>
          <w:rFonts w:ascii="Segoe UI" w:hAnsi="Segoe UI" w:cs="Segoe UI"/>
          <w:color w:val="000000" w:themeColor="text1"/>
          <w:u w:val="single"/>
          <w:lang w:val="kk-KZ"/>
        </w:rPr>
        <w:t xml:space="preserve"> невозможно</w:t>
      </w:r>
      <w:r w:rsidR="00AB1D13" w:rsidRPr="00754011">
        <w:rPr>
          <w:rFonts w:ascii="Segoe UI" w:hAnsi="Segoe UI" w:cs="Segoe UI"/>
          <w:color w:val="000000" w:themeColor="text1"/>
          <w:u w:val="single"/>
          <w:lang w:val="kk-KZ"/>
        </w:rPr>
        <w:t>.</w:t>
      </w:r>
      <w:r w:rsidR="00A459FC" w:rsidRPr="00754011">
        <w:rPr>
          <w:rFonts w:ascii="Segoe UI" w:hAnsi="Segoe UI" w:cs="Segoe UI"/>
          <w:color w:val="000000" w:themeColor="text1"/>
          <w:lang w:val="kk-KZ"/>
        </w:rPr>
        <w:t xml:space="preserve"> </w:t>
      </w:r>
      <w:r w:rsidR="00AB1D13" w:rsidRPr="00754011">
        <w:rPr>
          <w:rFonts w:ascii="Segoe UI" w:hAnsi="Segoe UI" w:cs="Segoe UI"/>
          <w:b/>
          <w:color w:val="000000" w:themeColor="text1"/>
          <w:lang w:val="kk-KZ"/>
        </w:rPr>
        <w:t>Пороль от ЭЦП</w:t>
      </w:r>
      <w:r w:rsidR="00A459FC" w:rsidRPr="00754011">
        <w:rPr>
          <w:rFonts w:ascii="Segoe UI" w:hAnsi="Segoe UI" w:cs="Segoe UI"/>
          <w:b/>
          <w:color w:val="000000" w:themeColor="text1"/>
          <w:lang w:val="kk-KZ"/>
        </w:rPr>
        <w:t xml:space="preserve"> известен только ее владельцу.</w:t>
      </w:r>
    </w:p>
    <w:p w:rsidR="00D614BE" w:rsidRPr="00754011" w:rsidRDefault="001B32EC" w:rsidP="00887F9A">
      <w:pPr>
        <w:pStyle w:val="Default"/>
        <w:ind w:firstLine="567"/>
        <w:jc w:val="both"/>
        <w:rPr>
          <w:rFonts w:ascii="Segoe UI" w:hAnsi="Segoe UI" w:cs="Segoe UI"/>
          <w:color w:val="000000" w:themeColor="text1"/>
          <w:shd w:val="clear" w:color="auto" w:fill="FFFFFF"/>
        </w:rPr>
      </w:pPr>
      <w:r w:rsidRPr="00754011">
        <w:rPr>
          <w:rFonts w:ascii="Segoe UI" w:hAnsi="Segoe UI" w:cs="Segoe UI"/>
          <w:color w:val="000000" w:themeColor="text1"/>
          <w:lang w:val="kk-KZ"/>
        </w:rPr>
        <w:t>С момента перечисления суммы займа на</w:t>
      </w:r>
      <w:r w:rsidR="00032CFD" w:rsidRPr="00754011">
        <w:rPr>
          <w:rFonts w:ascii="Segoe UI" w:hAnsi="Segoe UI" w:cs="Segoe UI"/>
          <w:color w:val="000000" w:themeColor="text1"/>
          <w:lang w:val="kk-KZ"/>
        </w:rPr>
        <w:t xml:space="preserve"> реквизиты, указанные Заемщиком при оформлении займа действий</w:t>
      </w:r>
      <w:r w:rsidR="004C0F14" w:rsidRPr="00754011">
        <w:rPr>
          <w:rFonts w:ascii="Segoe UI" w:hAnsi="Segoe UI" w:cs="Segoe UI"/>
          <w:color w:val="000000" w:themeColor="text1"/>
          <w:lang w:val="kk-KZ"/>
        </w:rPr>
        <w:t>,</w:t>
      </w:r>
      <w:r w:rsidR="00032CFD" w:rsidRPr="00754011">
        <w:rPr>
          <w:rFonts w:ascii="Segoe UI" w:hAnsi="Segoe UI" w:cs="Segoe UI"/>
          <w:color w:val="000000" w:themeColor="text1"/>
          <w:lang w:val="kk-KZ"/>
        </w:rPr>
        <w:t xml:space="preserve"> направленных на погашение задолженности </w:t>
      </w:r>
      <w:r w:rsidR="004C0F14" w:rsidRPr="00754011">
        <w:rPr>
          <w:rFonts w:ascii="Segoe UI" w:hAnsi="Segoe UI" w:cs="Segoe UI"/>
          <w:color w:val="000000" w:themeColor="text1"/>
          <w:lang w:val="kk-KZ"/>
        </w:rPr>
        <w:t xml:space="preserve">им не предпринималось. В рамках исполнения Указа Президента от </w:t>
      </w:r>
      <w:r w:rsidR="006407D6" w:rsidRPr="00754011">
        <w:rPr>
          <w:rFonts w:ascii="Segoe UI" w:hAnsi="Segoe UI" w:cs="Segoe UI"/>
          <w:color w:val="000000" w:themeColor="text1"/>
          <w:lang w:val="kk-KZ"/>
        </w:rPr>
        <w:t xml:space="preserve">26 июня 2019 года по Договору о предоставлении микрокредита были списаны пени и штрафы, начисленные по состоянию на 01 июля 2019 года, в размере </w:t>
      </w:r>
      <w:r w:rsidR="006407D6" w:rsidRPr="00754011">
        <w:rPr>
          <w:rFonts w:ascii="Segoe UI" w:hAnsi="Segoe UI" w:cs="Segoe UI"/>
          <w:color w:val="000000" w:themeColor="text1"/>
          <w:shd w:val="clear" w:color="auto" w:fill="FFFFFF"/>
        </w:rPr>
        <w:t>8 480, 75 тенге.</w:t>
      </w:r>
      <w:r w:rsidR="00722AEB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</w:p>
    <w:p w:rsidR="00A46D2E" w:rsidRPr="00754011" w:rsidRDefault="00B96806" w:rsidP="00887F9A">
      <w:pPr>
        <w:pStyle w:val="Default"/>
        <w:ind w:firstLine="567"/>
        <w:jc w:val="both"/>
        <w:rPr>
          <w:rFonts w:ascii="Segoe UI" w:hAnsi="Segoe UI" w:cs="Segoe UI"/>
          <w:color w:val="000000" w:themeColor="text1"/>
          <w:shd w:val="clear" w:color="auto" w:fill="FFFFFF"/>
        </w:rPr>
      </w:pPr>
      <w:r w:rsidRPr="00754011">
        <w:rPr>
          <w:rFonts w:ascii="Segoe UI" w:hAnsi="Segoe UI" w:cs="Segoe UI"/>
          <w:color w:val="000000" w:themeColor="text1"/>
          <w:shd w:val="clear" w:color="auto" w:fill="FFFFFF"/>
        </w:rPr>
        <w:t>05 августа 2019 года данные задолженност</w:t>
      </w:r>
      <w:r w:rsidR="00975DFC" w:rsidRPr="00754011">
        <w:rPr>
          <w:rFonts w:ascii="Segoe UI" w:hAnsi="Segoe UI" w:cs="Segoe UI"/>
          <w:color w:val="000000" w:themeColor="text1"/>
          <w:shd w:val="clear" w:color="auto" w:fill="FFFFFF"/>
        </w:rPr>
        <w:t>и Заемщика были зафиксированы. Н</w:t>
      </w:r>
      <w:r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ачисление вознаграждения пеней и штрафов было </w:t>
      </w:r>
      <w:r w:rsidR="005B51C3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приостановлено </w:t>
      </w:r>
      <w:r w:rsidR="00E324F2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МФО </w:t>
      </w:r>
      <w:r w:rsidR="005B51C3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и задолженность в сумме 1 255 617,99 тенге (основной долг </w:t>
      </w:r>
      <w:r w:rsidR="005B51C3" w:rsidRPr="00754011">
        <w:rPr>
          <w:rFonts w:ascii="Segoe UI" w:hAnsi="Segoe UI" w:cs="Segoe UI"/>
          <w:color w:val="000000" w:themeColor="text1"/>
          <w:lang w:val="kk-KZ"/>
        </w:rPr>
        <w:t>1 166 000 тенге, вознаграждение 76 192, 24 тенге, штраф 13</w:t>
      </w:r>
      <w:r w:rsidR="00E324F2" w:rsidRPr="00754011">
        <w:rPr>
          <w:rFonts w:ascii="Segoe UI" w:hAnsi="Segoe UI" w:cs="Segoe UI"/>
          <w:color w:val="000000" w:themeColor="text1"/>
          <w:lang w:val="kk-KZ"/>
        </w:rPr>
        <w:t> 425,</w:t>
      </w:r>
      <w:r w:rsidR="00C13F7F" w:rsidRPr="00754011">
        <w:rPr>
          <w:rFonts w:ascii="Segoe UI" w:hAnsi="Segoe UI" w:cs="Segoe UI"/>
          <w:color w:val="000000" w:themeColor="text1"/>
          <w:lang w:val="kk-KZ"/>
        </w:rPr>
        <w:t xml:space="preserve"> 75 тен</w:t>
      </w:r>
      <w:r w:rsidR="00E324F2" w:rsidRPr="00754011">
        <w:rPr>
          <w:rFonts w:ascii="Segoe UI" w:hAnsi="Segoe UI" w:cs="Segoe UI"/>
          <w:color w:val="000000" w:themeColor="text1"/>
          <w:lang w:val="kk-KZ"/>
        </w:rPr>
        <w:t>ге</w:t>
      </w:r>
      <w:r w:rsidR="005B51C3" w:rsidRPr="00754011">
        <w:rPr>
          <w:rFonts w:ascii="Segoe UI" w:hAnsi="Segoe UI" w:cs="Segoe UI"/>
          <w:color w:val="000000" w:themeColor="text1"/>
          <w:shd w:val="clear" w:color="auto" w:fill="FFFFFF"/>
        </w:rPr>
        <w:t>)</w:t>
      </w:r>
      <w:r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r w:rsidR="00E324F2" w:rsidRPr="00754011">
        <w:rPr>
          <w:rFonts w:ascii="Segoe UI" w:hAnsi="Segoe UI" w:cs="Segoe UI"/>
          <w:color w:val="000000" w:themeColor="text1"/>
          <w:shd w:val="clear" w:color="auto" w:fill="FFFFFF"/>
        </w:rPr>
        <w:t>была передана нотариусу для вы</w:t>
      </w:r>
      <w:r w:rsidR="0038406D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несения исполнительной надписи, которая была вынесена </w:t>
      </w:r>
      <w:r w:rsidR="00A46D2E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19 августа 2019г. </w:t>
      </w:r>
      <w:r w:rsidR="0038406D" w:rsidRPr="00754011">
        <w:rPr>
          <w:rFonts w:ascii="Segoe UI" w:hAnsi="Segoe UI" w:cs="Segoe UI"/>
          <w:color w:val="000000" w:themeColor="text1"/>
          <w:shd w:val="clear" w:color="auto" w:fill="FFFFFF"/>
        </w:rPr>
        <w:t>При налич</w:t>
      </w:r>
      <w:r w:rsidR="00CA3D78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ии возражений </w:t>
      </w:r>
      <w:r w:rsidR="003B4421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Заемщик имел законодательно установленное право отменить </w:t>
      </w:r>
      <w:r w:rsidR="004A601D" w:rsidRPr="00754011">
        <w:rPr>
          <w:rFonts w:ascii="Segoe UI" w:hAnsi="Segoe UI" w:cs="Segoe UI"/>
          <w:color w:val="000000" w:themeColor="text1"/>
          <w:shd w:val="clear" w:color="auto" w:fill="FFFFFF"/>
        </w:rPr>
        <w:t>исполнительную надпись</w:t>
      </w:r>
      <w:r w:rsidR="00C13F7F" w:rsidRPr="00754011">
        <w:rPr>
          <w:rFonts w:ascii="Segoe UI" w:hAnsi="Segoe UI" w:cs="Segoe UI"/>
          <w:color w:val="000000" w:themeColor="text1"/>
          <w:shd w:val="clear" w:color="auto" w:fill="FFFFFF"/>
        </w:rPr>
        <w:t>,</w:t>
      </w:r>
      <w:r w:rsidR="004A601D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r w:rsidR="004A601D" w:rsidRPr="00754011">
        <w:rPr>
          <w:rFonts w:ascii="Segoe UI" w:hAnsi="Segoe UI" w:cs="Segoe UI"/>
          <w:color w:val="000000" w:themeColor="text1"/>
          <w:shd w:val="clear" w:color="auto" w:fill="FFFFFF"/>
        </w:rPr>
        <w:lastRenderedPageBreak/>
        <w:t>направив нотариусу возражение, однако, и</w:t>
      </w:r>
      <w:r w:rsidR="0038406D" w:rsidRPr="00754011">
        <w:rPr>
          <w:rFonts w:ascii="Segoe UI" w:hAnsi="Segoe UI" w:cs="Segoe UI"/>
          <w:color w:val="000000" w:themeColor="text1"/>
          <w:shd w:val="clear" w:color="auto" w:fill="FFFFFF"/>
        </w:rPr>
        <w:t>сполнительная надпись не была отменена Заемщиком</w:t>
      </w:r>
      <w:r w:rsidR="00A46D2E" w:rsidRPr="00754011">
        <w:rPr>
          <w:rFonts w:ascii="Segoe UI" w:hAnsi="Segoe UI" w:cs="Segoe UI"/>
          <w:color w:val="000000" w:themeColor="text1"/>
          <w:shd w:val="clear" w:color="auto" w:fill="FFFFFF"/>
        </w:rPr>
        <w:t>. 20.01.2020г.</w:t>
      </w:r>
      <w:r w:rsidR="004A601D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на основании исполнительной надписи было возбуждено исполнительное производство. </w:t>
      </w:r>
      <w:r w:rsidR="006606A9" w:rsidRPr="00754011">
        <w:rPr>
          <w:rFonts w:ascii="Segoe UI" w:hAnsi="Segoe UI" w:cs="Segoe UI"/>
          <w:color w:val="000000" w:themeColor="text1"/>
          <w:shd w:val="clear" w:color="auto" w:fill="FFFFFF"/>
        </w:rPr>
        <w:t>Отмечаем, так же что Заемщик не предоставлял в Компанию каких</w:t>
      </w:r>
      <w:r w:rsidR="0059139F" w:rsidRPr="00754011">
        <w:rPr>
          <w:rFonts w:ascii="Segoe UI" w:hAnsi="Segoe UI" w:cs="Segoe UI"/>
          <w:color w:val="000000" w:themeColor="text1"/>
          <w:shd w:val="clear" w:color="auto" w:fill="FFFFFF"/>
        </w:rPr>
        <w:t>-</w:t>
      </w:r>
      <w:r w:rsidR="006606A9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либо документов, принятых уполномоченными органами в целях признания Договора о предоставлении </w:t>
      </w:r>
      <w:proofErr w:type="spellStart"/>
      <w:r w:rsidR="006606A9" w:rsidRPr="00754011">
        <w:rPr>
          <w:rFonts w:ascii="Segoe UI" w:hAnsi="Segoe UI" w:cs="Segoe UI"/>
          <w:color w:val="000000" w:themeColor="text1"/>
          <w:shd w:val="clear" w:color="auto" w:fill="FFFFFF"/>
        </w:rPr>
        <w:t>микрокредита</w:t>
      </w:r>
      <w:proofErr w:type="spellEnd"/>
      <w:r w:rsidR="006606A9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r w:rsidR="0059139F" w:rsidRPr="00754011">
        <w:rPr>
          <w:rFonts w:ascii="Segoe UI" w:hAnsi="Segoe UI" w:cs="Segoe UI"/>
          <w:color w:val="000000" w:themeColor="text1"/>
          <w:shd w:val="clear" w:color="auto" w:fill="FFFFFF"/>
        </w:rPr>
        <w:t>заключенным мошенническим способом.</w:t>
      </w:r>
    </w:p>
    <w:p w:rsidR="006606A9" w:rsidRPr="00754011" w:rsidRDefault="0070035A" w:rsidP="006606A9">
      <w:pPr>
        <w:pStyle w:val="Default"/>
        <w:ind w:firstLine="567"/>
        <w:jc w:val="both"/>
        <w:rPr>
          <w:rFonts w:ascii="Segoe UI" w:hAnsi="Segoe UI" w:cs="Segoe UI"/>
          <w:color w:val="000000" w:themeColor="text1"/>
          <w:shd w:val="clear" w:color="auto" w:fill="FFFFFF"/>
        </w:rPr>
      </w:pPr>
      <w:r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В настоящий момент Заемщику предоставлена отсрочка платежей </w:t>
      </w:r>
      <w:r w:rsidR="00A62694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до 15 июня 2020 года. Взыскание по исполнительному производству приостановлено. На текущий день задолженность Заемщика составляет 1 255 617,99 тенге (основной долг </w:t>
      </w:r>
      <w:r w:rsidR="00A62694" w:rsidRPr="00754011">
        <w:rPr>
          <w:rFonts w:ascii="Segoe UI" w:hAnsi="Segoe UI" w:cs="Segoe UI"/>
          <w:color w:val="000000" w:themeColor="text1"/>
          <w:lang w:val="kk-KZ"/>
        </w:rPr>
        <w:t>1 166 000 тенге, вознаграждение 76 192, 24 тенге, штраф 13 425,</w:t>
      </w:r>
      <w:r w:rsidR="006606A9" w:rsidRPr="00754011">
        <w:rPr>
          <w:rFonts w:ascii="Segoe UI" w:hAnsi="Segoe UI" w:cs="Segoe UI"/>
          <w:color w:val="000000" w:themeColor="text1"/>
          <w:lang w:val="kk-KZ"/>
        </w:rPr>
        <w:t xml:space="preserve"> 75 тен</w:t>
      </w:r>
      <w:r w:rsidR="00A62694" w:rsidRPr="00754011">
        <w:rPr>
          <w:rFonts w:ascii="Segoe UI" w:hAnsi="Segoe UI" w:cs="Segoe UI"/>
          <w:color w:val="000000" w:themeColor="text1"/>
          <w:lang w:val="kk-KZ"/>
        </w:rPr>
        <w:t>ге</w:t>
      </w:r>
      <w:r w:rsidR="00A62694" w:rsidRPr="00754011">
        <w:rPr>
          <w:rFonts w:ascii="Segoe UI" w:hAnsi="Segoe UI" w:cs="Segoe UI"/>
          <w:color w:val="000000" w:themeColor="text1"/>
          <w:shd w:val="clear" w:color="auto" w:fill="FFFFFF"/>
        </w:rPr>
        <w:t>)</w:t>
      </w:r>
      <w:r w:rsidR="006606A9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. </w:t>
      </w:r>
    </w:p>
    <w:p w:rsidR="001F06F6" w:rsidRPr="00754011" w:rsidRDefault="001F06F6" w:rsidP="006606A9">
      <w:pPr>
        <w:pStyle w:val="Default"/>
        <w:ind w:firstLine="567"/>
        <w:jc w:val="both"/>
        <w:rPr>
          <w:rFonts w:ascii="Segoe UI" w:hAnsi="Segoe UI" w:cs="Segoe UI"/>
          <w:color w:val="000000" w:themeColor="text1"/>
          <w:lang w:val="kk-KZ"/>
        </w:rPr>
      </w:pPr>
      <w:r w:rsidRPr="00754011">
        <w:rPr>
          <w:rFonts w:ascii="Segoe UI" w:hAnsi="Segoe UI" w:cs="Segoe UI"/>
          <w:color w:val="000000" w:themeColor="text1"/>
          <w:shd w:val="clear" w:color="auto" w:fill="FFFFFF"/>
        </w:rPr>
        <w:t>Касательно доводов Заемщика об отсутствии у него экземпляра Договора о предоставл</w:t>
      </w:r>
      <w:r w:rsidR="006269D4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ении </w:t>
      </w:r>
      <w:proofErr w:type="spellStart"/>
      <w:r w:rsidR="006269D4" w:rsidRPr="00754011">
        <w:rPr>
          <w:rFonts w:ascii="Segoe UI" w:hAnsi="Segoe UI" w:cs="Segoe UI"/>
          <w:color w:val="000000" w:themeColor="text1"/>
          <w:shd w:val="clear" w:color="auto" w:fill="FFFFFF"/>
        </w:rPr>
        <w:t>микрокредита</w:t>
      </w:r>
      <w:proofErr w:type="spellEnd"/>
      <w:r w:rsidR="006269D4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сообщаем, что, </w:t>
      </w:r>
      <w:proofErr w:type="spellStart"/>
      <w:r w:rsidR="006269D4" w:rsidRPr="00754011">
        <w:rPr>
          <w:rFonts w:ascii="Segoe UI" w:hAnsi="Segoe UI" w:cs="Segoe UI"/>
          <w:color w:val="000000" w:themeColor="text1"/>
          <w:shd w:val="clear" w:color="auto" w:fill="FFFFFF"/>
        </w:rPr>
        <w:t>займ</w:t>
      </w:r>
      <w:proofErr w:type="spellEnd"/>
      <w:r w:rsidR="006269D4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оформлялся онлайн, посредством </w:t>
      </w:r>
      <w:r w:rsidR="00CA1BBB" w:rsidRPr="00754011">
        <w:rPr>
          <w:rFonts w:ascii="Segoe UI" w:hAnsi="Segoe UI" w:cs="Segoe UI"/>
          <w:color w:val="000000" w:themeColor="text1"/>
          <w:shd w:val="clear" w:color="auto" w:fill="FFFFFF"/>
        </w:rPr>
        <w:t>регистрации</w:t>
      </w:r>
      <w:r w:rsidR="006269D4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на сайте МФО личного кабинета </w:t>
      </w:r>
      <w:r w:rsidR="00CA1BBB" w:rsidRPr="00754011">
        <w:rPr>
          <w:rFonts w:ascii="Segoe UI" w:hAnsi="Segoe UI" w:cs="Segoe UI"/>
          <w:color w:val="000000" w:themeColor="text1"/>
          <w:shd w:val="clear" w:color="auto" w:fill="FFFFFF"/>
        </w:rPr>
        <w:t>с дальнейшим подписанием договора ЭЦП. Таким образом</w:t>
      </w:r>
      <w:r w:rsidR="00350417" w:rsidRPr="00754011">
        <w:rPr>
          <w:rFonts w:ascii="Segoe UI" w:hAnsi="Segoe UI" w:cs="Segoe UI"/>
          <w:color w:val="000000" w:themeColor="text1"/>
          <w:shd w:val="clear" w:color="auto" w:fill="FFFFFF"/>
        </w:rPr>
        <w:t>,</w:t>
      </w:r>
      <w:r w:rsidR="00CA1BBB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экземпляр договора Заемщика всегда находился в </w:t>
      </w:r>
      <w:r w:rsidR="00350417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его </w:t>
      </w:r>
      <w:r w:rsidR="00CA1BBB" w:rsidRPr="00754011">
        <w:rPr>
          <w:rFonts w:ascii="Segoe UI" w:hAnsi="Segoe UI" w:cs="Segoe UI"/>
          <w:color w:val="000000" w:themeColor="text1"/>
          <w:shd w:val="clear" w:color="auto" w:fill="FFFFFF"/>
        </w:rPr>
        <w:t>личном кабинете</w:t>
      </w:r>
      <w:r w:rsidR="00350417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на сайте МФО и мог быть получен Заемщиком в любой удобный для него момент.</w:t>
      </w:r>
      <w:r w:rsidR="006269D4" w:rsidRPr="00754011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</w:p>
    <w:p w:rsidR="00881049" w:rsidRPr="00754011" w:rsidRDefault="0059139F" w:rsidP="006606A9">
      <w:pPr>
        <w:pStyle w:val="Default"/>
        <w:ind w:firstLine="567"/>
        <w:jc w:val="both"/>
        <w:rPr>
          <w:rFonts w:ascii="Segoe UI" w:hAnsi="Segoe UI" w:cs="Segoe UI"/>
          <w:bCs/>
          <w:color w:val="000000" w:themeColor="text1"/>
          <w:shd w:val="clear" w:color="auto" w:fill="FFFFFF"/>
        </w:rPr>
      </w:pPr>
      <w:r w:rsidRPr="00754011">
        <w:rPr>
          <w:rFonts w:ascii="Segoe UI" w:hAnsi="Segoe UI" w:cs="Segoe UI"/>
          <w:color w:val="000000" w:themeColor="text1"/>
          <w:lang w:val="kk-KZ"/>
        </w:rPr>
        <w:t>Иных пояснени</w:t>
      </w:r>
      <w:r w:rsidR="002328BA" w:rsidRPr="00754011">
        <w:rPr>
          <w:rFonts w:ascii="Segoe UI" w:hAnsi="Segoe UI" w:cs="Segoe UI"/>
          <w:color w:val="000000" w:themeColor="text1"/>
          <w:lang w:val="kk-KZ"/>
        </w:rPr>
        <w:t xml:space="preserve">й по п. 2 запроса </w:t>
      </w:r>
      <w:r w:rsidR="000A2776" w:rsidRPr="00754011">
        <w:rPr>
          <w:rFonts w:ascii="Segoe UI" w:hAnsi="Segoe UI" w:cs="Segoe UI"/>
          <w:color w:val="000000" w:themeColor="text1"/>
          <w:lang w:val="kk-KZ"/>
        </w:rPr>
        <w:t xml:space="preserve">и касательно </w:t>
      </w:r>
      <w:r w:rsidR="003731CD" w:rsidRPr="00754011">
        <w:rPr>
          <w:rFonts w:ascii="Segoe UI" w:hAnsi="Segoe UI" w:cs="Segoe UI"/>
          <w:color w:val="000000" w:themeColor="text1"/>
          <w:lang w:val="kk-KZ"/>
        </w:rPr>
        <w:t xml:space="preserve">истории, предшествовавшей получению Заемщиком займа и </w:t>
      </w:r>
      <w:r w:rsidR="000A2776" w:rsidRPr="00754011">
        <w:rPr>
          <w:rFonts w:ascii="Segoe UI" w:hAnsi="Segoe UI" w:cs="Segoe UI"/>
          <w:color w:val="000000" w:themeColor="text1"/>
          <w:lang w:val="kk-KZ"/>
        </w:rPr>
        <w:t>изложенно</w:t>
      </w:r>
      <w:r w:rsidR="003731CD" w:rsidRPr="00754011">
        <w:rPr>
          <w:rFonts w:ascii="Segoe UI" w:hAnsi="Segoe UI" w:cs="Segoe UI"/>
          <w:color w:val="000000" w:themeColor="text1"/>
          <w:lang w:val="kk-KZ"/>
        </w:rPr>
        <w:t>й им</w:t>
      </w:r>
      <w:r w:rsidR="000A2776" w:rsidRPr="00754011">
        <w:rPr>
          <w:rFonts w:ascii="Segoe UI" w:hAnsi="Segoe UI" w:cs="Segoe UI"/>
          <w:color w:val="000000" w:themeColor="text1"/>
          <w:lang w:val="kk-KZ"/>
        </w:rPr>
        <w:t xml:space="preserve"> в </w:t>
      </w:r>
      <w:r w:rsidR="003731CD" w:rsidRPr="00754011">
        <w:rPr>
          <w:rFonts w:ascii="Segoe UI" w:hAnsi="Segoe UI" w:cs="Segoe UI"/>
          <w:color w:val="000000" w:themeColor="text1"/>
          <w:lang w:val="kk-KZ"/>
        </w:rPr>
        <w:t xml:space="preserve">своем </w:t>
      </w:r>
      <w:r w:rsidR="000A2776" w:rsidRPr="00754011">
        <w:rPr>
          <w:rFonts w:ascii="Segoe UI" w:hAnsi="Segoe UI" w:cs="Segoe UI"/>
          <w:color w:val="000000" w:themeColor="text1"/>
          <w:lang w:val="kk-KZ"/>
        </w:rPr>
        <w:t>заявлении</w:t>
      </w:r>
      <w:r w:rsidR="003731CD" w:rsidRPr="00754011">
        <w:rPr>
          <w:rFonts w:ascii="Segoe UI" w:hAnsi="Segoe UI" w:cs="Segoe UI"/>
          <w:color w:val="000000" w:themeColor="text1"/>
          <w:lang w:val="kk-KZ"/>
        </w:rPr>
        <w:t>,</w:t>
      </w:r>
      <w:r w:rsidR="000A2776" w:rsidRPr="00754011">
        <w:rPr>
          <w:rFonts w:ascii="Segoe UI" w:hAnsi="Segoe UI" w:cs="Segoe UI"/>
          <w:color w:val="000000" w:themeColor="text1"/>
          <w:lang w:val="kk-KZ"/>
        </w:rPr>
        <w:t xml:space="preserve"> </w:t>
      </w:r>
      <w:r w:rsidR="002328BA" w:rsidRPr="00754011">
        <w:rPr>
          <w:rFonts w:ascii="Segoe UI" w:hAnsi="Segoe UI" w:cs="Segoe UI"/>
          <w:color w:val="000000" w:themeColor="text1"/>
          <w:lang w:val="kk-KZ"/>
        </w:rPr>
        <w:t>МФО предоставить не имеет возможности ввиду их отсутствия</w:t>
      </w:r>
      <w:r w:rsidR="00881049" w:rsidRPr="00754011">
        <w:rPr>
          <w:rFonts w:ascii="Segoe UI" w:hAnsi="Segoe UI" w:cs="Segoe UI"/>
          <w:bCs/>
          <w:color w:val="000000" w:themeColor="text1"/>
          <w:shd w:val="clear" w:color="auto" w:fill="FFFFFF"/>
        </w:rPr>
        <w:t xml:space="preserve">. </w:t>
      </w:r>
    </w:p>
    <w:p w:rsidR="00501F27" w:rsidRPr="00754011" w:rsidDel="001318D9" w:rsidRDefault="00F6111B" w:rsidP="00887F9A">
      <w:pPr>
        <w:pStyle w:val="Default"/>
        <w:ind w:firstLine="567"/>
        <w:jc w:val="both"/>
        <w:rPr>
          <w:del w:id="0" w:author="Сергей Бойко" w:date="2020-05-11T11:58:00Z"/>
          <w:rFonts w:ascii="Segoe UI" w:hAnsi="Segoe UI" w:cs="Segoe UI"/>
          <w:color w:val="000000" w:themeColor="text1"/>
        </w:rPr>
      </w:pPr>
      <w:r w:rsidRPr="00754011">
        <w:rPr>
          <w:rFonts w:ascii="Segoe UI" w:hAnsi="Segoe UI" w:cs="Segoe UI"/>
          <w:color w:val="000000" w:themeColor="text1"/>
        </w:rPr>
        <w:t>Е</w:t>
      </w:r>
      <w:r w:rsidR="00163920" w:rsidRPr="00754011">
        <w:rPr>
          <w:rFonts w:ascii="Segoe UI" w:hAnsi="Segoe UI" w:cs="Segoe UI"/>
          <w:color w:val="000000" w:themeColor="text1"/>
        </w:rPr>
        <w:t>сли у Заемщика имеются подозрения на то</w:t>
      </w:r>
      <w:r w:rsidR="000C49CA" w:rsidRPr="00754011">
        <w:rPr>
          <w:rFonts w:ascii="Segoe UI" w:hAnsi="Segoe UI" w:cs="Segoe UI"/>
          <w:color w:val="000000" w:themeColor="text1"/>
        </w:rPr>
        <w:t>,</w:t>
      </w:r>
      <w:r w:rsidR="00163920" w:rsidRPr="00754011">
        <w:rPr>
          <w:rFonts w:ascii="Segoe UI" w:hAnsi="Segoe UI" w:cs="Segoe UI"/>
          <w:color w:val="000000" w:themeColor="text1"/>
        </w:rPr>
        <w:t xml:space="preserve"> что </w:t>
      </w:r>
      <w:proofErr w:type="spellStart"/>
      <w:r w:rsidR="00163920" w:rsidRPr="00754011">
        <w:rPr>
          <w:rFonts w:ascii="Segoe UI" w:hAnsi="Segoe UI" w:cs="Segoe UI"/>
          <w:color w:val="000000" w:themeColor="text1"/>
        </w:rPr>
        <w:t>займ</w:t>
      </w:r>
      <w:proofErr w:type="spellEnd"/>
      <w:r w:rsidR="00163920" w:rsidRPr="00754011">
        <w:rPr>
          <w:rFonts w:ascii="Segoe UI" w:hAnsi="Segoe UI" w:cs="Segoe UI"/>
          <w:color w:val="000000" w:themeColor="text1"/>
        </w:rPr>
        <w:t xml:space="preserve"> от его имени был получен третьими лицами мошенническим способом</w:t>
      </w:r>
      <w:r w:rsidR="000C49CA" w:rsidRPr="00754011">
        <w:rPr>
          <w:rFonts w:ascii="Segoe UI" w:hAnsi="Segoe UI" w:cs="Segoe UI"/>
          <w:color w:val="000000" w:themeColor="text1"/>
        </w:rPr>
        <w:t>,</w:t>
      </w:r>
      <w:r w:rsidR="00163920" w:rsidRPr="00754011">
        <w:rPr>
          <w:rFonts w:ascii="Segoe UI" w:hAnsi="Segoe UI" w:cs="Segoe UI"/>
          <w:color w:val="000000" w:themeColor="text1"/>
        </w:rPr>
        <w:t xml:space="preserve"> рекомендуем </w:t>
      </w:r>
      <w:r w:rsidR="004D39D3" w:rsidRPr="00754011">
        <w:rPr>
          <w:rFonts w:ascii="Segoe UI" w:hAnsi="Segoe UI" w:cs="Segoe UI"/>
          <w:color w:val="000000" w:themeColor="text1"/>
        </w:rPr>
        <w:t xml:space="preserve">ему обратиться </w:t>
      </w:r>
      <w:r w:rsidR="000C49CA" w:rsidRPr="00754011">
        <w:rPr>
          <w:rFonts w:ascii="Segoe UI" w:hAnsi="Segoe UI" w:cs="Segoe UI"/>
          <w:color w:val="000000" w:themeColor="text1"/>
        </w:rPr>
        <w:t xml:space="preserve">в </w:t>
      </w:r>
      <w:ins w:id="1" w:author="Сергей Бойко" w:date="2020-05-11T11:57:00Z">
        <w:r w:rsidR="001318D9">
          <w:rPr>
            <w:rFonts w:ascii="Segoe UI" w:hAnsi="Segoe UI" w:cs="Segoe UI"/>
            <w:color w:val="000000" w:themeColor="text1"/>
          </w:rPr>
          <w:t>правоохранительные</w:t>
        </w:r>
      </w:ins>
      <w:ins w:id="2" w:author="Сергей Бойко" w:date="2020-05-11T11:56:00Z">
        <w:r w:rsidR="001318D9">
          <w:rPr>
            <w:rFonts w:ascii="Segoe UI" w:hAnsi="Segoe UI" w:cs="Segoe UI"/>
            <w:color w:val="000000" w:themeColor="text1"/>
          </w:rPr>
          <w:t xml:space="preserve"> </w:t>
        </w:r>
      </w:ins>
      <w:del w:id="3" w:author="Сергей Бойко" w:date="2020-05-11T11:56:00Z">
        <w:r w:rsidR="000C49CA" w:rsidRPr="00754011" w:rsidDel="001318D9">
          <w:rPr>
            <w:rFonts w:ascii="Segoe UI" w:hAnsi="Segoe UI" w:cs="Segoe UI"/>
            <w:color w:val="000000" w:themeColor="text1"/>
          </w:rPr>
          <w:delText>соответствующие государственные</w:delText>
        </w:r>
      </w:del>
      <w:r w:rsidR="000C49CA" w:rsidRPr="00754011">
        <w:rPr>
          <w:rFonts w:ascii="Segoe UI" w:hAnsi="Segoe UI" w:cs="Segoe UI"/>
          <w:color w:val="000000" w:themeColor="text1"/>
        </w:rPr>
        <w:t xml:space="preserve"> органы для проведения расследования и принятия соответствующего</w:t>
      </w:r>
      <w:ins w:id="4" w:author="Сергей Бойко" w:date="2020-05-11T11:57:00Z">
        <w:r w:rsidR="001318D9">
          <w:rPr>
            <w:rFonts w:ascii="Segoe UI" w:hAnsi="Segoe UI" w:cs="Segoe UI"/>
            <w:color w:val="000000" w:themeColor="text1"/>
          </w:rPr>
          <w:t xml:space="preserve"> процессуального </w:t>
        </w:r>
      </w:ins>
      <w:r w:rsidR="000C49CA" w:rsidRPr="00754011">
        <w:rPr>
          <w:rFonts w:ascii="Segoe UI" w:hAnsi="Segoe UI" w:cs="Segoe UI"/>
          <w:color w:val="000000" w:themeColor="text1"/>
        </w:rPr>
        <w:t xml:space="preserve"> решения</w:t>
      </w:r>
      <w:r w:rsidR="00D00E01" w:rsidRPr="00754011">
        <w:rPr>
          <w:rFonts w:ascii="Segoe UI" w:hAnsi="Segoe UI" w:cs="Segoe UI"/>
          <w:color w:val="000000" w:themeColor="text1"/>
        </w:rPr>
        <w:t>.</w:t>
      </w:r>
      <w:r w:rsidRPr="00754011">
        <w:rPr>
          <w:rFonts w:ascii="Segoe UI" w:hAnsi="Segoe UI" w:cs="Segoe UI"/>
          <w:color w:val="000000" w:themeColor="text1"/>
        </w:rPr>
        <w:t xml:space="preserve"> </w:t>
      </w:r>
      <w:del w:id="5" w:author="Сергей Бойко" w:date="2020-05-11T11:58:00Z">
        <w:r w:rsidR="00D00E01" w:rsidRPr="00754011" w:rsidDel="001318D9">
          <w:rPr>
            <w:rFonts w:ascii="Segoe UI" w:hAnsi="Segoe UI" w:cs="Segoe UI"/>
            <w:color w:val="000000" w:themeColor="text1"/>
          </w:rPr>
          <w:delText>В</w:delText>
        </w:r>
        <w:r w:rsidRPr="00754011" w:rsidDel="001318D9">
          <w:rPr>
            <w:rFonts w:ascii="Segoe UI" w:hAnsi="Segoe UI" w:cs="Segoe UI"/>
            <w:color w:val="000000" w:themeColor="text1"/>
          </w:rPr>
          <w:delText xml:space="preserve"> свою очередь</w:delText>
        </w:r>
        <w:r w:rsidR="00822092" w:rsidRPr="00754011" w:rsidDel="001318D9">
          <w:rPr>
            <w:rFonts w:ascii="Segoe UI" w:hAnsi="Segoe UI" w:cs="Segoe UI"/>
            <w:color w:val="000000" w:themeColor="text1"/>
          </w:rPr>
          <w:delText>,</w:delText>
        </w:r>
        <w:r w:rsidRPr="00754011" w:rsidDel="001318D9">
          <w:rPr>
            <w:rFonts w:ascii="Segoe UI" w:hAnsi="Segoe UI" w:cs="Segoe UI"/>
            <w:color w:val="000000" w:themeColor="text1"/>
          </w:rPr>
          <w:delText xml:space="preserve"> МФО, в случае признания </w:delText>
        </w:r>
        <w:r w:rsidR="00822092" w:rsidRPr="00754011" w:rsidDel="001318D9">
          <w:rPr>
            <w:rFonts w:ascii="Segoe UI" w:hAnsi="Segoe UI" w:cs="Segoe UI"/>
            <w:color w:val="000000" w:themeColor="text1"/>
          </w:rPr>
          <w:delText xml:space="preserve">соответствующими органами </w:delText>
        </w:r>
        <w:r w:rsidRPr="00754011" w:rsidDel="001318D9">
          <w:rPr>
            <w:rFonts w:ascii="Segoe UI" w:hAnsi="Segoe UI" w:cs="Segoe UI"/>
            <w:color w:val="000000" w:themeColor="text1"/>
          </w:rPr>
          <w:delText xml:space="preserve">Договора о предоставлении микрокредита </w:delText>
        </w:r>
        <w:r w:rsidR="00822092" w:rsidRPr="00754011" w:rsidDel="001318D9">
          <w:rPr>
            <w:rFonts w:ascii="Segoe UI" w:hAnsi="Segoe UI" w:cs="Segoe UI"/>
            <w:color w:val="000000" w:themeColor="text1"/>
          </w:rPr>
          <w:delText>заключенным мошеннич</w:delText>
        </w:r>
        <w:r w:rsidR="00AA6E5E" w:rsidRPr="00754011" w:rsidDel="001318D9">
          <w:rPr>
            <w:rFonts w:ascii="Segoe UI" w:hAnsi="Segoe UI" w:cs="Segoe UI"/>
            <w:color w:val="000000" w:themeColor="text1"/>
          </w:rPr>
          <w:delText xml:space="preserve">еским путем признает договор недействительным и аннулирует его. </w:delText>
        </w:r>
      </w:del>
    </w:p>
    <w:p w:rsidR="0066633D" w:rsidRPr="00754011" w:rsidRDefault="0066633D" w:rsidP="00887F9A">
      <w:pPr>
        <w:pStyle w:val="Default"/>
        <w:ind w:firstLine="567"/>
        <w:jc w:val="both"/>
        <w:rPr>
          <w:rFonts w:ascii="Segoe UI" w:hAnsi="Segoe UI" w:cs="Segoe UI"/>
          <w:color w:val="000000" w:themeColor="text1"/>
        </w:rPr>
      </w:pPr>
      <w:bookmarkStart w:id="6" w:name="_GoBack"/>
      <w:bookmarkEnd w:id="6"/>
    </w:p>
    <w:p w:rsidR="001F06F6" w:rsidRPr="00754011" w:rsidRDefault="001F06F6" w:rsidP="00887F9A">
      <w:pPr>
        <w:pStyle w:val="Default"/>
        <w:ind w:firstLine="567"/>
        <w:jc w:val="both"/>
        <w:rPr>
          <w:rFonts w:ascii="Segoe UI" w:hAnsi="Segoe UI" w:cs="Segoe UI"/>
          <w:color w:val="000000" w:themeColor="text1"/>
        </w:rPr>
      </w:pPr>
      <w:r w:rsidRPr="00754011">
        <w:rPr>
          <w:rFonts w:ascii="Segoe UI" w:hAnsi="Segoe UI" w:cs="Segoe UI"/>
          <w:color w:val="000000" w:themeColor="text1"/>
        </w:rPr>
        <w:t>Приложение:</w:t>
      </w:r>
    </w:p>
    <w:p w:rsidR="001F06F6" w:rsidRPr="00754011" w:rsidRDefault="006D0E58" w:rsidP="001F06F6">
      <w:pPr>
        <w:pStyle w:val="Default"/>
        <w:numPr>
          <w:ilvl w:val="0"/>
          <w:numId w:val="9"/>
        </w:numPr>
        <w:jc w:val="both"/>
        <w:rPr>
          <w:rFonts w:ascii="Segoe UI" w:hAnsi="Segoe UI" w:cs="Segoe UI"/>
          <w:color w:val="000000" w:themeColor="text1"/>
        </w:rPr>
      </w:pPr>
      <w:r w:rsidRPr="00754011">
        <w:rPr>
          <w:rFonts w:ascii="Segoe UI" w:hAnsi="Segoe UI" w:cs="Segoe UI"/>
          <w:color w:val="000000" w:themeColor="text1"/>
        </w:rPr>
        <w:t>д</w:t>
      </w:r>
      <w:r w:rsidR="001F06F6" w:rsidRPr="00754011">
        <w:rPr>
          <w:rFonts w:ascii="Segoe UI" w:hAnsi="Segoe UI" w:cs="Segoe UI"/>
          <w:color w:val="000000" w:themeColor="text1"/>
        </w:rPr>
        <w:t xml:space="preserve">оговор о предоставлении </w:t>
      </w:r>
      <w:proofErr w:type="spellStart"/>
      <w:r w:rsidR="001F06F6" w:rsidRPr="00754011">
        <w:rPr>
          <w:rFonts w:ascii="Segoe UI" w:hAnsi="Segoe UI" w:cs="Segoe UI"/>
          <w:color w:val="000000" w:themeColor="text1"/>
        </w:rPr>
        <w:t>микрокредита</w:t>
      </w:r>
      <w:proofErr w:type="spellEnd"/>
      <w:r w:rsidR="00BD221D" w:rsidRPr="00754011">
        <w:rPr>
          <w:rFonts w:ascii="Segoe UI" w:hAnsi="Segoe UI" w:cs="Segoe UI"/>
          <w:color w:val="000000" w:themeColor="text1"/>
        </w:rPr>
        <w:t>;</w:t>
      </w:r>
      <w:r w:rsidR="001F06F6" w:rsidRPr="00754011">
        <w:rPr>
          <w:rFonts w:ascii="Segoe UI" w:hAnsi="Segoe UI" w:cs="Segoe UI"/>
          <w:color w:val="000000" w:themeColor="text1"/>
        </w:rPr>
        <w:t xml:space="preserve"> </w:t>
      </w:r>
    </w:p>
    <w:p w:rsidR="001F06F6" w:rsidRPr="00754011" w:rsidRDefault="006D0E58" w:rsidP="001F06F6">
      <w:pPr>
        <w:pStyle w:val="Default"/>
        <w:numPr>
          <w:ilvl w:val="0"/>
          <w:numId w:val="9"/>
        </w:numPr>
        <w:jc w:val="both"/>
        <w:rPr>
          <w:rFonts w:ascii="Segoe UI" w:hAnsi="Segoe UI" w:cs="Segoe UI"/>
          <w:color w:val="000000" w:themeColor="text1"/>
        </w:rPr>
      </w:pPr>
      <w:r w:rsidRPr="00754011">
        <w:rPr>
          <w:rFonts w:ascii="Segoe UI" w:hAnsi="Segoe UI" w:cs="Segoe UI"/>
          <w:color w:val="000000" w:themeColor="text1"/>
        </w:rPr>
        <w:t>ф</w:t>
      </w:r>
      <w:r w:rsidR="00534FB3" w:rsidRPr="00754011">
        <w:rPr>
          <w:rFonts w:ascii="Segoe UI" w:hAnsi="Segoe UI" w:cs="Segoe UI"/>
          <w:color w:val="000000" w:themeColor="text1"/>
        </w:rPr>
        <w:t xml:space="preserve">отографии, полученные от заемщика (удостоверение личности, </w:t>
      </w:r>
      <w:proofErr w:type="spellStart"/>
      <w:r w:rsidR="00534FB3" w:rsidRPr="00754011">
        <w:rPr>
          <w:rFonts w:ascii="Segoe UI" w:hAnsi="Segoe UI" w:cs="Segoe UI"/>
          <w:color w:val="000000" w:themeColor="text1"/>
        </w:rPr>
        <w:t>селфи</w:t>
      </w:r>
      <w:proofErr w:type="spellEnd"/>
      <w:r w:rsidR="00534FB3" w:rsidRPr="00754011">
        <w:rPr>
          <w:rFonts w:ascii="Segoe UI" w:hAnsi="Segoe UI" w:cs="Segoe UI"/>
          <w:color w:val="000000" w:themeColor="text1"/>
        </w:rPr>
        <w:t xml:space="preserve"> с удостоверением личности)</w:t>
      </w:r>
      <w:r w:rsidR="00BD221D" w:rsidRPr="00754011">
        <w:rPr>
          <w:rFonts w:ascii="Segoe UI" w:hAnsi="Segoe UI" w:cs="Segoe UI"/>
          <w:color w:val="000000" w:themeColor="text1"/>
        </w:rPr>
        <w:t>;</w:t>
      </w:r>
    </w:p>
    <w:p w:rsidR="00534FB3" w:rsidRPr="00754011" w:rsidRDefault="006D0E58" w:rsidP="001F06F6">
      <w:pPr>
        <w:pStyle w:val="Default"/>
        <w:numPr>
          <w:ilvl w:val="0"/>
          <w:numId w:val="9"/>
        </w:numPr>
        <w:jc w:val="both"/>
        <w:rPr>
          <w:rFonts w:ascii="Segoe UI" w:hAnsi="Segoe UI" w:cs="Segoe UI"/>
          <w:color w:val="000000" w:themeColor="text1"/>
        </w:rPr>
      </w:pPr>
      <w:r w:rsidRPr="00754011">
        <w:rPr>
          <w:rFonts w:ascii="Segoe UI" w:hAnsi="Segoe UI" w:cs="Segoe UI"/>
          <w:color w:val="000000" w:themeColor="text1"/>
        </w:rPr>
        <w:t>данные ЭЦП</w:t>
      </w:r>
      <w:r w:rsidR="00BD221D" w:rsidRPr="00754011">
        <w:rPr>
          <w:rFonts w:ascii="Segoe UI" w:hAnsi="Segoe UI" w:cs="Segoe UI"/>
          <w:color w:val="000000" w:themeColor="text1"/>
        </w:rPr>
        <w:t>;</w:t>
      </w:r>
    </w:p>
    <w:p w:rsidR="00BD221D" w:rsidRPr="00754011" w:rsidRDefault="00BD221D" w:rsidP="001F06F6">
      <w:pPr>
        <w:pStyle w:val="Default"/>
        <w:numPr>
          <w:ilvl w:val="0"/>
          <w:numId w:val="9"/>
        </w:numPr>
        <w:jc w:val="both"/>
        <w:rPr>
          <w:rFonts w:ascii="Segoe UI" w:hAnsi="Segoe UI" w:cs="Segoe UI"/>
          <w:color w:val="000000" w:themeColor="text1"/>
        </w:rPr>
      </w:pPr>
      <w:r w:rsidRPr="00754011">
        <w:rPr>
          <w:rFonts w:ascii="Segoe UI" w:hAnsi="Segoe UI" w:cs="Segoe UI"/>
          <w:color w:val="000000" w:themeColor="text1"/>
        </w:rPr>
        <w:t>правила предоставления микрокредитов, действовавшие на момент заключения Договор</w:t>
      </w:r>
      <w:r w:rsidR="00FA0C8C" w:rsidRPr="00754011">
        <w:rPr>
          <w:rFonts w:ascii="Segoe UI" w:hAnsi="Segoe UI" w:cs="Segoe UI"/>
          <w:color w:val="000000" w:themeColor="text1"/>
        </w:rPr>
        <w:t xml:space="preserve">а о предоставления </w:t>
      </w:r>
      <w:proofErr w:type="spellStart"/>
      <w:r w:rsidR="00FA0C8C" w:rsidRPr="00754011">
        <w:rPr>
          <w:rFonts w:ascii="Segoe UI" w:hAnsi="Segoe UI" w:cs="Segoe UI"/>
          <w:color w:val="000000" w:themeColor="text1"/>
        </w:rPr>
        <w:t>микрокредита</w:t>
      </w:r>
      <w:proofErr w:type="spellEnd"/>
      <w:r w:rsidR="00FA0C8C" w:rsidRPr="00754011">
        <w:rPr>
          <w:rFonts w:ascii="Segoe UI" w:hAnsi="Segoe UI" w:cs="Segoe UI"/>
          <w:color w:val="000000" w:themeColor="text1"/>
        </w:rPr>
        <w:t>;</w:t>
      </w:r>
    </w:p>
    <w:p w:rsidR="00FA0C8C" w:rsidRPr="00754011" w:rsidRDefault="00FA0C8C" w:rsidP="001F06F6">
      <w:pPr>
        <w:pStyle w:val="Default"/>
        <w:numPr>
          <w:ilvl w:val="0"/>
          <w:numId w:val="9"/>
        </w:numPr>
        <w:jc w:val="both"/>
        <w:rPr>
          <w:rFonts w:ascii="Segoe UI" w:hAnsi="Segoe UI" w:cs="Segoe UI"/>
          <w:color w:val="000000" w:themeColor="text1"/>
        </w:rPr>
      </w:pPr>
      <w:r w:rsidRPr="00754011">
        <w:rPr>
          <w:rFonts w:ascii="Segoe UI" w:hAnsi="Segoe UI" w:cs="Segoe UI"/>
          <w:color w:val="000000" w:themeColor="text1"/>
        </w:rPr>
        <w:t>переписка с Заемщиком в момент предоставления займа (иная отсутствует);</w:t>
      </w:r>
    </w:p>
    <w:p w:rsidR="00FA0C8C" w:rsidRPr="00754011" w:rsidRDefault="002A1153" w:rsidP="001F06F6">
      <w:pPr>
        <w:pStyle w:val="Default"/>
        <w:numPr>
          <w:ilvl w:val="0"/>
          <w:numId w:val="9"/>
        </w:numPr>
        <w:jc w:val="both"/>
        <w:rPr>
          <w:rFonts w:ascii="Segoe UI" w:hAnsi="Segoe UI" w:cs="Segoe UI"/>
          <w:color w:val="000000" w:themeColor="text1"/>
        </w:rPr>
      </w:pPr>
      <w:r w:rsidRPr="00754011">
        <w:rPr>
          <w:rFonts w:ascii="Segoe UI" w:hAnsi="Segoe UI" w:cs="Segoe UI"/>
          <w:color w:val="000000" w:themeColor="text1"/>
        </w:rPr>
        <w:t>платежное поручение о перечислении Заемщику суммы займа.</w:t>
      </w:r>
    </w:p>
    <w:p w:rsidR="006D0E58" w:rsidRPr="00754011" w:rsidRDefault="006D0E58" w:rsidP="006D0E58">
      <w:pPr>
        <w:pStyle w:val="Default"/>
        <w:ind w:left="567"/>
        <w:jc w:val="both"/>
        <w:rPr>
          <w:rFonts w:ascii="Segoe UI" w:hAnsi="Segoe UI" w:cs="Segoe UI"/>
          <w:color w:val="000000" w:themeColor="text1"/>
        </w:rPr>
      </w:pPr>
    </w:p>
    <w:p w:rsidR="00E62828" w:rsidRPr="00754011" w:rsidRDefault="00E62828" w:rsidP="00887F9A">
      <w:pPr>
        <w:pStyle w:val="Default"/>
        <w:ind w:firstLine="567"/>
        <w:jc w:val="both"/>
        <w:rPr>
          <w:rFonts w:ascii="Segoe UI" w:hAnsi="Segoe UI" w:cs="Segoe UI"/>
          <w:color w:val="000000" w:themeColor="text1"/>
        </w:rPr>
      </w:pPr>
    </w:p>
    <w:p w:rsidR="00257F6D" w:rsidRPr="00754011" w:rsidRDefault="00257F6D" w:rsidP="00227BF8">
      <w:pPr>
        <w:spacing w:line="276" w:lineRule="auto"/>
        <w:jc w:val="both"/>
        <w:rPr>
          <w:rFonts w:ascii="Segoe UI" w:hAnsi="Segoe UI" w:cs="Segoe UI"/>
          <w:b/>
          <w:color w:val="000000" w:themeColor="text1"/>
        </w:rPr>
      </w:pPr>
      <w:r w:rsidRPr="00754011">
        <w:rPr>
          <w:rFonts w:ascii="Segoe UI" w:hAnsi="Segoe UI" w:cs="Segoe UI"/>
          <w:b/>
          <w:color w:val="000000" w:themeColor="text1"/>
        </w:rPr>
        <w:t>Генеральный директор</w:t>
      </w:r>
    </w:p>
    <w:p w:rsidR="00227BF8" w:rsidRPr="00754011" w:rsidRDefault="00257F6D" w:rsidP="0015678B">
      <w:pPr>
        <w:spacing w:line="276" w:lineRule="auto"/>
        <w:jc w:val="both"/>
        <w:rPr>
          <w:rFonts w:ascii="Segoe UI" w:hAnsi="Segoe UI" w:cs="Segoe UI"/>
          <w:b/>
          <w:color w:val="000000" w:themeColor="text1"/>
        </w:rPr>
      </w:pPr>
      <w:r w:rsidRPr="00754011">
        <w:rPr>
          <w:rFonts w:ascii="Segoe UI" w:hAnsi="Segoe UI" w:cs="Segoe UI"/>
          <w:b/>
          <w:color w:val="000000" w:themeColor="text1"/>
        </w:rPr>
        <w:t xml:space="preserve">ТОО «МФО «ОнлайнКазФинанс»                             </w:t>
      </w:r>
      <w:r w:rsidR="0015678B" w:rsidRPr="00754011">
        <w:rPr>
          <w:rFonts w:ascii="Segoe UI" w:hAnsi="Segoe UI" w:cs="Segoe UI"/>
          <w:b/>
          <w:color w:val="000000" w:themeColor="text1"/>
        </w:rPr>
        <w:t xml:space="preserve">                   </w:t>
      </w:r>
      <w:r w:rsidR="00755105" w:rsidRPr="00754011">
        <w:rPr>
          <w:rFonts w:ascii="Segoe UI" w:hAnsi="Segoe UI" w:cs="Segoe UI"/>
          <w:b/>
          <w:color w:val="000000" w:themeColor="text1"/>
        </w:rPr>
        <w:t xml:space="preserve">         Бойко С.В.</w:t>
      </w:r>
    </w:p>
    <w:p w:rsidR="00755105" w:rsidRPr="00754011" w:rsidRDefault="00755105" w:rsidP="00227BF8">
      <w:pPr>
        <w:tabs>
          <w:tab w:val="left" w:pos="1210"/>
        </w:tabs>
        <w:spacing w:line="276" w:lineRule="auto"/>
        <w:rPr>
          <w:rFonts w:ascii="Segoe UI" w:hAnsi="Segoe UI" w:cs="Segoe UI"/>
          <w:i/>
          <w:color w:val="000000" w:themeColor="text1"/>
        </w:rPr>
      </w:pPr>
    </w:p>
    <w:p w:rsidR="00755105" w:rsidRPr="00754011" w:rsidRDefault="00755105" w:rsidP="00227BF8">
      <w:pPr>
        <w:tabs>
          <w:tab w:val="left" w:pos="1210"/>
        </w:tabs>
        <w:spacing w:line="276" w:lineRule="auto"/>
        <w:rPr>
          <w:rFonts w:ascii="Segoe UI" w:hAnsi="Segoe UI" w:cs="Segoe UI"/>
          <w:i/>
          <w:color w:val="000000" w:themeColor="text1"/>
        </w:rPr>
      </w:pPr>
    </w:p>
    <w:p w:rsidR="00257F6D" w:rsidRPr="00754011" w:rsidRDefault="00AC628B" w:rsidP="00227BF8">
      <w:pPr>
        <w:tabs>
          <w:tab w:val="left" w:pos="1210"/>
        </w:tabs>
        <w:spacing w:line="276" w:lineRule="auto"/>
        <w:rPr>
          <w:rFonts w:ascii="Segoe UI" w:hAnsi="Segoe UI" w:cs="Segoe UI"/>
          <w:i/>
          <w:color w:val="000000" w:themeColor="text1"/>
          <w:sz w:val="18"/>
          <w:szCs w:val="18"/>
        </w:rPr>
      </w:pPr>
      <w:r w:rsidRPr="00754011">
        <w:rPr>
          <w:rFonts w:ascii="Segoe UI" w:hAnsi="Segoe UI" w:cs="Segoe UI"/>
          <w:i/>
          <w:color w:val="000000" w:themeColor="text1"/>
          <w:sz w:val="18"/>
          <w:szCs w:val="18"/>
        </w:rPr>
        <w:t xml:space="preserve">Исп.: К. </w:t>
      </w:r>
      <w:proofErr w:type="spellStart"/>
      <w:r w:rsidRPr="00754011">
        <w:rPr>
          <w:rFonts w:ascii="Segoe UI" w:hAnsi="Segoe UI" w:cs="Segoe UI"/>
          <w:i/>
          <w:color w:val="000000" w:themeColor="text1"/>
          <w:sz w:val="18"/>
          <w:szCs w:val="18"/>
        </w:rPr>
        <w:t>Мясникова</w:t>
      </w:r>
      <w:proofErr w:type="spellEnd"/>
    </w:p>
    <w:p w:rsidR="00042A27" w:rsidRPr="00754011" w:rsidRDefault="00224883" w:rsidP="00227BF8">
      <w:pPr>
        <w:tabs>
          <w:tab w:val="left" w:pos="1210"/>
        </w:tabs>
        <w:spacing w:line="276" w:lineRule="auto"/>
        <w:rPr>
          <w:rFonts w:ascii="Segoe UI" w:hAnsi="Segoe UI" w:cs="Segoe UI"/>
          <w:color w:val="000000" w:themeColor="text1"/>
          <w:sz w:val="18"/>
          <w:szCs w:val="18"/>
        </w:rPr>
      </w:pPr>
      <w:proofErr w:type="spellStart"/>
      <w:r w:rsidRPr="00754011">
        <w:rPr>
          <w:rFonts w:ascii="Segoe UI" w:hAnsi="Segoe UI" w:cs="Segoe UI"/>
          <w:i/>
          <w:color w:val="000000" w:themeColor="text1"/>
          <w:sz w:val="18"/>
          <w:szCs w:val="18"/>
        </w:rPr>
        <w:t>Конт</w:t>
      </w:r>
      <w:proofErr w:type="gramStart"/>
      <w:r w:rsidRPr="00754011">
        <w:rPr>
          <w:rFonts w:ascii="Segoe UI" w:hAnsi="Segoe UI" w:cs="Segoe UI"/>
          <w:i/>
          <w:color w:val="000000" w:themeColor="text1"/>
          <w:sz w:val="18"/>
          <w:szCs w:val="18"/>
        </w:rPr>
        <w:t>.т</w:t>
      </w:r>
      <w:proofErr w:type="gramEnd"/>
      <w:r w:rsidRPr="00754011">
        <w:rPr>
          <w:rFonts w:ascii="Segoe UI" w:hAnsi="Segoe UI" w:cs="Segoe UI"/>
          <w:i/>
          <w:color w:val="000000" w:themeColor="text1"/>
          <w:sz w:val="18"/>
          <w:szCs w:val="18"/>
        </w:rPr>
        <w:t>ел</w:t>
      </w:r>
      <w:proofErr w:type="spellEnd"/>
      <w:r w:rsidRPr="00754011">
        <w:rPr>
          <w:rFonts w:ascii="Segoe UI" w:hAnsi="Segoe UI" w:cs="Segoe UI"/>
          <w:i/>
          <w:color w:val="000000" w:themeColor="text1"/>
          <w:sz w:val="18"/>
          <w:szCs w:val="18"/>
        </w:rPr>
        <w:t>.: +77079770393</w:t>
      </w:r>
    </w:p>
    <w:sectPr w:rsidR="00042A27" w:rsidRPr="00754011" w:rsidSect="0015678B">
      <w:headerReference w:type="default" r:id="rId8"/>
      <w:footerReference w:type="default" r:id="rId9"/>
      <w:headerReference w:type="first" r:id="rId10"/>
      <w:pgSz w:w="11906" w:h="16838"/>
      <w:pgMar w:top="993" w:right="1274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4B8" w:rsidRDefault="000974B8" w:rsidP="0064749B">
      <w:r>
        <w:separator/>
      </w:r>
    </w:p>
  </w:endnote>
  <w:endnote w:type="continuationSeparator" w:id="0">
    <w:p w:rsidR="000974B8" w:rsidRDefault="000974B8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72C94C0F" wp14:editId="2F77C83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4B8" w:rsidRDefault="000974B8" w:rsidP="0064749B">
      <w:r>
        <w:separator/>
      </w:r>
    </w:p>
  </w:footnote>
  <w:footnote w:type="continuationSeparator" w:id="0">
    <w:p w:rsidR="000974B8" w:rsidRDefault="000974B8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C8C" w:rsidRPr="00A541D5" w:rsidRDefault="00611C8C" w:rsidP="00611C8C">
    <w:pPr>
      <w:jc w:val="right"/>
      <w:rPr>
        <w:rFonts w:ascii="Segoe UI" w:hAnsi="Segoe UI" w:cs="Segoe UI"/>
        <w:noProof/>
        <w:sz w:val="14"/>
        <w:szCs w:val="16"/>
      </w:rPr>
    </w:pPr>
  </w:p>
  <w:p w:rsidR="0015678B" w:rsidRDefault="0015678B" w:rsidP="00216865">
    <w:pPr>
      <w:jc w:val="right"/>
      <w:rPr>
        <w:rFonts w:ascii="Segoe UI" w:hAnsi="Segoe UI" w:cs="Segoe UI"/>
        <w:noProof/>
        <w:lang w:val="en-US"/>
      </w:rPr>
    </w:pPr>
  </w:p>
  <w:p w:rsidR="00611C8C" w:rsidRPr="0015678B" w:rsidRDefault="00216865" w:rsidP="0015678B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2336" behindDoc="0" locked="0" layoutInCell="1" allowOverlap="1" wp14:anchorId="2149E8D6" wp14:editId="2B762C51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678B">
      <w:rPr>
        <w:rFonts w:ascii="Segoe UI" w:hAnsi="Segoe UI" w:cs="Segoe UI"/>
        <w:noProof/>
        <w:sz w:val="14"/>
        <w:szCs w:val="16"/>
      </w:rPr>
      <w:drawing>
        <wp:inline distT="0" distB="0" distL="0" distR="0" wp14:anchorId="6F8ED958" wp14:editId="5634EE77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11C8C" w:rsidRPr="00A541D5" w:rsidRDefault="00611C8C" w:rsidP="00933391">
    <w:pPr>
      <w:jc w:val="center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«МФО «ОнлайнКазФинанс»</w:t>
    </w:r>
  </w:p>
  <w:p w:rsidR="00611C8C" w:rsidRPr="00A541D5" w:rsidRDefault="00611C8C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AD41D8" wp14:editId="5CC3C38C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611C8C" w:rsidRPr="00A541D5" w:rsidRDefault="00611C8C" w:rsidP="00611C8C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  <w:p w:rsidR="007C6B22" w:rsidRDefault="007C6B2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8A4DD0"/>
    <w:multiLevelType w:val="hybridMultilevel"/>
    <w:tmpl w:val="B3F8C2DE"/>
    <w:lvl w:ilvl="0" w:tplc="17545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2AAB0E50"/>
    <w:multiLevelType w:val="hybridMultilevel"/>
    <w:tmpl w:val="E8384044"/>
    <w:lvl w:ilvl="0" w:tplc="C82CC4F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E8F588C"/>
    <w:multiLevelType w:val="hybridMultilevel"/>
    <w:tmpl w:val="1DD492E8"/>
    <w:lvl w:ilvl="0" w:tplc="C5DACD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6FE86FB1"/>
    <w:multiLevelType w:val="hybridMultilevel"/>
    <w:tmpl w:val="595A3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72E63CF5"/>
    <w:multiLevelType w:val="hybridMultilevel"/>
    <w:tmpl w:val="1A5A46CA"/>
    <w:lvl w:ilvl="0" w:tplc="45986DC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E03860"/>
    <w:multiLevelType w:val="hybridMultilevel"/>
    <w:tmpl w:val="14F68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04601"/>
    <w:rsid w:val="00010E11"/>
    <w:rsid w:val="0002054C"/>
    <w:rsid w:val="0002115D"/>
    <w:rsid w:val="000217A4"/>
    <w:rsid w:val="00024896"/>
    <w:rsid w:val="00025F77"/>
    <w:rsid w:val="00026EC1"/>
    <w:rsid w:val="00030FBE"/>
    <w:rsid w:val="000327EB"/>
    <w:rsid w:val="00032CFD"/>
    <w:rsid w:val="00033D7F"/>
    <w:rsid w:val="00042A27"/>
    <w:rsid w:val="000563AE"/>
    <w:rsid w:val="00064FBF"/>
    <w:rsid w:val="0006534E"/>
    <w:rsid w:val="00067064"/>
    <w:rsid w:val="00076F0D"/>
    <w:rsid w:val="00077D92"/>
    <w:rsid w:val="000940E6"/>
    <w:rsid w:val="000974B8"/>
    <w:rsid w:val="000A2776"/>
    <w:rsid w:val="000B3467"/>
    <w:rsid w:val="000B3768"/>
    <w:rsid w:val="000C49CA"/>
    <w:rsid w:val="000D1901"/>
    <w:rsid w:val="000D364D"/>
    <w:rsid w:val="000D3AEE"/>
    <w:rsid w:val="000D5109"/>
    <w:rsid w:val="000D66C7"/>
    <w:rsid w:val="000E0860"/>
    <w:rsid w:val="000E2CC1"/>
    <w:rsid w:val="000F396B"/>
    <w:rsid w:val="00102C83"/>
    <w:rsid w:val="00105A06"/>
    <w:rsid w:val="00106EBC"/>
    <w:rsid w:val="00120AB0"/>
    <w:rsid w:val="00122493"/>
    <w:rsid w:val="0012436A"/>
    <w:rsid w:val="00126C8F"/>
    <w:rsid w:val="00131658"/>
    <w:rsid w:val="001318D9"/>
    <w:rsid w:val="00141FBA"/>
    <w:rsid w:val="00144959"/>
    <w:rsid w:val="0015279B"/>
    <w:rsid w:val="00154585"/>
    <w:rsid w:val="0015678B"/>
    <w:rsid w:val="001630F9"/>
    <w:rsid w:val="00163920"/>
    <w:rsid w:val="001639B6"/>
    <w:rsid w:val="0016499B"/>
    <w:rsid w:val="00170989"/>
    <w:rsid w:val="001753C0"/>
    <w:rsid w:val="00186C44"/>
    <w:rsid w:val="00192927"/>
    <w:rsid w:val="001932FC"/>
    <w:rsid w:val="001A5961"/>
    <w:rsid w:val="001B19E1"/>
    <w:rsid w:val="001B2EE6"/>
    <w:rsid w:val="001B32EC"/>
    <w:rsid w:val="001B6A04"/>
    <w:rsid w:val="001C2BEF"/>
    <w:rsid w:val="001C5EDC"/>
    <w:rsid w:val="001C7C49"/>
    <w:rsid w:val="001D31E8"/>
    <w:rsid w:val="001D603B"/>
    <w:rsid w:val="001E1F38"/>
    <w:rsid w:val="001F06F6"/>
    <w:rsid w:val="00200DA8"/>
    <w:rsid w:val="00204D5F"/>
    <w:rsid w:val="00216865"/>
    <w:rsid w:val="00224883"/>
    <w:rsid w:val="00227BF8"/>
    <w:rsid w:val="002328BA"/>
    <w:rsid w:val="00244894"/>
    <w:rsid w:val="00247C97"/>
    <w:rsid w:val="00255C5F"/>
    <w:rsid w:val="0025703C"/>
    <w:rsid w:val="00257F6D"/>
    <w:rsid w:val="00261869"/>
    <w:rsid w:val="002844B5"/>
    <w:rsid w:val="00285BA0"/>
    <w:rsid w:val="002A1153"/>
    <w:rsid w:val="002B1B09"/>
    <w:rsid w:val="002B1FC7"/>
    <w:rsid w:val="002C57CA"/>
    <w:rsid w:val="002E39C5"/>
    <w:rsid w:val="002E6CF9"/>
    <w:rsid w:val="002F0A11"/>
    <w:rsid w:val="002F423C"/>
    <w:rsid w:val="002F5F45"/>
    <w:rsid w:val="0030140E"/>
    <w:rsid w:val="00305253"/>
    <w:rsid w:val="00311FCC"/>
    <w:rsid w:val="00331A04"/>
    <w:rsid w:val="00333939"/>
    <w:rsid w:val="003410D9"/>
    <w:rsid w:val="00344BE6"/>
    <w:rsid w:val="00350417"/>
    <w:rsid w:val="00350DDB"/>
    <w:rsid w:val="00351C32"/>
    <w:rsid w:val="003554C9"/>
    <w:rsid w:val="00367028"/>
    <w:rsid w:val="003731CD"/>
    <w:rsid w:val="003834CC"/>
    <w:rsid w:val="0038406D"/>
    <w:rsid w:val="00384156"/>
    <w:rsid w:val="003859C5"/>
    <w:rsid w:val="0039076F"/>
    <w:rsid w:val="003949BE"/>
    <w:rsid w:val="003A5CFF"/>
    <w:rsid w:val="003B0CBF"/>
    <w:rsid w:val="003B4421"/>
    <w:rsid w:val="003B70F6"/>
    <w:rsid w:val="003C40F9"/>
    <w:rsid w:val="003C7355"/>
    <w:rsid w:val="003E0038"/>
    <w:rsid w:val="003E0DAC"/>
    <w:rsid w:val="003E3CAE"/>
    <w:rsid w:val="003E70D2"/>
    <w:rsid w:val="003F390C"/>
    <w:rsid w:val="00402A0B"/>
    <w:rsid w:val="00402FB8"/>
    <w:rsid w:val="00403006"/>
    <w:rsid w:val="00404D6F"/>
    <w:rsid w:val="00407A11"/>
    <w:rsid w:val="004269DD"/>
    <w:rsid w:val="00427493"/>
    <w:rsid w:val="00433166"/>
    <w:rsid w:val="004463D0"/>
    <w:rsid w:val="004475C0"/>
    <w:rsid w:val="00450A1A"/>
    <w:rsid w:val="004544D1"/>
    <w:rsid w:val="00454F7B"/>
    <w:rsid w:val="00456A0A"/>
    <w:rsid w:val="00457F2A"/>
    <w:rsid w:val="00474316"/>
    <w:rsid w:val="00483947"/>
    <w:rsid w:val="00486C83"/>
    <w:rsid w:val="00490E42"/>
    <w:rsid w:val="004A1715"/>
    <w:rsid w:val="004A601D"/>
    <w:rsid w:val="004B198B"/>
    <w:rsid w:val="004B1B78"/>
    <w:rsid w:val="004C0613"/>
    <w:rsid w:val="004C0F14"/>
    <w:rsid w:val="004D39D3"/>
    <w:rsid w:val="004E0CF4"/>
    <w:rsid w:val="004E67CB"/>
    <w:rsid w:val="00501F27"/>
    <w:rsid w:val="005070C8"/>
    <w:rsid w:val="00520FFD"/>
    <w:rsid w:val="00531CE4"/>
    <w:rsid w:val="00532491"/>
    <w:rsid w:val="00534FB3"/>
    <w:rsid w:val="00542C17"/>
    <w:rsid w:val="0054611C"/>
    <w:rsid w:val="00547DF1"/>
    <w:rsid w:val="00554007"/>
    <w:rsid w:val="0058209E"/>
    <w:rsid w:val="0058324B"/>
    <w:rsid w:val="0058621C"/>
    <w:rsid w:val="0059139F"/>
    <w:rsid w:val="005916EB"/>
    <w:rsid w:val="00592924"/>
    <w:rsid w:val="005A22D4"/>
    <w:rsid w:val="005A7A67"/>
    <w:rsid w:val="005B06FF"/>
    <w:rsid w:val="005B3B37"/>
    <w:rsid w:val="005B51C3"/>
    <w:rsid w:val="005B5259"/>
    <w:rsid w:val="005B57E0"/>
    <w:rsid w:val="005D5C1B"/>
    <w:rsid w:val="005E5E96"/>
    <w:rsid w:val="005E697B"/>
    <w:rsid w:val="005F494D"/>
    <w:rsid w:val="005F4DF1"/>
    <w:rsid w:val="0060157A"/>
    <w:rsid w:val="00604E07"/>
    <w:rsid w:val="00611C8C"/>
    <w:rsid w:val="00613757"/>
    <w:rsid w:val="006269D4"/>
    <w:rsid w:val="00631E83"/>
    <w:rsid w:val="00633ACA"/>
    <w:rsid w:val="006407D6"/>
    <w:rsid w:val="006417DE"/>
    <w:rsid w:val="0064749B"/>
    <w:rsid w:val="00650697"/>
    <w:rsid w:val="0065340F"/>
    <w:rsid w:val="006606A9"/>
    <w:rsid w:val="00665D8E"/>
    <w:rsid w:val="0066633D"/>
    <w:rsid w:val="006723B5"/>
    <w:rsid w:val="006723C6"/>
    <w:rsid w:val="00672DEC"/>
    <w:rsid w:val="0068101E"/>
    <w:rsid w:val="00681CE2"/>
    <w:rsid w:val="00684C98"/>
    <w:rsid w:val="006909BF"/>
    <w:rsid w:val="0069323D"/>
    <w:rsid w:val="0069503C"/>
    <w:rsid w:val="006A6A07"/>
    <w:rsid w:val="006B6282"/>
    <w:rsid w:val="006D0E58"/>
    <w:rsid w:val="006E2888"/>
    <w:rsid w:val="006E5A9C"/>
    <w:rsid w:val="006F5C74"/>
    <w:rsid w:val="0070035A"/>
    <w:rsid w:val="00705A97"/>
    <w:rsid w:val="007071F6"/>
    <w:rsid w:val="00717C71"/>
    <w:rsid w:val="00722AEB"/>
    <w:rsid w:val="00727F45"/>
    <w:rsid w:val="0073119F"/>
    <w:rsid w:val="00731EAC"/>
    <w:rsid w:val="00734D3A"/>
    <w:rsid w:val="00736D51"/>
    <w:rsid w:val="00737C97"/>
    <w:rsid w:val="00754011"/>
    <w:rsid w:val="00755105"/>
    <w:rsid w:val="007618CA"/>
    <w:rsid w:val="00776707"/>
    <w:rsid w:val="00777112"/>
    <w:rsid w:val="007926EE"/>
    <w:rsid w:val="007B3027"/>
    <w:rsid w:val="007B5750"/>
    <w:rsid w:val="007B7C53"/>
    <w:rsid w:val="007B7DFE"/>
    <w:rsid w:val="007C3A11"/>
    <w:rsid w:val="007C6B22"/>
    <w:rsid w:val="007D15BC"/>
    <w:rsid w:val="007D3F01"/>
    <w:rsid w:val="007D5633"/>
    <w:rsid w:val="007D5867"/>
    <w:rsid w:val="007D67F3"/>
    <w:rsid w:val="007E049E"/>
    <w:rsid w:val="007E5B41"/>
    <w:rsid w:val="007E5FF9"/>
    <w:rsid w:val="007F22D9"/>
    <w:rsid w:val="007F304B"/>
    <w:rsid w:val="007F721D"/>
    <w:rsid w:val="0080178E"/>
    <w:rsid w:val="008043D3"/>
    <w:rsid w:val="00805134"/>
    <w:rsid w:val="008052C5"/>
    <w:rsid w:val="00806E34"/>
    <w:rsid w:val="008124FE"/>
    <w:rsid w:val="0081274A"/>
    <w:rsid w:val="008130DC"/>
    <w:rsid w:val="00817779"/>
    <w:rsid w:val="008209B9"/>
    <w:rsid w:val="00820E1D"/>
    <w:rsid w:val="00822092"/>
    <w:rsid w:val="008251FB"/>
    <w:rsid w:val="00827882"/>
    <w:rsid w:val="008465A8"/>
    <w:rsid w:val="00881049"/>
    <w:rsid w:val="00886E77"/>
    <w:rsid w:val="0088745B"/>
    <w:rsid w:val="00887F9A"/>
    <w:rsid w:val="008943CC"/>
    <w:rsid w:val="00896C22"/>
    <w:rsid w:val="00897137"/>
    <w:rsid w:val="00897315"/>
    <w:rsid w:val="008A2626"/>
    <w:rsid w:val="008C1427"/>
    <w:rsid w:val="008C30EC"/>
    <w:rsid w:val="008C38D9"/>
    <w:rsid w:val="008C7F48"/>
    <w:rsid w:val="008D0C3A"/>
    <w:rsid w:val="008D5BC8"/>
    <w:rsid w:val="008D7BAB"/>
    <w:rsid w:val="008E0979"/>
    <w:rsid w:val="008E09C8"/>
    <w:rsid w:val="008E2C4B"/>
    <w:rsid w:val="008E751C"/>
    <w:rsid w:val="008F02EB"/>
    <w:rsid w:val="008F3578"/>
    <w:rsid w:val="008F3978"/>
    <w:rsid w:val="00911E37"/>
    <w:rsid w:val="00915BF9"/>
    <w:rsid w:val="009314E8"/>
    <w:rsid w:val="00933391"/>
    <w:rsid w:val="0094533A"/>
    <w:rsid w:val="00950AC2"/>
    <w:rsid w:val="00951B74"/>
    <w:rsid w:val="00954D25"/>
    <w:rsid w:val="0096356B"/>
    <w:rsid w:val="009659C1"/>
    <w:rsid w:val="009745A2"/>
    <w:rsid w:val="00975DFC"/>
    <w:rsid w:val="009807FC"/>
    <w:rsid w:val="009966D8"/>
    <w:rsid w:val="009B2C2A"/>
    <w:rsid w:val="009B6F40"/>
    <w:rsid w:val="009C458E"/>
    <w:rsid w:val="009E116B"/>
    <w:rsid w:val="009E6D6D"/>
    <w:rsid w:val="009F27C9"/>
    <w:rsid w:val="009F617A"/>
    <w:rsid w:val="009F7E62"/>
    <w:rsid w:val="00A06AF1"/>
    <w:rsid w:val="00A14582"/>
    <w:rsid w:val="00A148B8"/>
    <w:rsid w:val="00A15157"/>
    <w:rsid w:val="00A169AC"/>
    <w:rsid w:val="00A21D83"/>
    <w:rsid w:val="00A459FC"/>
    <w:rsid w:val="00A46D2E"/>
    <w:rsid w:val="00A474D8"/>
    <w:rsid w:val="00A526D7"/>
    <w:rsid w:val="00A53B15"/>
    <w:rsid w:val="00A541D5"/>
    <w:rsid w:val="00A55B15"/>
    <w:rsid w:val="00A57614"/>
    <w:rsid w:val="00A57EC9"/>
    <w:rsid w:val="00A60A74"/>
    <w:rsid w:val="00A62526"/>
    <w:rsid w:val="00A62694"/>
    <w:rsid w:val="00A63FBD"/>
    <w:rsid w:val="00A67CF0"/>
    <w:rsid w:val="00A72665"/>
    <w:rsid w:val="00A73A4E"/>
    <w:rsid w:val="00A741E9"/>
    <w:rsid w:val="00A74A48"/>
    <w:rsid w:val="00AA6E5E"/>
    <w:rsid w:val="00AB0166"/>
    <w:rsid w:val="00AB1D13"/>
    <w:rsid w:val="00AB55AC"/>
    <w:rsid w:val="00AC628B"/>
    <w:rsid w:val="00AD21A4"/>
    <w:rsid w:val="00AD4EFB"/>
    <w:rsid w:val="00AE06A3"/>
    <w:rsid w:val="00AE0A7C"/>
    <w:rsid w:val="00AF1D5A"/>
    <w:rsid w:val="00B1305C"/>
    <w:rsid w:val="00B16591"/>
    <w:rsid w:val="00B22F86"/>
    <w:rsid w:val="00B24546"/>
    <w:rsid w:val="00B27FC1"/>
    <w:rsid w:val="00B36A99"/>
    <w:rsid w:val="00B47A54"/>
    <w:rsid w:val="00B50238"/>
    <w:rsid w:val="00B518EE"/>
    <w:rsid w:val="00B642B7"/>
    <w:rsid w:val="00B66116"/>
    <w:rsid w:val="00B6781F"/>
    <w:rsid w:val="00B7073A"/>
    <w:rsid w:val="00B75A01"/>
    <w:rsid w:val="00B80E89"/>
    <w:rsid w:val="00B92170"/>
    <w:rsid w:val="00B921AE"/>
    <w:rsid w:val="00B932B4"/>
    <w:rsid w:val="00B96806"/>
    <w:rsid w:val="00B97371"/>
    <w:rsid w:val="00BA04CE"/>
    <w:rsid w:val="00BA59E1"/>
    <w:rsid w:val="00BA5AF5"/>
    <w:rsid w:val="00BB2FC1"/>
    <w:rsid w:val="00BB395A"/>
    <w:rsid w:val="00BD221D"/>
    <w:rsid w:val="00BE11F3"/>
    <w:rsid w:val="00BE3355"/>
    <w:rsid w:val="00BE5D5A"/>
    <w:rsid w:val="00BE728C"/>
    <w:rsid w:val="00BE7BA1"/>
    <w:rsid w:val="00BF6B86"/>
    <w:rsid w:val="00BF6C8C"/>
    <w:rsid w:val="00C075ED"/>
    <w:rsid w:val="00C1109C"/>
    <w:rsid w:val="00C13F7F"/>
    <w:rsid w:val="00C353D2"/>
    <w:rsid w:val="00C53D61"/>
    <w:rsid w:val="00C67142"/>
    <w:rsid w:val="00C81854"/>
    <w:rsid w:val="00C932D9"/>
    <w:rsid w:val="00C965F5"/>
    <w:rsid w:val="00C96C21"/>
    <w:rsid w:val="00C96F1B"/>
    <w:rsid w:val="00CA1BBB"/>
    <w:rsid w:val="00CA3D78"/>
    <w:rsid w:val="00CD19FC"/>
    <w:rsid w:val="00D000B0"/>
    <w:rsid w:val="00D00E01"/>
    <w:rsid w:val="00D02CA4"/>
    <w:rsid w:val="00D07B95"/>
    <w:rsid w:val="00D10A75"/>
    <w:rsid w:val="00D22057"/>
    <w:rsid w:val="00D253EC"/>
    <w:rsid w:val="00D26F2A"/>
    <w:rsid w:val="00D46D74"/>
    <w:rsid w:val="00D5065C"/>
    <w:rsid w:val="00D51FCA"/>
    <w:rsid w:val="00D521B3"/>
    <w:rsid w:val="00D532BA"/>
    <w:rsid w:val="00D6014D"/>
    <w:rsid w:val="00D614BE"/>
    <w:rsid w:val="00D62AC2"/>
    <w:rsid w:val="00D64300"/>
    <w:rsid w:val="00D75E89"/>
    <w:rsid w:val="00D86CD6"/>
    <w:rsid w:val="00DB1EF8"/>
    <w:rsid w:val="00DB5661"/>
    <w:rsid w:val="00DC5303"/>
    <w:rsid w:val="00DC6694"/>
    <w:rsid w:val="00DC7373"/>
    <w:rsid w:val="00DF2A8E"/>
    <w:rsid w:val="00E0573E"/>
    <w:rsid w:val="00E11595"/>
    <w:rsid w:val="00E12C03"/>
    <w:rsid w:val="00E177C2"/>
    <w:rsid w:val="00E20E4A"/>
    <w:rsid w:val="00E324F2"/>
    <w:rsid w:val="00E44AD7"/>
    <w:rsid w:val="00E503A7"/>
    <w:rsid w:val="00E507D2"/>
    <w:rsid w:val="00E62828"/>
    <w:rsid w:val="00E63056"/>
    <w:rsid w:val="00E63DE5"/>
    <w:rsid w:val="00E8430B"/>
    <w:rsid w:val="00E85E36"/>
    <w:rsid w:val="00E91E8F"/>
    <w:rsid w:val="00EB2323"/>
    <w:rsid w:val="00EB2344"/>
    <w:rsid w:val="00EB4F32"/>
    <w:rsid w:val="00EB5DBB"/>
    <w:rsid w:val="00EB70D2"/>
    <w:rsid w:val="00EC3446"/>
    <w:rsid w:val="00EC4073"/>
    <w:rsid w:val="00EF0D42"/>
    <w:rsid w:val="00F06650"/>
    <w:rsid w:val="00F13AE7"/>
    <w:rsid w:val="00F168BF"/>
    <w:rsid w:val="00F2568E"/>
    <w:rsid w:val="00F30B15"/>
    <w:rsid w:val="00F342C6"/>
    <w:rsid w:val="00F57FC2"/>
    <w:rsid w:val="00F6111B"/>
    <w:rsid w:val="00F74B3C"/>
    <w:rsid w:val="00F775E2"/>
    <w:rsid w:val="00F77C9D"/>
    <w:rsid w:val="00F93069"/>
    <w:rsid w:val="00FA0C8C"/>
    <w:rsid w:val="00FC289E"/>
    <w:rsid w:val="00FC6893"/>
    <w:rsid w:val="00FD49AA"/>
    <w:rsid w:val="00FD5581"/>
    <w:rsid w:val="00FD7FC1"/>
    <w:rsid w:val="00FE4281"/>
    <w:rsid w:val="00FF2806"/>
    <w:rsid w:val="00FF496F"/>
    <w:rsid w:val="00F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8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3</cp:revision>
  <cp:lastPrinted>2019-09-13T09:08:00Z</cp:lastPrinted>
  <dcterms:created xsi:type="dcterms:W3CDTF">2020-05-11T05:53:00Z</dcterms:created>
  <dcterms:modified xsi:type="dcterms:W3CDTF">2020-05-11T05:58:00Z</dcterms:modified>
</cp:coreProperties>
</file>