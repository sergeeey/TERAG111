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F099CC" w14:textId="77777777" w:rsidR="00000BC8" w:rsidRPr="00B52125" w:rsidRDefault="00000BC8" w:rsidP="00000BC8">
      <w:pPr>
        <w:spacing w:line="276" w:lineRule="auto"/>
        <w:ind w:firstLine="567"/>
        <w:rPr>
          <w:rFonts w:ascii="Segoe UI" w:hAnsi="Segoe UI" w:cs="Segoe UI"/>
          <w:color w:val="000000" w:themeColor="text1"/>
        </w:rPr>
      </w:pPr>
      <w:proofErr w:type="spellStart"/>
      <w:r w:rsidRPr="00B52125">
        <w:rPr>
          <w:rFonts w:ascii="Segoe UI" w:hAnsi="Segoe UI" w:cs="Segoe UI"/>
          <w:color w:val="000000" w:themeColor="text1"/>
        </w:rPr>
        <w:t>Исх</w:t>
      </w:r>
      <w:proofErr w:type="spellEnd"/>
      <w:r w:rsidRPr="00B52125">
        <w:rPr>
          <w:rFonts w:ascii="Segoe UI" w:hAnsi="Segoe UI" w:cs="Segoe UI"/>
          <w:color w:val="000000" w:themeColor="text1"/>
        </w:rPr>
        <w:t xml:space="preserve"> №. ___</w:t>
      </w:r>
    </w:p>
    <w:p w14:paraId="6749103B" w14:textId="709F9AFF" w:rsidR="00000BC8" w:rsidRPr="00B52125" w:rsidRDefault="00000BC8" w:rsidP="00000BC8">
      <w:pPr>
        <w:spacing w:line="276" w:lineRule="auto"/>
        <w:ind w:firstLine="567"/>
        <w:rPr>
          <w:rFonts w:ascii="Segoe UI" w:hAnsi="Segoe UI" w:cs="Segoe UI"/>
          <w:b/>
          <w:color w:val="000000" w:themeColor="text1"/>
        </w:rPr>
      </w:pPr>
      <w:r w:rsidRPr="00B52125">
        <w:rPr>
          <w:rFonts w:ascii="Segoe UI" w:hAnsi="Segoe UI" w:cs="Segoe UI"/>
          <w:color w:val="000000" w:themeColor="text1"/>
        </w:rPr>
        <w:t>Дата</w:t>
      </w:r>
      <w:r w:rsidR="00EB3C8B">
        <w:rPr>
          <w:rFonts w:ascii="Segoe UI" w:hAnsi="Segoe UI" w:cs="Segoe UI"/>
          <w:color w:val="000000" w:themeColor="text1"/>
        </w:rPr>
        <w:t xml:space="preserve">  __</w:t>
      </w:r>
      <w:r w:rsidR="00522EEE">
        <w:rPr>
          <w:rFonts w:ascii="Segoe UI" w:hAnsi="Segoe UI" w:cs="Segoe UI"/>
          <w:color w:val="000000" w:themeColor="text1"/>
        </w:rPr>
        <w:t>мая</w:t>
      </w:r>
      <w:r w:rsidRPr="00B52125">
        <w:rPr>
          <w:rFonts w:ascii="Segoe UI" w:hAnsi="Segoe UI" w:cs="Segoe UI"/>
          <w:color w:val="000000" w:themeColor="text1"/>
        </w:rPr>
        <w:t xml:space="preserve"> 2020 года</w:t>
      </w:r>
    </w:p>
    <w:p w14:paraId="7900A190" w14:textId="77777777" w:rsidR="00000BC8" w:rsidRPr="00B52125" w:rsidRDefault="00000BC8" w:rsidP="00BB7E9D">
      <w:pPr>
        <w:ind w:firstLine="567"/>
        <w:jc w:val="right"/>
        <w:rPr>
          <w:rFonts w:ascii="Segoe UI" w:hAnsi="Segoe UI" w:cs="Segoe UI"/>
          <w:b/>
          <w:color w:val="000000" w:themeColor="text1"/>
        </w:rPr>
      </w:pPr>
      <w:r w:rsidRPr="00B52125">
        <w:rPr>
          <w:rFonts w:ascii="Segoe UI" w:hAnsi="Segoe UI" w:cs="Segoe UI"/>
          <w:b/>
          <w:color w:val="000000" w:themeColor="text1"/>
        </w:rPr>
        <w:t xml:space="preserve">Агентство Республики Казахстан </w:t>
      </w:r>
    </w:p>
    <w:p w14:paraId="2843145D" w14:textId="77777777" w:rsidR="00000BC8" w:rsidRPr="00B52125" w:rsidRDefault="00000BC8" w:rsidP="00BB7E9D">
      <w:pPr>
        <w:ind w:firstLine="567"/>
        <w:jc w:val="right"/>
        <w:rPr>
          <w:rFonts w:ascii="Segoe UI" w:hAnsi="Segoe UI" w:cs="Segoe UI"/>
          <w:b/>
          <w:color w:val="000000" w:themeColor="text1"/>
        </w:rPr>
      </w:pPr>
      <w:r w:rsidRPr="00B52125">
        <w:rPr>
          <w:rFonts w:ascii="Segoe UI" w:hAnsi="Segoe UI" w:cs="Segoe UI"/>
          <w:b/>
          <w:color w:val="000000" w:themeColor="text1"/>
        </w:rPr>
        <w:t>по регулированию и развитию финансового рынка</w:t>
      </w:r>
    </w:p>
    <w:p w14:paraId="307101C9" w14:textId="14817DA4" w:rsidR="00000BC8" w:rsidRDefault="00BB7E9D" w:rsidP="00BB7E9D">
      <w:pPr>
        <w:ind w:firstLine="567"/>
        <w:jc w:val="right"/>
        <w:rPr>
          <w:rFonts w:ascii="Segoe UI" w:hAnsi="Segoe UI" w:cs="Segoe UI"/>
          <w:b/>
          <w:color w:val="000000" w:themeColor="text1"/>
        </w:rPr>
      </w:pPr>
      <w:r>
        <w:rPr>
          <w:rFonts w:ascii="Segoe UI" w:hAnsi="Segoe UI" w:cs="Segoe UI"/>
          <w:b/>
          <w:color w:val="000000" w:themeColor="text1"/>
        </w:rPr>
        <w:t xml:space="preserve">Начальнику Управления региональных представителей в </w:t>
      </w:r>
      <w:proofErr w:type="spellStart"/>
      <w:r>
        <w:rPr>
          <w:rFonts w:ascii="Segoe UI" w:hAnsi="Segoe UI" w:cs="Segoe UI"/>
          <w:b/>
          <w:color w:val="000000" w:themeColor="text1"/>
        </w:rPr>
        <w:t>г</w:t>
      </w:r>
      <w:proofErr w:type="gramStart"/>
      <w:r>
        <w:rPr>
          <w:rFonts w:ascii="Segoe UI" w:hAnsi="Segoe UI" w:cs="Segoe UI"/>
          <w:b/>
          <w:color w:val="000000" w:themeColor="text1"/>
        </w:rPr>
        <w:t>.А</w:t>
      </w:r>
      <w:proofErr w:type="gramEnd"/>
      <w:r w:rsidR="00522EEE">
        <w:rPr>
          <w:rFonts w:ascii="Segoe UI" w:hAnsi="Segoe UI" w:cs="Segoe UI"/>
          <w:b/>
          <w:color w:val="000000" w:themeColor="text1"/>
        </w:rPr>
        <w:t>ктау</w:t>
      </w:r>
      <w:proofErr w:type="spellEnd"/>
    </w:p>
    <w:p w14:paraId="730E8BC7" w14:textId="50F991E6" w:rsidR="00BB7E9D" w:rsidRPr="00B52125" w:rsidRDefault="00BB7E9D" w:rsidP="00BB7E9D">
      <w:pPr>
        <w:ind w:firstLine="567"/>
        <w:jc w:val="right"/>
        <w:rPr>
          <w:rFonts w:ascii="Segoe UI" w:hAnsi="Segoe UI" w:cs="Segoe UI"/>
          <w:b/>
          <w:color w:val="000000" w:themeColor="text1"/>
        </w:rPr>
      </w:pPr>
      <w:r>
        <w:rPr>
          <w:rFonts w:ascii="Segoe UI" w:hAnsi="Segoe UI" w:cs="Segoe UI"/>
          <w:b/>
          <w:color w:val="000000" w:themeColor="text1"/>
        </w:rPr>
        <w:t>г-</w:t>
      </w:r>
      <w:r w:rsidR="00522EEE">
        <w:rPr>
          <w:rFonts w:ascii="Segoe UI" w:hAnsi="Segoe UI" w:cs="Segoe UI"/>
          <w:b/>
          <w:color w:val="000000" w:themeColor="text1"/>
        </w:rPr>
        <w:t>ну</w:t>
      </w:r>
      <w:r>
        <w:rPr>
          <w:rFonts w:ascii="Segoe UI" w:hAnsi="Segoe UI" w:cs="Segoe UI"/>
          <w:b/>
          <w:color w:val="000000" w:themeColor="text1"/>
        </w:rPr>
        <w:t xml:space="preserve"> </w:t>
      </w:r>
      <w:r w:rsidR="00522EEE">
        <w:rPr>
          <w:rFonts w:ascii="Segoe UI" w:hAnsi="Segoe UI" w:cs="Segoe UI"/>
          <w:b/>
          <w:color w:val="000000" w:themeColor="text1"/>
        </w:rPr>
        <w:t>Машанову Н.Б</w:t>
      </w:r>
      <w:r>
        <w:rPr>
          <w:rFonts w:ascii="Segoe UI" w:hAnsi="Segoe UI" w:cs="Segoe UI"/>
          <w:b/>
          <w:color w:val="000000" w:themeColor="text1"/>
        </w:rPr>
        <w:t>.</w:t>
      </w:r>
    </w:p>
    <w:p w14:paraId="69E5CA97" w14:textId="77777777" w:rsidR="00BB7E9D" w:rsidRDefault="00BB7E9D" w:rsidP="00BB7E9D">
      <w:pPr>
        <w:pStyle w:val="Default"/>
        <w:ind w:firstLine="567"/>
        <w:jc w:val="center"/>
        <w:rPr>
          <w:rFonts w:ascii="Segoe UI" w:hAnsi="Segoe UI" w:cs="Segoe UI"/>
          <w:b/>
          <w:bCs/>
          <w:color w:val="000000" w:themeColor="text1"/>
        </w:rPr>
      </w:pPr>
    </w:p>
    <w:p w14:paraId="109204C7" w14:textId="6746EDB2" w:rsidR="00000BC8" w:rsidRPr="00BB7E9D" w:rsidRDefault="00BB7E9D" w:rsidP="00BB7E9D">
      <w:pPr>
        <w:pStyle w:val="Default"/>
        <w:ind w:firstLine="567"/>
        <w:jc w:val="center"/>
        <w:rPr>
          <w:rFonts w:ascii="Segoe UI" w:hAnsi="Segoe UI" w:cs="Segoe UI"/>
          <w:b/>
          <w:bCs/>
          <w:color w:val="000000" w:themeColor="text1"/>
        </w:rPr>
      </w:pPr>
      <w:r w:rsidRPr="00BB7E9D">
        <w:rPr>
          <w:rFonts w:ascii="Segoe UI" w:hAnsi="Segoe UI" w:cs="Segoe UI"/>
          <w:b/>
          <w:bCs/>
          <w:color w:val="000000" w:themeColor="text1"/>
        </w:rPr>
        <w:t>Уважаем</w:t>
      </w:r>
      <w:r w:rsidR="00522EEE">
        <w:rPr>
          <w:rFonts w:ascii="Segoe UI" w:hAnsi="Segoe UI" w:cs="Segoe UI"/>
          <w:b/>
          <w:bCs/>
          <w:color w:val="000000" w:themeColor="text1"/>
        </w:rPr>
        <w:t>ый</w:t>
      </w:r>
      <w:r w:rsidRPr="00BB7E9D">
        <w:rPr>
          <w:rFonts w:ascii="Segoe UI" w:hAnsi="Segoe UI" w:cs="Segoe UI"/>
          <w:b/>
          <w:bCs/>
          <w:color w:val="000000" w:themeColor="text1"/>
        </w:rPr>
        <w:t xml:space="preserve"> </w:t>
      </w:r>
      <w:proofErr w:type="spellStart"/>
      <w:r w:rsidR="00522EEE">
        <w:rPr>
          <w:rFonts w:ascii="Segoe UI" w:hAnsi="Segoe UI" w:cs="Segoe UI"/>
          <w:b/>
          <w:bCs/>
          <w:color w:val="000000" w:themeColor="text1"/>
        </w:rPr>
        <w:t>Нуртас</w:t>
      </w:r>
      <w:proofErr w:type="spellEnd"/>
      <w:r w:rsidRPr="00BB7E9D">
        <w:rPr>
          <w:rFonts w:ascii="Segoe UI" w:hAnsi="Segoe UI" w:cs="Segoe UI"/>
          <w:b/>
          <w:bCs/>
          <w:color w:val="000000" w:themeColor="text1"/>
        </w:rPr>
        <w:t xml:space="preserve"> </w:t>
      </w:r>
      <w:proofErr w:type="spellStart"/>
      <w:r w:rsidR="00522EEE">
        <w:rPr>
          <w:rFonts w:ascii="Segoe UI" w:hAnsi="Segoe UI" w:cs="Segoe UI"/>
          <w:b/>
          <w:bCs/>
          <w:color w:val="000000" w:themeColor="text1"/>
        </w:rPr>
        <w:t>Багдаевич</w:t>
      </w:r>
      <w:proofErr w:type="spellEnd"/>
      <w:r w:rsidRPr="00BB7E9D">
        <w:rPr>
          <w:rFonts w:ascii="Segoe UI" w:hAnsi="Segoe UI" w:cs="Segoe UI"/>
          <w:b/>
          <w:bCs/>
          <w:color w:val="000000" w:themeColor="text1"/>
        </w:rPr>
        <w:t>!</w:t>
      </w:r>
    </w:p>
    <w:p w14:paraId="1D30BD68" w14:textId="77777777" w:rsidR="00BB7E9D" w:rsidRPr="00B52125" w:rsidRDefault="00BB7E9D" w:rsidP="00000BC8">
      <w:pPr>
        <w:pStyle w:val="Default"/>
        <w:ind w:firstLine="567"/>
        <w:jc w:val="both"/>
        <w:rPr>
          <w:rFonts w:ascii="Segoe UI" w:hAnsi="Segoe UI" w:cs="Segoe UI"/>
          <w:color w:val="000000" w:themeColor="text1"/>
        </w:rPr>
      </w:pPr>
    </w:p>
    <w:p w14:paraId="4CCDFFC3" w14:textId="0442D30F" w:rsidR="00000BC8" w:rsidRDefault="00000BC8" w:rsidP="007940B5">
      <w:pPr>
        <w:pStyle w:val="Default"/>
        <w:ind w:firstLine="567"/>
        <w:jc w:val="both"/>
        <w:rPr>
          <w:rFonts w:ascii="Segoe UI" w:hAnsi="Segoe UI" w:cs="Segoe UI"/>
          <w:color w:val="000000" w:themeColor="text1"/>
        </w:rPr>
      </w:pPr>
      <w:r w:rsidRPr="00B52125">
        <w:rPr>
          <w:rFonts w:ascii="Segoe UI" w:hAnsi="Segoe UI" w:cs="Segoe UI"/>
          <w:color w:val="000000" w:themeColor="text1"/>
        </w:rPr>
        <w:t>ТОО «МФО «</w:t>
      </w:r>
      <w:r w:rsidRPr="00B52125">
        <w:rPr>
          <w:rFonts w:ascii="Segoe UI" w:hAnsi="Segoe UI" w:cs="Segoe UI"/>
          <w:color w:val="000000" w:themeColor="text1"/>
          <w:lang w:val="kk-KZ"/>
        </w:rPr>
        <w:t>ОнлайнКазФинанс</w:t>
      </w:r>
      <w:r w:rsidRPr="00B52125">
        <w:rPr>
          <w:rFonts w:ascii="Segoe UI" w:hAnsi="Segoe UI" w:cs="Segoe UI"/>
          <w:color w:val="000000" w:themeColor="text1"/>
        </w:rPr>
        <w:t>»</w:t>
      </w:r>
      <w:r w:rsidRPr="00B52125">
        <w:rPr>
          <w:rFonts w:ascii="Segoe UI" w:hAnsi="Segoe UI" w:cs="Segoe UI"/>
          <w:color w:val="000000" w:themeColor="text1"/>
          <w:lang w:val="kk-KZ"/>
        </w:rPr>
        <w:t xml:space="preserve"> (далее</w:t>
      </w:r>
      <w:r w:rsidR="003C7081">
        <w:rPr>
          <w:rFonts w:ascii="Segoe UI" w:hAnsi="Segoe UI" w:cs="Segoe UI"/>
          <w:color w:val="000000" w:themeColor="text1"/>
          <w:lang w:val="kk-KZ"/>
        </w:rPr>
        <w:t xml:space="preserve"> </w:t>
      </w:r>
      <w:r w:rsidRPr="00B52125">
        <w:rPr>
          <w:rFonts w:ascii="Segoe UI" w:hAnsi="Segoe UI" w:cs="Segoe UI"/>
          <w:color w:val="000000" w:themeColor="text1"/>
          <w:lang w:val="kk-KZ"/>
        </w:rPr>
        <w:t xml:space="preserve">- МФО) свидетельствует </w:t>
      </w:r>
      <w:r w:rsidR="00BB7E9D">
        <w:rPr>
          <w:rFonts w:ascii="Segoe UI" w:hAnsi="Segoe UI" w:cs="Segoe UI"/>
          <w:color w:val="000000" w:themeColor="text1"/>
          <w:lang w:val="kk-KZ"/>
        </w:rPr>
        <w:t>В</w:t>
      </w:r>
      <w:r w:rsidRPr="00B52125">
        <w:rPr>
          <w:rFonts w:ascii="Segoe UI" w:hAnsi="Segoe UI" w:cs="Segoe UI"/>
          <w:color w:val="000000" w:themeColor="text1"/>
          <w:lang w:val="kk-KZ"/>
        </w:rPr>
        <w:t xml:space="preserve">ам свое почтение и </w:t>
      </w:r>
      <w:r w:rsidR="00BB7E9D">
        <w:rPr>
          <w:rFonts w:ascii="Segoe UI" w:hAnsi="Segoe UI" w:cs="Segoe UI"/>
          <w:color w:val="000000" w:themeColor="text1"/>
          <w:lang w:val="kk-KZ"/>
        </w:rPr>
        <w:t xml:space="preserve">в ответ на Ваш </w:t>
      </w:r>
      <w:r w:rsidR="00522EEE">
        <w:rPr>
          <w:rFonts w:ascii="Segoe UI" w:hAnsi="Segoe UI" w:cs="Segoe UI"/>
          <w:color w:val="000000" w:themeColor="text1"/>
          <w:lang w:val="kk-KZ"/>
        </w:rPr>
        <w:t>запрос</w:t>
      </w:r>
      <w:r w:rsidR="00951A38">
        <w:rPr>
          <w:rFonts w:ascii="Segoe UI" w:hAnsi="Segoe UI" w:cs="Segoe UI"/>
          <w:color w:val="000000" w:themeColor="text1"/>
          <w:lang w:val="kk-KZ"/>
        </w:rPr>
        <w:t xml:space="preserve"> (</w:t>
      </w:r>
      <w:proofErr w:type="gramStart"/>
      <w:r w:rsidR="00951A38">
        <w:rPr>
          <w:rFonts w:ascii="Segoe UI" w:hAnsi="Segoe UI" w:cs="Segoe UI"/>
          <w:color w:val="000000" w:themeColor="text1"/>
          <w:lang w:val="kk-KZ"/>
        </w:rPr>
        <w:t>исх</w:t>
      </w:r>
      <w:proofErr w:type="gramEnd"/>
      <w:r w:rsidR="00951A38">
        <w:rPr>
          <w:rFonts w:ascii="Segoe UI" w:hAnsi="Segoe UI" w:cs="Segoe UI"/>
          <w:color w:val="000000" w:themeColor="text1"/>
          <w:lang w:val="kk-KZ"/>
        </w:rPr>
        <w:t xml:space="preserve">№ </w:t>
      </w:r>
      <w:r w:rsidR="00522EEE">
        <w:rPr>
          <w:rFonts w:ascii="Segoe UI" w:hAnsi="Segoe UI" w:cs="Segoe UI"/>
          <w:color w:val="000000" w:themeColor="text1"/>
          <w:lang w:val="kk-KZ"/>
        </w:rPr>
        <w:t>20</w:t>
      </w:r>
      <w:r w:rsidR="00951A38">
        <w:rPr>
          <w:rFonts w:ascii="Segoe UI" w:hAnsi="Segoe UI" w:cs="Segoe UI"/>
          <w:color w:val="000000" w:themeColor="text1"/>
          <w:lang w:val="kk-KZ"/>
        </w:rPr>
        <w:t>-0-28/</w:t>
      </w:r>
      <w:r w:rsidR="00522EEE">
        <w:rPr>
          <w:rFonts w:ascii="Segoe UI" w:hAnsi="Segoe UI" w:cs="Segoe UI"/>
          <w:color w:val="000000" w:themeColor="text1"/>
          <w:lang w:val="kk-KZ"/>
        </w:rPr>
        <w:t>288</w:t>
      </w:r>
      <w:r w:rsidR="00951A38">
        <w:rPr>
          <w:rFonts w:ascii="Segoe UI" w:hAnsi="Segoe UI" w:cs="Segoe UI"/>
          <w:color w:val="000000" w:themeColor="text1"/>
          <w:lang w:val="kk-KZ"/>
        </w:rPr>
        <w:t xml:space="preserve"> от 1</w:t>
      </w:r>
      <w:r w:rsidR="00522EEE">
        <w:rPr>
          <w:rFonts w:ascii="Segoe UI" w:hAnsi="Segoe UI" w:cs="Segoe UI"/>
          <w:color w:val="000000" w:themeColor="text1"/>
          <w:lang w:val="kk-KZ"/>
        </w:rPr>
        <w:t>1</w:t>
      </w:r>
      <w:r w:rsidR="00951A38">
        <w:rPr>
          <w:rFonts w:ascii="Segoe UI" w:hAnsi="Segoe UI" w:cs="Segoe UI"/>
          <w:color w:val="000000" w:themeColor="text1"/>
          <w:lang w:val="kk-KZ"/>
        </w:rPr>
        <w:t>.0</w:t>
      </w:r>
      <w:r w:rsidR="00522EEE">
        <w:rPr>
          <w:rFonts w:ascii="Segoe UI" w:hAnsi="Segoe UI" w:cs="Segoe UI"/>
          <w:color w:val="000000" w:themeColor="text1"/>
          <w:lang w:val="kk-KZ"/>
        </w:rPr>
        <w:t>5</w:t>
      </w:r>
      <w:r w:rsidR="00951A38">
        <w:rPr>
          <w:rFonts w:ascii="Segoe UI" w:hAnsi="Segoe UI" w:cs="Segoe UI"/>
          <w:color w:val="000000" w:themeColor="text1"/>
          <w:lang w:val="kk-KZ"/>
        </w:rPr>
        <w:t xml:space="preserve">.2020г.), </w:t>
      </w:r>
      <w:r w:rsidR="00951A38">
        <w:rPr>
          <w:rFonts w:ascii="Segoe UI" w:hAnsi="Segoe UI" w:cs="Segoe UI"/>
          <w:color w:val="000000" w:themeColor="text1"/>
        </w:rPr>
        <w:t>направляет следующую информацию</w:t>
      </w:r>
      <w:r w:rsidR="00F11569">
        <w:rPr>
          <w:rFonts w:ascii="Segoe UI" w:hAnsi="Segoe UI" w:cs="Segoe UI"/>
          <w:color w:val="000000" w:themeColor="text1"/>
        </w:rPr>
        <w:t xml:space="preserve">, </w:t>
      </w:r>
      <w:r w:rsidR="004B1A7A">
        <w:rPr>
          <w:rFonts w:ascii="Segoe UI" w:hAnsi="Segoe UI" w:cs="Segoe UI"/>
          <w:color w:val="000000" w:themeColor="text1"/>
        </w:rPr>
        <w:t>в</w:t>
      </w:r>
      <w:r w:rsidR="00F11569">
        <w:rPr>
          <w:rFonts w:ascii="Segoe UI" w:hAnsi="Segoe UI" w:cs="Segoe UI"/>
          <w:color w:val="000000" w:themeColor="text1"/>
        </w:rPr>
        <w:t xml:space="preserve"> порядк</w:t>
      </w:r>
      <w:r w:rsidR="004B1A7A">
        <w:rPr>
          <w:rFonts w:ascii="Segoe UI" w:hAnsi="Segoe UI" w:cs="Segoe UI"/>
          <w:color w:val="000000" w:themeColor="text1"/>
        </w:rPr>
        <w:t>е</w:t>
      </w:r>
      <w:r w:rsidR="00F11569">
        <w:rPr>
          <w:rFonts w:ascii="Segoe UI" w:hAnsi="Segoe UI" w:cs="Segoe UI"/>
          <w:color w:val="000000" w:themeColor="text1"/>
        </w:rPr>
        <w:t xml:space="preserve"> пунктов поступивше</w:t>
      </w:r>
      <w:r w:rsidR="004B1A7A">
        <w:rPr>
          <w:rFonts w:ascii="Segoe UI" w:hAnsi="Segoe UI" w:cs="Segoe UI"/>
          <w:color w:val="000000" w:themeColor="text1"/>
        </w:rPr>
        <w:t>го</w:t>
      </w:r>
      <w:r w:rsidR="00F11569">
        <w:rPr>
          <w:rFonts w:ascii="Segoe UI" w:hAnsi="Segoe UI" w:cs="Segoe UI"/>
          <w:color w:val="000000" w:themeColor="text1"/>
        </w:rPr>
        <w:t xml:space="preserve"> запрос</w:t>
      </w:r>
      <w:r w:rsidR="004B1A7A">
        <w:rPr>
          <w:rFonts w:ascii="Segoe UI" w:hAnsi="Segoe UI" w:cs="Segoe UI"/>
          <w:color w:val="000000" w:themeColor="text1"/>
        </w:rPr>
        <w:t>а</w:t>
      </w:r>
      <w:r w:rsidR="00951A38">
        <w:rPr>
          <w:rFonts w:ascii="Segoe UI" w:hAnsi="Segoe UI" w:cs="Segoe UI"/>
          <w:color w:val="000000" w:themeColor="text1"/>
        </w:rPr>
        <w:t>.</w:t>
      </w:r>
    </w:p>
    <w:p w14:paraId="67271213" w14:textId="62CF4BD5" w:rsidR="00951A38" w:rsidRPr="007940B5" w:rsidRDefault="007940B5" w:rsidP="007940B5">
      <w:pPr>
        <w:pStyle w:val="Default"/>
        <w:numPr>
          <w:ilvl w:val="0"/>
          <w:numId w:val="1"/>
        </w:numPr>
        <w:ind w:left="0" w:firstLine="567"/>
        <w:jc w:val="both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 xml:space="preserve">В Приложении </w:t>
      </w:r>
      <w:r w:rsidRPr="0053391A">
        <w:rPr>
          <w:rFonts w:ascii="Segoe UI" w:hAnsi="Segoe UI" w:cs="Segoe UI"/>
          <w:color w:val="000000" w:themeColor="text1"/>
        </w:rPr>
        <w:t>1</w:t>
      </w:r>
      <w:r>
        <w:rPr>
          <w:rFonts w:ascii="Segoe UI" w:hAnsi="Segoe UI" w:cs="Segoe UI"/>
          <w:color w:val="000000" w:themeColor="text1"/>
        </w:rPr>
        <w:t xml:space="preserve"> к настоящему письму</w:t>
      </w:r>
      <w:r w:rsidR="005B7AAE">
        <w:rPr>
          <w:rFonts w:ascii="Segoe UI" w:hAnsi="Segoe UI" w:cs="Segoe UI"/>
          <w:color w:val="000000" w:themeColor="text1"/>
        </w:rPr>
        <w:t>,</w:t>
      </w:r>
      <w:r>
        <w:rPr>
          <w:rFonts w:ascii="Segoe UI" w:hAnsi="Segoe UI" w:cs="Segoe UI"/>
          <w:color w:val="000000" w:themeColor="text1"/>
        </w:rPr>
        <w:t xml:space="preserve"> направляем</w:t>
      </w:r>
      <w:r w:rsidR="00604875" w:rsidRPr="00604875">
        <w:rPr>
          <w:rFonts w:ascii="Segoe UI" w:hAnsi="Segoe UI" w:cs="Segoe UI"/>
          <w:color w:val="000000" w:themeColor="text1"/>
        </w:rPr>
        <w:t xml:space="preserve"> </w:t>
      </w:r>
      <w:r w:rsidR="00604875">
        <w:rPr>
          <w:rFonts w:ascii="Segoe UI" w:hAnsi="Segoe UI" w:cs="Segoe UI"/>
          <w:color w:val="000000" w:themeColor="text1"/>
        </w:rPr>
        <w:t>копию</w:t>
      </w:r>
      <w:r>
        <w:rPr>
          <w:rFonts w:ascii="Segoe UI" w:hAnsi="Segoe UI" w:cs="Segoe UI"/>
          <w:color w:val="000000" w:themeColor="text1"/>
        </w:rPr>
        <w:t xml:space="preserve"> </w:t>
      </w:r>
      <w:r w:rsidR="00604875" w:rsidRPr="00604875">
        <w:rPr>
          <w:rFonts w:ascii="Segoe UI" w:hAnsi="Segoe UI" w:cs="Segoe UI"/>
          <w:color w:val="000000" w:themeColor="text1"/>
          <w:lang w:val="kk-KZ"/>
        </w:rPr>
        <w:t>Правил предоставления микрокредитов ТОО «Микрофинансовая организация ОнлайнКазФинанс»</w:t>
      </w:r>
      <w:r w:rsidR="00604875">
        <w:rPr>
          <w:rFonts w:ascii="Segoe UI" w:hAnsi="Segoe UI" w:cs="Segoe UI"/>
          <w:color w:val="000000" w:themeColor="text1"/>
          <w:lang w:val="kk-KZ"/>
        </w:rPr>
        <w:t xml:space="preserve">, Расчет ГЭСВ, а также поясняем, что МФО не взимает дополнительных платежей </w:t>
      </w:r>
      <w:r w:rsidR="00604875" w:rsidRPr="00604875">
        <w:rPr>
          <w:rFonts w:ascii="Segoe UI" w:hAnsi="Segoe UI" w:cs="Segoe UI"/>
          <w:color w:val="000000" w:themeColor="text1"/>
          <w:lang w:val="kk-KZ"/>
        </w:rPr>
        <w:t>связанных с выдачей займа (комиссии за организацию и обслуживание займа, консультационные услуги, ускоренное рассмотрение документов заемщика, пролонгацию срока займа и др.)</w:t>
      </w:r>
      <w:r w:rsidR="00604875">
        <w:rPr>
          <w:rFonts w:ascii="Segoe UI" w:hAnsi="Segoe UI" w:cs="Segoe UI"/>
          <w:color w:val="000000" w:themeColor="text1"/>
          <w:lang w:val="kk-KZ"/>
        </w:rPr>
        <w:t>.</w:t>
      </w:r>
    </w:p>
    <w:p w14:paraId="28E6CFE3" w14:textId="7F65BCBA" w:rsidR="007940B5" w:rsidRPr="00222CDF" w:rsidRDefault="00604875" w:rsidP="007940B5">
      <w:pPr>
        <w:pStyle w:val="Default"/>
        <w:numPr>
          <w:ilvl w:val="0"/>
          <w:numId w:val="1"/>
        </w:numPr>
        <w:ind w:left="0" w:firstLine="567"/>
        <w:jc w:val="both"/>
        <w:rPr>
          <w:rFonts w:ascii="Segoe UI" w:hAnsi="Segoe UI" w:cs="Segoe UI"/>
          <w:color w:val="000000" w:themeColor="text1"/>
          <w:lang w:val="kk-KZ"/>
        </w:rPr>
      </w:pPr>
      <w:r>
        <w:rPr>
          <w:rFonts w:ascii="Segoe UI" w:hAnsi="Segoe UI" w:cs="Segoe UI"/>
          <w:color w:val="000000" w:themeColor="text1"/>
          <w:lang w:val="kk-KZ"/>
        </w:rPr>
        <w:t>Относительно п</w:t>
      </w:r>
      <w:r w:rsidRPr="00604875">
        <w:rPr>
          <w:rFonts w:ascii="Segoe UI" w:hAnsi="Segoe UI" w:cs="Segoe UI"/>
          <w:color w:val="000000" w:themeColor="text1"/>
          <w:lang w:val="kk-KZ"/>
        </w:rPr>
        <w:t>риостановлени</w:t>
      </w:r>
      <w:r>
        <w:rPr>
          <w:rFonts w:ascii="Segoe UI" w:hAnsi="Segoe UI" w:cs="Segoe UI"/>
          <w:color w:val="000000" w:themeColor="text1"/>
          <w:lang w:val="kk-KZ"/>
        </w:rPr>
        <w:t>я</w:t>
      </w:r>
      <w:r w:rsidRPr="00604875">
        <w:rPr>
          <w:rFonts w:ascii="Segoe UI" w:hAnsi="Segoe UI" w:cs="Segoe UI"/>
          <w:color w:val="000000" w:themeColor="text1"/>
          <w:lang w:val="kk-KZ"/>
        </w:rPr>
        <w:t xml:space="preserve"> выплат по основному долгу и вознаграждени</w:t>
      </w:r>
      <w:r>
        <w:rPr>
          <w:rFonts w:ascii="Segoe UI" w:hAnsi="Segoe UI" w:cs="Segoe UI"/>
          <w:color w:val="000000" w:themeColor="text1"/>
          <w:lang w:val="kk-KZ"/>
        </w:rPr>
        <w:t>ю</w:t>
      </w:r>
      <w:r w:rsidRPr="00604875">
        <w:rPr>
          <w:rFonts w:ascii="Segoe UI" w:hAnsi="Segoe UI" w:cs="Segoe UI"/>
          <w:color w:val="000000" w:themeColor="text1"/>
          <w:lang w:val="kk-KZ"/>
        </w:rPr>
        <w:t xml:space="preserve"> по договорам займа в соответствии с Приказом Председателя А</w:t>
      </w:r>
      <w:r w:rsidR="00222CDF">
        <w:rPr>
          <w:rFonts w:ascii="Segoe UI" w:hAnsi="Segoe UI" w:cs="Segoe UI"/>
          <w:color w:val="000000" w:themeColor="text1"/>
          <w:lang w:val="kk-KZ"/>
        </w:rPr>
        <w:t>генства Республики Казахстан по регулированию и развитию финансового рынка</w:t>
      </w:r>
      <w:r w:rsidRPr="00604875">
        <w:rPr>
          <w:rFonts w:ascii="Segoe UI" w:hAnsi="Segoe UI" w:cs="Segoe UI"/>
          <w:color w:val="000000" w:themeColor="text1"/>
          <w:lang w:val="kk-KZ"/>
        </w:rPr>
        <w:t xml:space="preserve"> от 26</w:t>
      </w:r>
      <w:r w:rsidR="00222CDF">
        <w:rPr>
          <w:rFonts w:ascii="Segoe UI" w:hAnsi="Segoe UI" w:cs="Segoe UI"/>
          <w:color w:val="000000" w:themeColor="text1"/>
          <w:lang w:val="kk-KZ"/>
        </w:rPr>
        <w:t xml:space="preserve"> марта </w:t>
      </w:r>
      <w:r w:rsidRPr="00604875">
        <w:rPr>
          <w:rFonts w:ascii="Segoe UI" w:hAnsi="Segoe UI" w:cs="Segoe UI"/>
          <w:color w:val="000000" w:themeColor="text1"/>
          <w:lang w:val="kk-KZ"/>
        </w:rPr>
        <w:t>2020</w:t>
      </w:r>
      <w:r w:rsidR="00222CDF">
        <w:rPr>
          <w:rFonts w:ascii="Segoe UI" w:hAnsi="Segoe UI" w:cs="Segoe UI"/>
          <w:color w:val="000000" w:themeColor="text1"/>
          <w:lang w:val="kk-KZ"/>
        </w:rPr>
        <w:t xml:space="preserve"> года</w:t>
      </w:r>
      <w:r w:rsidRPr="00604875">
        <w:rPr>
          <w:rFonts w:ascii="Segoe UI" w:hAnsi="Segoe UI" w:cs="Segoe UI"/>
          <w:color w:val="000000" w:themeColor="text1"/>
          <w:lang w:val="kk-KZ"/>
        </w:rPr>
        <w:t xml:space="preserve"> №167 «Об утверждении Порядка приостановления выплат сумм по займам населения, малого и среднего бизнеса, пострадавших в результате введения </w:t>
      </w:r>
      <w:r w:rsidR="00222CDF">
        <w:rPr>
          <w:rFonts w:ascii="Segoe UI" w:hAnsi="Segoe UI" w:cs="Segoe UI"/>
          <w:color w:val="000000" w:themeColor="text1"/>
          <w:lang w:val="kk-KZ"/>
        </w:rPr>
        <w:t>чрезвычайного положения</w:t>
      </w:r>
      <w:r w:rsidRPr="00604875">
        <w:rPr>
          <w:rFonts w:ascii="Segoe UI" w:hAnsi="Segoe UI" w:cs="Segoe UI"/>
          <w:color w:val="000000" w:themeColor="text1"/>
          <w:lang w:val="kk-KZ"/>
        </w:rPr>
        <w:t>»</w:t>
      </w:r>
      <w:r w:rsidR="00222CDF">
        <w:rPr>
          <w:rFonts w:ascii="Segoe UI" w:hAnsi="Segoe UI" w:cs="Segoe UI"/>
          <w:color w:val="000000" w:themeColor="text1"/>
        </w:rPr>
        <w:t xml:space="preserve">, сообщаем, что в период с 16 марта 2020 года по 15 июня 2020 года МФО в одностороннем приостановила начисление  неустойки (пени, штрафов) по всем займам. Независимо от количества дней просрочки было приостановлено начисление вознаграждения. </w:t>
      </w:r>
      <w:r w:rsidR="00222CDF" w:rsidRPr="00222CDF">
        <w:rPr>
          <w:rFonts w:ascii="Segoe UI" w:hAnsi="Segoe UI" w:cs="Segoe UI"/>
          <w:color w:val="000000" w:themeColor="text1"/>
        </w:rPr>
        <w:t xml:space="preserve">Помимо изложенного было принято решение о том, что за период отсрочки платежей с 16 марта 2020 года по 15 июня 2020 года МФО не будет начислять вознаграждение по займу, таким </w:t>
      </w:r>
      <w:proofErr w:type="gramStart"/>
      <w:r w:rsidR="00222CDF" w:rsidRPr="00222CDF">
        <w:rPr>
          <w:rFonts w:ascii="Segoe UI" w:hAnsi="Segoe UI" w:cs="Segoe UI"/>
          <w:color w:val="000000" w:themeColor="text1"/>
        </w:rPr>
        <w:t>образом</w:t>
      </w:r>
      <w:proofErr w:type="gramEnd"/>
      <w:r w:rsidR="00222CDF" w:rsidRPr="00222CDF">
        <w:rPr>
          <w:rFonts w:ascii="Segoe UI" w:hAnsi="Segoe UI" w:cs="Segoe UI"/>
          <w:color w:val="000000" w:themeColor="text1"/>
        </w:rPr>
        <w:t xml:space="preserve"> сумма платежа заемщиков по истечении периода отсрочки не увеличится.</w:t>
      </w:r>
    </w:p>
    <w:p w14:paraId="7F6E004B" w14:textId="77777777" w:rsidR="004045A3" w:rsidRPr="004045A3" w:rsidRDefault="00C915CA" w:rsidP="007940B5">
      <w:pPr>
        <w:pStyle w:val="Default"/>
        <w:numPr>
          <w:ilvl w:val="0"/>
          <w:numId w:val="1"/>
        </w:numPr>
        <w:ind w:left="0" w:firstLine="567"/>
        <w:jc w:val="both"/>
        <w:rPr>
          <w:rFonts w:ascii="Segoe UI" w:hAnsi="Segoe UI" w:cs="Segoe UI"/>
          <w:color w:val="000000" w:themeColor="text1"/>
          <w:lang w:val="kk-KZ"/>
        </w:rPr>
      </w:pPr>
      <w:r>
        <w:rPr>
          <w:rFonts w:ascii="Segoe UI" w:hAnsi="Segoe UI" w:cs="Segoe UI"/>
          <w:color w:val="000000" w:themeColor="text1"/>
          <w:lang w:val="kk-KZ"/>
        </w:rPr>
        <w:t xml:space="preserve">Относительно ТОО «Ками-Комфорт </w:t>
      </w:r>
      <w:r w:rsidRPr="00C915CA">
        <w:rPr>
          <w:rFonts w:ascii="Segoe UI" w:hAnsi="Segoe UI" w:cs="Segoe UI"/>
          <w:color w:val="000000" w:themeColor="text1"/>
          <w:highlight w:val="yellow"/>
          <w:lang w:val="kk-KZ"/>
        </w:rPr>
        <w:t>КЗ</w:t>
      </w:r>
      <w:r>
        <w:rPr>
          <w:rFonts w:ascii="Segoe UI" w:hAnsi="Segoe UI" w:cs="Segoe UI"/>
          <w:color w:val="000000" w:themeColor="text1"/>
          <w:lang w:val="kk-KZ"/>
        </w:rPr>
        <w:t xml:space="preserve">» поясняем, что 15 августа 2019 года между МФО и ТОО «Ками-Комфорт </w:t>
      </w:r>
      <w:r w:rsidRPr="00C915CA">
        <w:rPr>
          <w:rFonts w:ascii="Segoe UI" w:hAnsi="Segoe UI" w:cs="Segoe UI"/>
          <w:color w:val="000000" w:themeColor="text1"/>
          <w:lang w:val="kk-KZ"/>
        </w:rPr>
        <w:t>КЗ</w:t>
      </w:r>
      <w:r>
        <w:rPr>
          <w:rFonts w:ascii="Segoe UI" w:hAnsi="Segoe UI" w:cs="Segoe UI"/>
          <w:color w:val="000000" w:themeColor="text1"/>
          <w:lang w:val="kk-KZ"/>
        </w:rPr>
        <w:t xml:space="preserve">» было заключено Соглашение об оказании агентских услуг </w:t>
      </w:r>
      <w:r w:rsidR="008B4AB3">
        <w:rPr>
          <w:rFonts w:ascii="Segoe UI" w:hAnsi="Segoe UI" w:cs="Segoe UI"/>
          <w:color w:val="000000" w:themeColor="text1"/>
          <w:lang w:val="kk-KZ"/>
        </w:rPr>
        <w:t xml:space="preserve">(далее - Соглашение) </w:t>
      </w:r>
      <w:r>
        <w:rPr>
          <w:rFonts w:ascii="Segoe UI" w:hAnsi="Segoe UI" w:cs="Segoe UI"/>
          <w:color w:val="000000" w:themeColor="text1"/>
          <w:lang w:val="kk-KZ"/>
        </w:rPr>
        <w:t>(</w:t>
      </w:r>
      <w:r w:rsidR="00A85338">
        <w:rPr>
          <w:rFonts w:ascii="Segoe UI" w:hAnsi="Segoe UI" w:cs="Segoe UI"/>
          <w:color w:val="000000" w:themeColor="text1"/>
          <w:lang w:val="kk-KZ"/>
        </w:rPr>
        <w:t xml:space="preserve">копия в </w:t>
      </w:r>
      <w:r>
        <w:rPr>
          <w:rFonts w:ascii="Segoe UI" w:hAnsi="Segoe UI" w:cs="Segoe UI"/>
          <w:color w:val="000000" w:themeColor="text1"/>
          <w:lang w:val="kk-KZ"/>
        </w:rPr>
        <w:t>Приложени</w:t>
      </w:r>
      <w:r w:rsidR="00A85338">
        <w:rPr>
          <w:rFonts w:ascii="Segoe UI" w:hAnsi="Segoe UI" w:cs="Segoe UI"/>
          <w:color w:val="000000" w:themeColor="text1"/>
          <w:lang w:val="kk-KZ"/>
        </w:rPr>
        <w:t>и</w:t>
      </w:r>
      <w:r>
        <w:rPr>
          <w:rFonts w:ascii="Segoe UI" w:hAnsi="Segoe UI" w:cs="Segoe UI"/>
          <w:color w:val="000000" w:themeColor="text1"/>
          <w:lang w:val="kk-KZ"/>
        </w:rPr>
        <w:t xml:space="preserve"> 2</w:t>
      </w:r>
      <w:r w:rsidR="00A85338">
        <w:rPr>
          <w:rFonts w:ascii="Segoe UI" w:hAnsi="Segoe UI" w:cs="Segoe UI"/>
          <w:color w:val="000000" w:themeColor="text1"/>
          <w:lang w:val="kk-KZ"/>
        </w:rPr>
        <w:t xml:space="preserve"> </w:t>
      </w:r>
      <w:r w:rsidR="00A85338">
        <w:rPr>
          <w:rFonts w:ascii="Segoe UI" w:hAnsi="Segoe UI" w:cs="Segoe UI"/>
          <w:color w:val="000000" w:themeColor="text1"/>
        </w:rPr>
        <w:t>к настоящему письму</w:t>
      </w:r>
      <w:r>
        <w:rPr>
          <w:rFonts w:ascii="Segoe UI" w:hAnsi="Segoe UI" w:cs="Segoe UI"/>
          <w:color w:val="000000" w:themeColor="text1"/>
          <w:lang w:val="kk-KZ"/>
        </w:rPr>
        <w:t xml:space="preserve">). </w:t>
      </w:r>
      <w:r w:rsidR="00A85338">
        <w:rPr>
          <w:rFonts w:ascii="Segoe UI" w:hAnsi="Segoe UI" w:cs="Segoe UI"/>
          <w:color w:val="000000" w:themeColor="text1"/>
          <w:lang w:val="kk-KZ"/>
        </w:rPr>
        <w:t xml:space="preserve">Далее, в процессе </w:t>
      </w:r>
      <w:r>
        <w:rPr>
          <w:rFonts w:ascii="Segoe UI" w:hAnsi="Segoe UI" w:cs="Segoe UI"/>
          <w:color w:val="000000" w:themeColor="text1"/>
          <w:lang w:val="kk-KZ"/>
        </w:rPr>
        <w:t>окзании услуг в рамках заключенного Соглашения</w:t>
      </w:r>
      <w:r w:rsidR="00A85338">
        <w:rPr>
          <w:rFonts w:ascii="Segoe UI" w:hAnsi="Segoe UI" w:cs="Segoe UI"/>
          <w:color w:val="000000" w:themeColor="text1"/>
          <w:lang w:val="kk-KZ"/>
        </w:rPr>
        <w:t>, Службой безопасности МФО были выявлены факты превышения полномочий со стороны</w:t>
      </w:r>
      <w:r>
        <w:rPr>
          <w:rFonts w:ascii="Segoe UI" w:hAnsi="Segoe UI" w:cs="Segoe UI"/>
          <w:color w:val="000000" w:themeColor="text1"/>
          <w:lang w:val="kk-KZ"/>
        </w:rPr>
        <w:t xml:space="preserve"> </w:t>
      </w:r>
      <w:r w:rsidR="00A85338">
        <w:rPr>
          <w:rFonts w:ascii="Segoe UI" w:hAnsi="Segoe UI" w:cs="Segoe UI"/>
          <w:color w:val="000000" w:themeColor="text1"/>
          <w:lang w:val="kk-KZ"/>
        </w:rPr>
        <w:t xml:space="preserve">работников </w:t>
      </w:r>
      <w:r>
        <w:rPr>
          <w:rFonts w:ascii="Segoe UI" w:hAnsi="Segoe UI" w:cs="Segoe UI"/>
          <w:color w:val="000000" w:themeColor="text1"/>
          <w:lang w:val="kk-KZ"/>
        </w:rPr>
        <w:t xml:space="preserve">ТОО «Ками-Комфорт </w:t>
      </w:r>
      <w:r w:rsidRPr="00C915CA">
        <w:rPr>
          <w:rFonts w:ascii="Segoe UI" w:hAnsi="Segoe UI" w:cs="Segoe UI"/>
          <w:color w:val="000000" w:themeColor="text1"/>
          <w:lang w:val="kk-KZ"/>
        </w:rPr>
        <w:t>КЗ</w:t>
      </w:r>
      <w:r>
        <w:rPr>
          <w:rFonts w:ascii="Segoe UI" w:hAnsi="Segoe UI" w:cs="Segoe UI"/>
          <w:color w:val="000000" w:themeColor="text1"/>
          <w:lang w:val="kk-KZ"/>
        </w:rPr>
        <w:t>»</w:t>
      </w:r>
      <w:r w:rsidR="00A85338">
        <w:rPr>
          <w:rFonts w:ascii="Segoe UI" w:hAnsi="Segoe UI" w:cs="Segoe UI"/>
          <w:color w:val="000000" w:themeColor="text1"/>
          <w:lang w:val="kk-KZ"/>
        </w:rPr>
        <w:t>, в виде незаконного требования</w:t>
      </w:r>
      <w:r w:rsidR="008B4AB3">
        <w:rPr>
          <w:rFonts w:ascii="Segoe UI" w:hAnsi="Segoe UI" w:cs="Segoe UI"/>
          <w:color w:val="000000" w:themeColor="text1"/>
          <w:lang w:val="kk-KZ"/>
        </w:rPr>
        <w:t xml:space="preserve"> у потенциальных клиентов</w:t>
      </w:r>
      <w:r w:rsidR="00A85338">
        <w:rPr>
          <w:rFonts w:ascii="Segoe UI" w:hAnsi="Segoe UI" w:cs="Segoe UI"/>
          <w:color w:val="000000" w:themeColor="text1"/>
          <w:lang w:val="kk-KZ"/>
        </w:rPr>
        <w:t xml:space="preserve"> вознаграждения за выдачу микрокредита.</w:t>
      </w:r>
      <w:r w:rsidR="008B4AB3">
        <w:rPr>
          <w:rFonts w:ascii="Segoe UI" w:hAnsi="Segoe UI" w:cs="Segoe UI"/>
          <w:color w:val="000000" w:themeColor="text1"/>
          <w:lang w:val="kk-KZ"/>
        </w:rPr>
        <w:t xml:space="preserve"> Учитывая данные факты, МФО 16 марта 2020 года было </w:t>
      </w:r>
      <w:r w:rsidR="008B4AB3">
        <w:rPr>
          <w:rFonts w:ascii="Segoe UI" w:hAnsi="Segoe UI" w:cs="Segoe UI"/>
          <w:color w:val="000000" w:themeColor="text1"/>
          <w:lang w:val="kk-KZ"/>
        </w:rPr>
        <w:lastRenderedPageBreak/>
        <w:t>расторгнуто Соглашение и направлено соответсвующее Уведомление</w:t>
      </w:r>
      <w:r w:rsidR="004D186D">
        <w:rPr>
          <w:rFonts w:ascii="Segoe UI" w:hAnsi="Segoe UI" w:cs="Segoe UI"/>
          <w:color w:val="000000" w:themeColor="text1"/>
          <w:lang w:val="kk-KZ"/>
        </w:rPr>
        <w:t xml:space="preserve"> в адрес </w:t>
      </w:r>
      <w:r w:rsidR="008B4AB3">
        <w:rPr>
          <w:rFonts w:ascii="Segoe UI" w:hAnsi="Segoe UI" w:cs="Segoe UI"/>
          <w:color w:val="000000" w:themeColor="text1"/>
          <w:lang w:val="kk-KZ"/>
        </w:rPr>
        <w:t xml:space="preserve"> </w:t>
      </w:r>
      <w:r w:rsidR="004D186D">
        <w:rPr>
          <w:rFonts w:ascii="Segoe UI" w:hAnsi="Segoe UI" w:cs="Segoe UI"/>
          <w:color w:val="000000" w:themeColor="text1"/>
          <w:lang w:val="kk-KZ"/>
        </w:rPr>
        <w:t xml:space="preserve">ТОО «Ками-Комфорт </w:t>
      </w:r>
      <w:r w:rsidR="004D186D" w:rsidRPr="00C915CA">
        <w:rPr>
          <w:rFonts w:ascii="Segoe UI" w:hAnsi="Segoe UI" w:cs="Segoe UI"/>
          <w:color w:val="000000" w:themeColor="text1"/>
          <w:lang w:val="kk-KZ"/>
        </w:rPr>
        <w:t>КЗ</w:t>
      </w:r>
      <w:r w:rsidR="004D186D">
        <w:rPr>
          <w:rFonts w:ascii="Segoe UI" w:hAnsi="Segoe UI" w:cs="Segoe UI"/>
          <w:color w:val="000000" w:themeColor="text1"/>
          <w:lang w:val="kk-KZ"/>
        </w:rPr>
        <w:t xml:space="preserve">» </w:t>
      </w:r>
      <w:r w:rsidR="008B4AB3">
        <w:rPr>
          <w:rFonts w:ascii="Segoe UI" w:hAnsi="Segoe UI" w:cs="Segoe UI"/>
          <w:color w:val="000000" w:themeColor="text1"/>
          <w:lang w:val="kk-KZ"/>
        </w:rPr>
        <w:t xml:space="preserve">(копия в Приложении 3 </w:t>
      </w:r>
      <w:r w:rsidR="008B4AB3">
        <w:rPr>
          <w:rFonts w:ascii="Segoe UI" w:hAnsi="Segoe UI" w:cs="Segoe UI"/>
          <w:color w:val="000000" w:themeColor="text1"/>
        </w:rPr>
        <w:t>к настоящему письму</w:t>
      </w:r>
      <w:r w:rsidR="008B4AB3">
        <w:rPr>
          <w:rFonts w:ascii="Segoe UI" w:hAnsi="Segoe UI" w:cs="Segoe UI"/>
          <w:color w:val="000000" w:themeColor="text1"/>
          <w:lang w:val="kk-KZ"/>
        </w:rPr>
        <w:t>)</w:t>
      </w:r>
      <w:r w:rsidR="008B4AB3">
        <w:rPr>
          <w:rFonts w:ascii="Segoe UI" w:hAnsi="Segoe UI" w:cs="Segoe UI"/>
          <w:color w:val="000000" w:themeColor="text1"/>
        </w:rPr>
        <w:t>.</w:t>
      </w:r>
      <w:r w:rsidR="004045A3">
        <w:rPr>
          <w:rFonts w:ascii="Segoe UI" w:hAnsi="Segoe UI" w:cs="Segoe UI"/>
          <w:color w:val="000000" w:themeColor="text1"/>
        </w:rPr>
        <w:t xml:space="preserve"> </w:t>
      </w:r>
    </w:p>
    <w:p w14:paraId="143375E4" w14:textId="77777777" w:rsidR="002D6191" w:rsidRDefault="004045A3" w:rsidP="00971F44">
      <w:pPr>
        <w:pStyle w:val="Default"/>
        <w:ind w:firstLine="567"/>
        <w:jc w:val="both"/>
        <w:rPr>
          <w:ins w:id="0" w:author="Сергей Бойко" w:date="2020-05-13T09:40:00Z"/>
          <w:rFonts w:ascii="Segoe UI" w:hAnsi="Segoe UI" w:cs="Segoe UI"/>
          <w:color w:val="000000" w:themeColor="text1"/>
        </w:rPr>
        <w:pPrChange w:id="1" w:author="Сергей Бойко" w:date="2020-05-13T09:37:00Z">
          <w:pPr>
            <w:pStyle w:val="Default"/>
            <w:numPr>
              <w:numId w:val="1"/>
            </w:numPr>
            <w:ind w:firstLine="567"/>
            <w:jc w:val="both"/>
          </w:pPr>
        </w:pPrChange>
      </w:pPr>
      <w:proofErr w:type="gramStart"/>
      <w:r>
        <w:rPr>
          <w:rFonts w:ascii="Segoe UI" w:hAnsi="Segoe UI" w:cs="Segoe UI"/>
          <w:color w:val="000000" w:themeColor="text1"/>
        </w:rPr>
        <w:t xml:space="preserve">Дополнительно сообщаем, что МФО </w:t>
      </w:r>
      <w:ins w:id="2" w:author="Сергей Бойко" w:date="2020-05-13T09:24:00Z">
        <w:r w:rsidR="00880482" w:rsidRPr="00880482">
          <w:rPr>
            <w:rFonts w:ascii="Segoe UI" w:hAnsi="Segoe UI" w:cs="Segoe UI"/>
            <w:color w:val="000000" w:themeColor="text1"/>
          </w:rPr>
          <w:t xml:space="preserve">занимает активную позицию по неприятию/недопущению в своих рядах </w:t>
        </w:r>
        <w:r w:rsidR="00880482">
          <w:rPr>
            <w:rFonts w:ascii="Segoe UI" w:hAnsi="Segoe UI" w:cs="Segoe UI"/>
            <w:color w:val="000000" w:themeColor="text1"/>
          </w:rPr>
          <w:t>«</w:t>
        </w:r>
        <w:r w:rsidR="00880482" w:rsidRPr="00880482">
          <w:rPr>
            <w:rFonts w:ascii="Segoe UI" w:hAnsi="Segoe UI" w:cs="Segoe UI"/>
            <w:color w:val="000000" w:themeColor="text1"/>
          </w:rPr>
          <w:t>коррупции</w:t>
        </w:r>
        <w:r w:rsidR="00880482">
          <w:rPr>
            <w:rFonts w:ascii="Segoe UI" w:hAnsi="Segoe UI" w:cs="Segoe UI"/>
            <w:color w:val="000000" w:themeColor="text1"/>
          </w:rPr>
          <w:t>»</w:t>
        </w:r>
        <w:r w:rsidR="00880482" w:rsidRPr="00880482">
          <w:rPr>
            <w:rFonts w:ascii="Segoe UI" w:hAnsi="Segoe UI" w:cs="Segoe UI"/>
            <w:color w:val="000000" w:themeColor="text1"/>
          </w:rPr>
          <w:t xml:space="preserve"> и мошенничества </w:t>
        </w:r>
      </w:ins>
      <w:r>
        <w:rPr>
          <w:rFonts w:ascii="Segoe UI" w:hAnsi="Segoe UI" w:cs="Segoe UI"/>
          <w:color w:val="000000" w:themeColor="text1"/>
        </w:rPr>
        <w:t>на постоянной основе ведет работу по информированию клиентов посредством корпоративного сайта,</w:t>
      </w:r>
      <w:r w:rsidR="008E0C30">
        <w:rPr>
          <w:rFonts w:ascii="Segoe UI" w:hAnsi="Segoe UI" w:cs="Segoe UI"/>
          <w:color w:val="000000" w:themeColor="text1"/>
        </w:rPr>
        <w:t xml:space="preserve"> социальных сетей,</w:t>
      </w:r>
      <w:r>
        <w:rPr>
          <w:rFonts w:ascii="Segoe UI" w:hAnsi="Segoe UI" w:cs="Segoe UI"/>
          <w:color w:val="000000" w:themeColor="text1"/>
        </w:rPr>
        <w:t xml:space="preserve"> </w:t>
      </w:r>
      <w:ins w:id="3" w:author="Сергей Бойко" w:date="2020-05-13T09:34:00Z">
        <w:r w:rsidR="00971F44" w:rsidRPr="00971F44">
          <w:rPr>
            <w:rFonts w:ascii="Segoe UI" w:hAnsi="Segoe UI" w:cs="Segoe UI"/>
            <w:color w:val="000000" w:themeColor="text1"/>
          </w:rPr>
          <w:t xml:space="preserve">в местах оформления займов  </w:t>
        </w:r>
      </w:ins>
      <w:ins w:id="4" w:author="Сергей Бойко" w:date="2020-05-13T09:32:00Z">
        <w:r w:rsidR="00971F44">
          <w:rPr>
            <w:rFonts w:ascii="Segoe UI" w:hAnsi="Segoe UI" w:cs="Segoe UI"/>
            <w:color w:val="000000" w:themeColor="text1"/>
          </w:rPr>
          <w:t xml:space="preserve">на информационных досках </w:t>
        </w:r>
      </w:ins>
      <w:r>
        <w:rPr>
          <w:rFonts w:ascii="Segoe UI" w:hAnsi="Segoe UI" w:cs="Segoe UI"/>
          <w:color w:val="000000" w:themeColor="text1"/>
        </w:rPr>
        <w:t xml:space="preserve">об отсутствии каких-либо дополнительных комиссий и платежей за организацию выдачи </w:t>
      </w:r>
      <w:proofErr w:type="spellStart"/>
      <w:r>
        <w:rPr>
          <w:rFonts w:ascii="Segoe UI" w:hAnsi="Segoe UI" w:cs="Segoe UI"/>
          <w:color w:val="000000" w:themeColor="text1"/>
        </w:rPr>
        <w:t>микрокредита</w:t>
      </w:r>
      <w:proofErr w:type="spellEnd"/>
      <w:r>
        <w:rPr>
          <w:rFonts w:ascii="Segoe UI" w:hAnsi="Segoe UI" w:cs="Segoe UI"/>
          <w:color w:val="000000" w:themeColor="text1"/>
        </w:rPr>
        <w:t>, и в случае</w:t>
      </w:r>
      <w:ins w:id="5" w:author="Сергей Бойко" w:date="2020-05-13T09:26:00Z">
        <w:r w:rsidR="00880482">
          <w:rPr>
            <w:rFonts w:ascii="Segoe UI" w:hAnsi="Segoe UI" w:cs="Segoe UI"/>
            <w:color w:val="000000" w:themeColor="text1"/>
          </w:rPr>
          <w:t xml:space="preserve"> </w:t>
        </w:r>
        <w:r w:rsidR="00880482" w:rsidRPr="00880482">
          <w:rPr>
            <w:rFonts w:ascii="Segoe UI" w:hAnsi="Segoe UI" w:cs="Segoe UI"/>
            <w:color w:val="000000" w:themeColor="text1"/>
          </w:rPr>
          <w:t xml:space="preserve">незаконного требования </w:t>
        </w:r>
      </w:ins>
      <w:ins w:id="6" w:author="Сергей Бойко" w:date="2020-05-13T09:27:00Z">
        <w:r w:rsidR="00880482">
          <w:rPr>
            <w:rFonts w:ascii="Segoe UI" w:hAnsi="Segoe UI" w:cs="Segoe UI"/>
            <w:color w:val="000000" w:themeColor="text1"/>
          </w:rPr>
          <w:t xml:space="preserve">денег рекомендуем клиентам </w:t>
        </w:r>
      </w:ins>
      <w:ins w:id="7" w:author="Сергей Бойко" w:date="2020-05-13T09:26:00Z">
        <w:r w:rsidR="00880482" w:rsidRPr="00880482">
          <w:rPr>
            <w:rFonts w:ascii="Segoe UI" w:hAnsi="Segoe UI" w:cs="Segoe UI"/>
            <w:color w:val="000000" w:themeColor="text1"/>
          </w:rPr>
          <w:t>обращаться в правоохранительные органы по</w:t>
        </w:r>
        <w:proofErr w:type="gramEnd"/>
        <w:r w:rsidR="00880482" w:rsidRPr="00880482">
          <w:rPr>
            <w:rFonts w:ascii="Segoe UI" w:hAnsi="Segoe UI" w:cs="Segoe UI"/>
            <w:color w:val="000000" w:themeColor="text1"/>
          </w:rPr>
          <w:t xml:space="preserve"> месту жительства, а также  сообщать</w:t>
        </w:r>
      </w:ins>
      <w:ins w:id="8" w:author="Сергей Бойко" w:date="2020-05-13T09:36:00Z">
        <w:r w:rsidR="00971F44">
          <w:rPr>
            <w:rFonts w:ascii="Segoe UI" w:hAnsi="Segoe UI" w:cs="Segoe UI"/>
            <w:color w:val="000000" w:themeColor="text1"/>
          </w:rPr>
          <w:t xml:space="preserve"> в МФО</w:t>
        </w:r>
      </w:ins>
      <w:ins w:id="9" w:author="Сергей Бойко" w:date="2020-05-13T09:31:00Z">
        <w:r w:rsidR="00971F44">
          <w:rPr>
            <w:rFonts w:ascii="Segoe UI" w:hAnsi="Segoe UI" w:cs="Segoe UI"/>
            <w:color w:val="000000" w:themeColor="text1"/>
          </w:rPr>
          <w:t xml:space="preserve"> по различным каналам связи</w:t>
        </w:r>
      </w:ins>
      <w:ins w:id="10" w:author="Сергей Бойко" w:date="2020-05-13T09:32:00Z">
        <w:r w:rsidR="00971F44">
          <w:rPr>
            <w:rFonts w:ascii="Segoe UI" w:hAnsi="Segoe UI" w:cs="Segoe UI"/>
            <w:color w:val="000000" w:themeColor="text1"/>
          </w:rPr>
          <w:t xml:space="preserve"> </w:t>
        </w:r>
      </w:ins>
      <w:ins w:id="11" w:author="Сергей Бойко" w:date="2020-05-13T09:26:00Z">
        <w:r w:rsidR="00880482" w:rsidRPr="00880482">
          <w:rPr>
            <w:rFonts w:ascii="Segoe UI" w:hAnsi="Segoe UI" w:cs="Segoe UI"/>
            <w:color w:val="000000" w:themeColor="text1"/>
          </w:rPr>
          <w:t xml:space="preserve"> </w:t>
        </w:r>
      </w:ins>
      <w:ins w:id="12" w:author="Сергей Бойко" w:date="2020-05-13T09:36:00Z">
        <w:r w:rsidR="00971F44">
          <w:rPr>
            <w:rFonts w:ascii="Segoe UI" w:hAnsi="Segoe UI" w:cs="Segoe UI"/>
            <w:color w:val="000000" w:themeColor="text1"/>
          </w:rPr>
          <w:t>(</w:t>
        </w:r>
      </w:ins>
      <w:ins w:id="13" w:author="Сергей Бойко" w:date="2020-05-13T09:28:00Z">
        <w:r w:rsidR="00880482">
          <w:rPr>
            <w:rFonts w:ascii="Segoe UI" w:hAnsi="Segoe UI" w:cs="Segoe UI"/>
            <w:color w:val="000000" w:themeColor="text1"/>
          </w:rPr>
          <w:t>рабочие номера тел</w:t>
        </w:r>
      </w:ins>
      <w:ins w:id="14" w:author="Сергей Бойко" w:date="2020-05-13T09:36:00Z">
        <w:r w:rsidR="00971F44">
          <w:rPr>
            <w:rFonts w:ascii="Segoe UI" w:hAnsi="Segoe UI" w:cs="Segoe UI"/>
            <w:color w:val="000000" w:themeColor="text1"/>
          </w:rPr>
          <w:t>,</w:t>
        </w:r>
      </w:ins>
      <w:ins w:id="15" w:author="Сергей Бойко" w:date="2020-05-13T09:30:00Z">
        <w:r w:rsidR="00971F44">
          <w:rPr>
            <w:rFonts w:ascii="Segoe UI" w:hAnsi="Segoe UI" w:cs="Segoe UI"/>
            <w:color w:val="000000" w:themeColor="text1"/>
          </w:rPr>
          <w:t xml:space="preserve"> специально созданный </w:t>
        </w:r>
      </w:ins>
      <w:ins w:id="16" w:author="Сергей Бойко" w:date="2020-05-13T09:28:00Z">
        <w:r w:rsidR="00880482">
          <w:rPr>
            <w:rFonts w:ascii="Segoe UI" w:hAnsi="Segoe UI" w:cs="Segoe UI"/>
            <w:color w:val="000000" w:themeColor="text1"/>
          </w:rPr>
          <w:t xml:space="preserve"> </w:t>
        </w:r>
      </w:ins>
      <w:proofErr w:type="spellStart"/>
      <w:ins w:id="17" w:author="Сергей Бойко" w:date="2020-05-13T09:26:00Z">
        <w:r w:rsidR="00880482" w:rsidRPr="00880482">
          <w:rPr>
            <w:rFonts w:ascii="Segoe UI" w:hAnsi="Segoe UI" w:cs="Segoe UI"/>
            <w:color w:val="000000" w:themeColor="text1"/>
          </w:rPr>
          <w:t>Email</w:t>
        </w:r>
      </w:ins>
      <w:proofErr w:type="spellEnd"/>
      <w:ins w:id="18" w:author="Сергей Бойко" w:date="2020-05-13T09:30:00Z">
        <w:r w:rsidR="00971F44">
          <w:rPr>
            <w:rFonts w:ascii="Segoe UI" w:hAnsi="Segoe UI" w:cs="Segoe UI"/>
            <w:color w:val="000000" w:themeColor="text1"/>
          </w:rPr>
          <w:t xml:space="preserve"> </w:t>
        </w:r>
      </w:ins>
      <w:proofErr w:type="gramStart"/>
      <w:ins w:id="19" w:author="Сергей Бойко" w:date="2020-05-13T09:31:00Z">
        <w:r w:rsidR="00971F44">
          <w:rPr>
            <w:rFonts w:ascii="Segoe UI" w:hAnsi="Segoe UI" w:cs="Segoe UI"/>
            <w:color w:val="000000" w:themeColor="text1"/>
          </w:rPr>
          <w:t>СБ</w:t>
        </w:r>
        <w:proofErr w:type="gramEnd"/>
        <w:r w:rsidR="00971F44">
          <w:rPr>
            <w:rFonts w:ascii="Segoe UI" w:hAnsi="Segoe UI" w:cs="Segoe UI"/>
            <w:color w:val="000000" w:themeColor="text1"/>
          </w:rPr>
          <w:t xml:space="preserve">, </w:t>
        </w:r>
      </w:ins>
      <w:ins w:id="20" w:author="Сергей Бойко" w:date="2020-05-13T09:30:00Z">
        <w:r w:rsidR="00971F44">
          <w:rPr>
            <w:rFonts w:ascii="Segoe UI" w:hAnsi="Segoe UI" w:cs="Segoe UI"/>
            <w:color w:val="000000" w:themeColor="text1"/>
          </w:rPr>
          <w:t xml:space="preserve"> </w:t>
        </w:r>
        <w:r w:rsidR="00971F44" w:rsidRPr="00971F44">
          <w:rPr>
            <w:rFonts w:ascii="Segoe UI" w:hAnsi="Segoe UI" w:cs="Segoe UI"/>
            <w:color w:val="000000" w:themeColor="text1"/>
          </w:rPr>
          <w:t>в Службу поддержки МФО</w:t>
        </w:r>
      </w:ins>
      <w:ins w:id="21" w:author="Сергей Бойко" w:date="2020-05-13T09:37:00Z">
        <w:r w:rsidR="00971F44">
          <w:rPr>
            <w:rFonts w:ascii="Segoe UI" w:hAnsi="Segoe UI" w:cs="Segoe UI"/>
            <w:color w:val="000000" w:themeColor="text1"/>
          </w:rPr>
          <w:t>)</w:t>
        </w:r>
      </w:ins>
      <w:ins w:id="22" w:author="Сергей Бойко" w:date="2020-05-13T09:26:00Z">
        <w:r w:rsidR="00880482" w:rsidRPr="00880482">
          <w:rPr>
            <w:rFonts w:ascii="Segoe UI" w:hAnsi="Segoe UI" w:cs="Segoe UI"/>
            <w:color w:val="000000" w:themeColor="text1"/>
          </w:rPr>
          <w:t xml:space="preserve"> конфиденциальность</w:t>
        </w:r>
      </w:ins>
      <w:ins w:id="23" w:author="Сергей Бойко" w:date="2020-05-13T09:38:00Z">
        <w:r w:rsidR="00971F44">
          <w:rPr>
            <w:rFonts w:ascii="Segoe UI" w:hAnsi="Segoe UI" w:cs="Segoe UI"/>
            <w:color w:val="000000" w:themeColor="text1"/>
          </w:rPr>
          <w:t xml:space="preserve"> обращения при необходимости</w:t>
        </w:r>
      </w:ins>
      <w:ins w:id="24" w:author="Сергей Бойко" w:date="2020-05-13T09:26:00Z">
        <w:r w:rsidR="00880482" w:rsidRPr="00880482">
          <w:rPr>
            <w:rFonts w:ascii="Segoe UI" w:hAnsi="Segoe UI" w:cs="Segoe UI"/>
            <w:color w:val="000000" w:themeColor="text1"/>
          </w:rPr>
          <w:t xml:space="preserve"> гарантируем.</w:t>
        </w:r>
      </w:ins>
      <w:r>
        <w:rPr>
          <w:rFonts w:ascii="Segoe UI" w:hAnsi="Segoe UI" w:cs="Segoe UI"/>
          <w:color w:val="000000" w:themeColor="text1"/>
        </w:rPr>
        <w:t xml:space="preserve"> </w:t>
      </w:r>
    </w:p>
    <w:p w14:paraId="48299C80" w14:textId="153E7509" w:rsidR="00222CDF" w:rsidRPr="004D186D" w:rsidDel="00971F44" w:rsidRDefault="004045A3" w:rsidP="004045A3">
      <w:pPr>
        <w:pStyle w:val="Default"/>
        <w:ind w:firstLine="567"/>
        <w:jc w:val="both"/>
        <w:rPr>
          <w:del w:id="25" w:author="Сергей Бойко" w:date="2020-05-13T09:37:00Z"/>
          <w:rFonts w:ascii="Segoe UI" w:hAnsi="Segoe UI" w:cs="Segoe UI"/>
          <w:color w:val="000000" w:themeColor="text1"/>
          <w:lang w:val="kk-KZ"/>
        </w:rPr>
      </w:pPr>
      <w:bookmarkStart w:id="26" w:name="_GoBack"/>
      <w:bookmarkEnd w:id="26"/>
      <w:del w:id="27" w:author="Сергей Бойко" w:date="2020-05-13T09:37:00Z">
        <w:r w:rsidDel="00971F44">
          <w:rPr>
            <w:rFonts w:ascii="Segoe UI" w:hAnsi="Segoe UI" w:cs="Segoe UI"/>
            <w:color w:val="000000" w:themeColor="text1"/>
          </w:rPr>
          <w:delText xml:space="preserve">возникновения подобных ситуаций, о необходимости незамедлительного обращения в Службу поддержки МФО. </w:delText>
        </w:r>
      </w:del>
    </w:p>
    <w:p w14:paraId="5E8AE813" w14:textId="0D9EAB98" w:rsidR="004D186D" w:rsidRPr="00D17579" w:rsidRDefault="004D186D" w:rsidP="00971F44">
      <w:pPr>
        <w:pStyle w:val="Default"/>
        <w:ind w:firstLine="567"/>
        <w:jc w:val="both"/>
        <w:rPr>
          <w:rFonts w:ascii="Segoe UI" w:hAnsi="Segoe UI" w:cs="Segoe UI"/>
          <w:color w:val="000000" w:themeColor="text1"/>
          <w:highlight w:val="yellow"/>
          <w:lang w:val="kk-KZ"/>
        </w:rPr>
        <w:pPrChange w:id="28" w:author="Сергей Бойко" w:date="2020-05-13T09:37:00Z">
          <w:pPr>
            <w:pStyle w:val="Default"/>
            <w:numPr>
              <w:numId w:val="1"/>
            </w:numPr>
            <w:ind w:firstLine="567"/>
            <w:jc w:val="both"/>
          </w:pPr>
        </w:pPrChange>
      </w:pPr>
      <w:r>
        <w:rPr>
          <w:rFonts w:ascii="Segoe UI" w:hAnsi="Segoe UI" w:cs="Segoe UI"/>
          <w:color w:val="000000" w:themeColor="text1"/>
        </w:rPr>
        <w:t>В Приложении 4 к настоящему письму, направляем</w:t>
      </w:r>
      <w:r w:rsidRPr="00604875">
        <w:rPr>
          <w:rFonts w:ascii="Segoe UI" w:hAnsi="Segoe UI" w:cs="Segoe UI"/>
          <w:color w:val="000000" w:themeColor="text1"/>
        </w:rPr>
        <w:t xml:space="preserve"> </w:t>
      </w:r>
      <w:r w:rsidRPr="00D17579">
        <w:rPr>
          <w:rFonts w:ascii="Segoe UI" w:hAnsi="Segoe UI" w:cs="Segoe UI"/>
          <w:color w:val="000000" w:themeColor="text1"/>
          <w:highlight w:val="yellow"/>
        </w:rPr>
        <w:t>копию типового договора займа.</w:t>
      </w:r>
    </w:p>
    <w:p w14:paraId="557C46EA" w14:textId="77777777" w:rsidR="0090209B" w:rsidRPr="0090209B" w:rsidRDefault="004D186D" w:rsidP="0090209B">
      <w:pPr>
        <w:pStyle w:val="Default"/>
        <w:numPr>
          <w:ilvl w:val="0"/>
          <w:numId w:val="1"/>
        </w:numPr>
        <w:ind w:left="0" w:firstLine="567"/>
        <w:jc w:val="both"/>
        <w:rPr>
          <w:rFonts w:ascii="Segoe UI" w:hAnsi="Segoe UI" w:cs="Segoe UI"/>
          <w:color w:val="000000" w:themeColor="text1"/>
        </w:rPr>
      </w:pPr>
      <w:r w:rsidRPr="0090209B">
        <w:rPr>
          <w:rFonts w:ascii="Segoe UI" w:hAnsi="Segoe UI" w:cs="Segoe UI"/>
          <w:color w:val="000000" w:themeColor="text1"/>
        </w:rPr>
        <w:t>Относительно предоставления Акта приема-передачи печатей по заключению договора ТОО «</w:t>
      </w:r>
      <w:proofErr w:type="spellStart"/>
      <w:r w:rsidRPr="0090209B">
        <w:rPr>
          <w:rFonts w:ascii="Segoe UI" w:hAnsi="Segoe UI" w:cs="Segoe UI"/>
          <w:color w:val="000000" w:themeColor="text1"/>
        </w:rPr>
        <w:t>Ками</w:t>
      </w:r>
      <w:proofErr w:type="spellEnd"/>
      <w:r w:rsidRPr="0090209B">
        <w:rPr>
          <w:rFonts w:ascii="Segoe UI" w:hAnsi="Segoe UI" w:cs="Segoe UI"/>
          <w:color w:val="000000" w:themeColor="text1"/>
        </w:rPr>
        <w:t xml:space="preserve"> Комфорт </w:t>
      </w:r>
      <w:proofErr w:type="gramStart"/>
      <w:r w:rsidRPr="0090209B">
        <w:rPr>
          <w:rFonts w:ascii="Segoe UI" w:hAnsi="Segoe UI" w:cs="Segoe UI"/>
          <w:color w:val="000000" w:themeColor="text1"/>
        </w:rPr>
        <w:t>КЗ</w:t>
      </w:r>
      <w:proofErr w:type="gramEnd"/>
      <w:r w:rsidRPr="0090209B">
        <w:rPr>
          <w:rFonts w:ascii="Segoe UI" w:hAnsi="Segoe UI" w:cs="Segoe UI"/>
          <w:color w:val="000000" w:themeColor="text1"/>
        </w:rPr>
        <w:t>» от имени МФО, поясняем что передача печатей не производилась.</w:t>
      </w:r>
    </w:p>
    <w:p w14:paraId="5B4ED440" w14:textId="7A862C51" w:rsidR="008A568C" w:rsidRPr="0090209B" w:rsidRDefault="0090209B" w:rsidP="0090209B">
      <w:pPr>
        <w:pStyle w:val="Default"/>
        <w:numPr>
          <w:ilvl w:val="0"/>
          <w:numId w:val="1"/>
        </w:numPr>
        <w:ind w:left="0" w:firstLine="567"/>
        <w:jc w:val="both"/>
        <w:rPr>
          <w:rFonts w:ascii="Segoe UI" w:hAnsi="Segoe UI" w:cs="Segoe UI"/>
          <w:color w:val="000000" w:themeColor="text1"/>
          <w:highlight w:val="yellow"/>
        </w:rPr>
      </w:pPr>
      <w:r w:rsidRPr="0090209B">
        <w:rPr>
          <w:rFonts w:ascii="Segoe UI" w:hAnsi="Segoe UI" w:cs="Segoe UI"/>
          <w:color w:val="000000" w:themeColor="text1"/>
          <w:highlight w:val="yellow"/>
        </w:rPr>
        <w:t>Информация о сайтах, печатных изданиях, телевидении на которых размещена реклама продуктов МФО (</w:t>
      </w:r>
      <w:proofErr w:type="spellStart"/>
      <w:r w:rsidRPr="0090209B">
        <w:rPr>
          <w:rFonts w:ascii="Segoe UI" w:hAnsi="Segoe UI" w:cs="Segoe UI"/>
          <w:color w:val="000000" w:themeColor="text1"/>
          <w:highlight w:val="yellow"/>
        </w:rPr>
        <w:t>Solva</w:t>
      </w:r>
      <w:proofErr w:type="spellEnd"/>
      <w:r w:rsidRPr="0090209B">
        <w:rPr>
          <w:rFonts w:ascii="Segoe UI" w:hAnsi="Segoe UI" w:cs="Segoe UI"/>
          <w:color w:val="000000" w:themeColor="text1"/>
          <w:highlight w:val="yellow"/>
        </w:rPr>
        <w:t>).</w:t>
      </w:r>
    </w:p>
    <w:p w14:paraId="085F137E" w14:textId="0CD9F219" w:rsidR="0090209B" w:rsidRPr="0090209B" w:rsidRDefault="0090209B" w:rsidP="0090209B">
      <w:pPr>
        <w:pStyle w:val="Default"/>
        <w:numPr>
          <w:ilvl w:val="0"/>
          <w:numId w:val="1"/>
        </w:numPr>
        <w:ind w:left="0" w:firstLine="567"/>
        <w:jc w:val="both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>Относительно предоставления</w:t>
      </w:r>
      <w:r w:rsidRPr="0090209B">
        <w:t xml:space="preserve"> </w:t>
      </w:r>
      <w:r w:rsidRPr="0090209B">
        <w:rPr>
          <w:rFonts w:ascii="Segoe UI" w:hAnsi="Segoe UI" w:cs="Segoe UI"/>
          <w:color w:val="000000" w:themeColor="text1"/>
        </w:rPr>
        <w:t>Протокол</w:t>
      </w:r>
      <w:r>
        <w:rPr>
          <w:rFonts w:ascii="Segoe UI" w:hAnsi="Segoe UI" w:cs="Segoe UI"/>
          <w:color w:val="000000" w:themeColor="text1"/>
        </w:rPr>
        <w:t>а</w:t>
      </w:r>
      <w:r w:rsidRPr="0090209B">
        <w:rPr>
          <w:rFonts w:ascii="Segoe UI" w:hAnsi="Segoe UI" w:cs="Segoe UI"/>
          <w:color w:val="000000" w:themeColor="text1"/>
        </w:rPr>
        <w:t xml:space="preserve"> </w:t>
      </w:r>
      <w:r>
        <w:rPr>
          <w:rFonts w:ascii="Segoe UI" w:hAnsi="Segoe UI" w:cs="Segoe UI"/>
          <w:color w:val="000000" w:themeColor="text1"/>
        </w:rPr>
        <w:t>МФО</w:t>
      </w:r>
      <w:r w:rsidRPr="0090209B">
        <w:rPr>
          <w:rFonts w:ascii="Segoe UI" w:hAnsi="Segoe UI" w:cs="Segoe UI"/>
          <w:color w:val="000000" w:themeColor="text1"/>
        </w:rPr>
        <w:t xml:space="preserve"> о заключении соглашения с ТОО «</w:t>
      </w:r>
      <w:proofErr w:type="spellStart"/>
      <w:r w:rsidRPr="0090209B">
        <w:rPr>
          <w:rFonts w:ascii="Segoe UI" w:hAnsi="Segoe UI" w:cs="Segoe UI"/>
          <w:color w:val="000000" w:themeColor="text1"/>
        </w:rPr>
        <w:t>Ками</w:t>
      </w:r>
      <w:proofErr w:type="spellEnd"/>
      <w:r w:rsidRPr="0090209B">
        <w:rPr>
          <w:rFonts w:ascii="Segoe UI" w:hAnsi="Segoe UI" w:cs="Segoe UI"/>
          <w:color w:val="000000" w:themeColor="text1"/>
        </w:rPr>
        <w:t>-Комфорт</w:t>
      </w:r>
      <w:r>
        <w:rPr>
          <w:rFonts w:ascii="Segoe UI" w:hAnsi="Segoe UI" w:cs="Segoe UI"/>
          <w:color w:val="000000" w:themeColor="text1"/>
        </w:rPr>
        <w:t xml:space="preserve"> </w:t>
      </w:r>
      <w:proofErr w:type="gramStart"/>
      <w:r>
        <w:rPr>
          <w:rFonts w:ascii="Segoe UI" w:hAnsi="Segoe UI" w:cs="Segoe UI"/>
          <w:color w:val="000000" w:themeColor="text1"/>
        </w:rPr>
        <w:t>КЗ</w:t>
      </w:r>
      <w:proofErr w:type="gramEnd"/>
      <w:r w:rsidRPr="0090209B">
        <w:rPr>
          <w:rFonts w:ascii="Segoe UI" w:hAnsi="Segoe UI" w:cs="Segoe UI"/>
          <w:color w:val="000000" w:themeColor="text1"/>
        </w:rPr>
        <w:t>»</w:t>
      </w:r>
      <w:r>
        <w:rPr>
          <w:rFonts w:ascii="Segoe UI" w:hAnsi="Segoe UI" w:cs="Segoe UI"/>
          <w:color w:val="000000" w:themeColor="text1"/>
        </w:rPr>
        <w:t xml:space="preserve">, поясняем что протокол о заключении соглашения МФО не подписывался.  </w:t>
      </w:r>
    </w:p>
    <w:p w14:paraId="6822B2DC" w14:textId="77777777" w:rsidR="00000BC8" w:rsidRPr="00B52125" w:rsidRDefault="00000BC8" w:rsidP="00000BC8">
      <w:pPr>
        <w:pStyle w:val="Default"/>
        <w:ind w:firstLine="397"/>
        <w:jc w:val="both"/>
        <w:rPr>
          <w:rFonts w:ascii="Segoe UI" w:hAnsi="Segoe UI" w:cs="Segoe UI"/>
          <w:bCs/>
          <w:shd w:val="clear" w:color="auto" w:fill="FFFFFF"/>
        </w:rPr>
      </w:pPr>
    </w:p>
    <w:p w14:paraId="16348B6C" w14:textId="77777777" w:rsidR="00000BC8" w:rsidRPr="00B52125" w:rsidRDefault="00000BC8" w:rsidP="00000BC8">
      <w:pPr>
        <w:spacing w:line="276" w:lineRule="auto"/>
        <w:jc w:val="both"/>
        <w:rPr>
          <w:rFonts w:ascii="Segoe UI" w:hAnsi="Segoe UI" w:cs="Segoe UI"/>
          <w:b/>
        </w:rPr>
      </w:pPr>
      <w:r w:rsidRPr="00B52125">
        <w:rPr>
          <w:rFonts w:ascii="Segoe UI" w:hAnsi="Segoe UI" w:cs="Segoe UI"/>
          <w:b/>
        </w:rPr>
        <w:t>Генеральный директор</w:t>
      </w:r>
    </w:p>
    <w:p w14:paraId="78D57E7B" w14:textId="77777777" w:rsidR="00000BC8" w:rsidRPr="00B52125" w:rsidRDefault="00000BC8" w:rsidP="00000BC8">
      <w:pPr>
        <w:spacing w:line="276" w:lineRule="auto"/>
        <w:jc w:val="both"/>
        <w:rPr>
          <w:rFonts w:ascii="Segoe UI" w:hAnsi="Segoe UI" w:cs="Segoe UI"/>
          <w:b/>
        </w:rPr>
      </w:pPr>
      <w:r w:rsidRPr="00B52125">
        <w:rPr>
          <w:rFonts w:ascii="Segoe UI" w:hAnsi="Segoe UI" w:cs="Segoe UI"/>
          <w:b/>
        </w:rPr>
        <w:t xml:space="preserve">ТОО «МФО «ОнлайнКазФинанс»                                                            </w:t>
      </w:r>
      <w:proofErr w:type="spellStart"/>
      <w:r w:rsidRPr="00B52125">
        <w:rPr>
          <w:rFonts w:ascii="Segoe UI" w:hAnsi="Segoe UI" w:cs="Segoe UI"/>
          <w:b/>
        </w:rPr>
        <w:t>С.Бойко</w:t>
      </w:r>
      <w:proofErr w:type="spellEnd"/>
    </w:p>
    <w:p w14:paraId="5830895E" w14:textId="77777777" w:rsidR="003F460E" w:rsidRDefault="003F460E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64D8CAFA" w14:textId="77777777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6AEFB227" w14:textId="77777777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74253059" w14:textId="77777777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4F0E4A7D" w14:textId="77777777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7B1A3D53" w14:textId="77777777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40CC6A23" w14:textId="77777777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012B6995" w14:textId="77777777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762C22E1" w14:textId="0898288B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50581810" w14:textId="5EA00729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3C3F9892" w14:textId="6ECCE95C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462163D6" w14:textId="09FFD480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3687D81D" w14:textId="147AB16C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41F52A64" w14:textId="756813F8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34D30289" w14:textId="1E151BE9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2ADC80D4" w14:textId="68470DEB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08EDE676" w14:textId="29AEFA89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38CE200E" w14:textId="56B07B19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4B6F48E5" w14:textId="074C58BB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16F4A1C1" w14:textId="41EE15D8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65C8EA2A" w14:textId="67CC4045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21CA904D" w14:textId="730EAFC3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1579CB39" w14:textId="7C75F516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544853B6" w14:textId="75C05DBB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6FD8CF5C" w14:textId="77777777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23F7B49D" w14:textId="77777777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435F6114" w14:textId="77777777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78F921F2" w14:textId="77777777" w:rsidR="005B41C2" w:rsidRDefault="005B41C2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</w:p>
    <w:p w14:paraId="6F3B4A0D" w14:textId="3D1C125C" w:rsidR="00000BC8" w:rsidRPr="00B52125" w:rsidRDefault="00000BC8" w:rsidP="00000BC8">
      <w:pPr>
        <w:tabs>
          <w:tab w:val="left" w:pos="1210"/>
        </w:tabs>
        <w:spacing w:line="276" w:lineRule="auto"/>
        <w:rPr>
          <w:rFonts w:ascii="Segoe UI" w:hAnsi="Segoe UI" w:cs="Segoe UI"/>
          <w:sz w:val="18"/>
          <w:szCs w:val="18"/>
        </w:rPr>
      </w:pPr>
      <w:r w:rsidRPr="00B52125">
        <w:rPr>
          <w:rFonts w:ascii="Segoe UI" w:hAnsi="Segoe UI" w:cs="Segoe UI"/>
          <w:sz w:val="18"/>
          <w:szCs w:val="18"/>
        </w:rPr>
        <w:t xml:space="preserve">Исп.: </w:t>
      </w:r>
      <w:r w:rsidR="00951A38">
        <w:rPr>
          <w:rFonts w:ascii="Segoe UI" w:hAnsi="Segoe UI" w:cs="Segoe UI"/>
          <w:sz w:val="18"/>
          <w:szCs w:val="18"/>
        </w:rPr>
        <w:t>Н</w:t>
      </w:r>
      <w:r w:rsidRPr="00B52125">
        <w:rPr>
          <w:rFonts w:ascii="Segoe UI" w:hAnsi="Segoe UI" w:cs="Segoe UI"/>
          <w:sz w:val="18"/>
          <w:szCs w:val="18"/>
        </w:rPr>
        <w:t xml:space="preserve">. </w:t>
      </w:r>
      <w:r w:rsidR="00951A38">
        <w:rPr>
          <w:rFonts w:ascii="Segoe UI" w:hAnsi="Segoe UI" w:cs="Segoe UI"/>
          <w:sz w:val="18"/>
          <w:szCs w:val="18"/>
        </w:rPr>
        <w:t>Камберов</w:t>
      </w:r>
    </w:p>
    <w:p w14:paraId="3645416C" w14:textId="5912B5A9" w:rsidR="00F04634" w:rsidRPr="00B52125" w:rsidRDefault="00000BC8" w:rsidP="00BB7E9D">
      <w:pPr>
        <w:tabs>
          <w:tab w:val="left" w:pos="1210"/>
        </w:tabs>
        <w:spacing w:line="276" w:lineRule="auto"/>
      </w:pPr>
      <w:proofErr w:type="spellStart"/>
      <w:r w:rsidRPr="00B52125">
        <w:rPr>
          <w:rFonts w:ascii="Segoe UI" w:hAnsi="Segoe UI" w:cs="Segoe UI"/>
          <w:sz w:val="18"/>
          <w:szCs w:val="18"/>
        </w:rPr>
        <w:t>Конт</w:t>
      </w:r>
      <w:proofErr w:type="gramStart"/>
      <w:r w:rsidRPr="00B52125">
        <w:rPr>
          <w:rFonts w:ascii="Segoe UI" w:hAnsi="Segoe UI" w:cs="Segoe UI"/>
          <w:sz w:val="18"/>
          <w:szCs w:val="18"/>
        </w:rPr>
        <w:t>.т</w:t>
      </w:r>
      <w:proofErr w:type="gramEnd"/>
      <w:r w:rsidRPr="00B52125">
        <w:rPr>
          <w:rFonts w:ascii="Segoe UI" w:hAnsi="Segoe UI" w:cs="Segoe UI"/>
          <w:sz w:val="18"/>
          <w:szCs w:val="18"/>
        </w:rPr>
        <w:t>ел</w:t>
      </w:r>
      <w:proofErr w:type="spellEnd"/>
      <w:r w:rsidRPr="00B52125">
        <w:rPr>
          <w:rFonts w:ascii="Segoe UI" w:hAnsi="Segoe UI" w:cs="Segoe UI"/>
          <w:sz w:val="18"/>
          <w:szCs w:val="18"/>
        </w:rPr>
        <w:t>.: +7</w:t>
      </w:r>
      <w:r w:rsidR="00951A38">
        <w:rPr>
          <w:rFonts w:ascii="Segoe UI" w:hAnsi="Segoe UI" w:cs="Segoe UI"/>
          <w:sz w:val="18"/>
          <w:szCs w:val="18"/>
        </w:rPr>
        <w:t>7772734912</w:t>
      </w:r>
    </w:p>
    <w:sectPr w:rsidR="00F04634" w:rsidRPr="00B52125" w:rsidSect="00BB7E9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992" w:right="1276" w:bottom="709" w:left="1701" w:header="142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F2FC10" w14:textId="77777777" w:rsidR="00F20564" w:rsidRDefault="00F20564" w:rsidP="00000BC8">
      <w:r>
        <w:separator/>
      </w:r>
    </w:p>
  </w:endnote>
  <w:endnote w:type="continuationSeparator" w:id="0">
    <w:p w14:paraId="41E38297" w14:textId="77777777" w:rsidR="00F20564" w:rsidRDefault="00F20564" w:rsidP="00000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BB3EA7" w14:textId="77777777" w:rsidR="004B1B78" w:rsidRPr="007E5FF9" w:rsidRDefault="004A7168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51572B98" wp14:editId="18304D53">
          <wp:extent cx="1550504" cy="166803"/>
          <wp:effectExtent l="0" t="0" r="0" b="5080"/>
          <wp:docPr id="8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F2FBBB" w14:textId="189C1826" w:rsidR="00000BC8" w:rsidRDefault="00BB7E9D" w:rsidP="00BB7E9D">
    <w:pPr>
      <w:pStyle w:val="a5"/>
      <w:jc w:val="center"/>
    </w:pPr>
    <w:r>
      <w:rPr>
        <w:noProof/>
        <w:lang w:eastAsia="ru-RU"/>
      </w:rPr>
      <w:drawing>
        <wp:inline distT="0" distB="0" distL="0" distR="0" wp14:anchorId="3757211A" wp14:editId="249DBE3C">
          <wp:extent cx="1550504" cy="166803"/>
          <wp:effectExtent l="0" t="0" r="0" b="5080"/>
          <wp:docPr id="2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823E56" w14:textId="77777777" w:rsidR="00F20564" w:rsidRDefault="00F20564" w:rsidP="00000BC8">
      <w:r>
        <w:separator/>
      </w:r>
    </w:p>
  </w:footnote>
  <w:footnote w:type="continuationSeparator" w:id="0">
    <w:p w14:paraId="1E346118" w14:textId="77777777" w:rsidR="00F20564" w:rsidRDefault="00F20564" w:rsidP="00000B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7717F6" w14:textId="77777777" w:rsidR="00257F6D" w:rsidRPr="00A541D5" w:rsidRDefault="00F20564" w:rsidP="00257F6D">
    <w:pPr>
      <w:rPr>
        <w:rFonts w:ascii="Segoe UI" w:hAnsi="Segoe UI" w:cs="Segoe UI"/>
        <w:b/>
        <w:noProof/>
        <w:sz w:val="18"/>
      </w:rPr>
    </w:pPr>
  </w:p>
  <w:p w14:paraId="6ADF1F8B" w14:textId="77777777" w:rsidR="00257F6D" w:rsidRPr="00A541D5" w:rsidRDefault="00F20564" w:rsidP="00257F6D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605ACA" w14:textId="77777777" w:rsidR="00611C8C" w:rsidRPr="00A541D5" w:rsidRDefault="00F20564" w:rsidP="00611C8C">
    <w:pPr>
      <w:jc w:val="right"/>
      <w:rPr>
        <w:rFonts w:ascii="Segoe UI" w:hAnsi="Segoe UI" w:cs="Segoe UI"/>
        <w:noProof/>
        <w:sz w:val="14"/>
        <w:szCs w:val="16"/>
      </w:rPr>
    </w:pPr>
  </w:p>
  <w:p w14:paraId="2B87ACF5" w14:textId="77777777" w:rsidR="0015678B" w:rsidRDefault="00F20564" w:rsidP="00216865">
    <w:pPr>
      <w:jc w:val="right"/>
      <w:rPr>
        <w:rFonts w:ascii="Segoe UI" w:hAnsi="Segoe UI" w:cs="Segoe UI"/>
        <w:noProof/>
        <w:lang w:val="en-US"/>
      </w:rPr>
    </w:pPr>
  </w:p>
  <w:p w14:paraId="0F0307FA" w14:textId="77777777" w:rsidR="00611C8C" w:rsidRPr="0015678B" w:rsidRDefault="004A7168" w:rsidP="0015678B">
    <w:pPr>
      <w:jc w:val="right"/>
      <w:rPr>
        <w:rFonts w:ascii="Segoe UI" w:hAnsi="Segoe UI" w:cs="Segoe UI"/>
        <w:noProof/>
        <w:sz w:val="14"/>
        <w:szCs w:val="16"/>
        <w:lang w:val="en-US"/>
      </w:rPr>
    </w:pPr>
    <w:r w:rsidRPr="00A541D5">
      <w:rPr>
        <w:rFonts w:ascii="Segoe UI" w:hAnsi="Segoe UI" w:cs="Segoe UI"/>
        <w:noProof/>
      </w:rPr>
      <w:drawing>
        <wp:anchor distT="0" distB="0" distL="114300" distR="114300" simplePos="0" relativeHeight="251660288" behindDoc="0" locked="0" layoutInCell="1" allowOverlap="1" wp14:anchorId="10131A3C" wp14:editId="47E2224C">
          <wp:simplePos x="0" y="0"/>
          <wp:positionH relativeFrom="column">
            <wp:posOffset>-55880</wp:posOffset>
          </wp:positionH>
          <wp:positionV relativeFrom="paragraph">
            <wp:posOffset>71755</wp:posOffset>
          </wp:positionV>
          <wp:extent cx="1769110" cy="596900"/>
          <wp:effectExtent l="0" t="0" r="2540" b="0"/>
          <wp:wrapSquare wrapText="bothSides"/>
          <wp:docPr id="9" name="Рисунок 9" descr="C:\Users\Dmitry\Dropbox\PR\2017\ID Finance 2017\SOLVA\Solva logo\Solv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mitry\Dropbox\PR\2017\ID Finance 2017\SOLVA\Solva logo\Solva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9110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Segoe UI" w:hAnsi="Segoe UI" w:cs="Segoe UI"/>
        <w:noProof/>
        <w:sz w:val="14"/>
        <w:szCs w:val="16"/>
      </w:rPr>
      <w:drawing>
        <wp:inline distT="0" distB="0" distL="0" distR="0" wp14:anchorId="494AA7C8" wp14:editId="50138C41">
          <wp:extent cx="1811975" cy="889000"/>
          <wp:effectExtent l="0" t="0" r="0" b="6350"/>
          <wp:docPr id="10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255B48D" w14:textId="77777777" w:rsidR="00611C8C" w:rsidRPr="00A541D5" w:rsidRDefault="004A7168" w:rsidP="00933391">
    <w:pPr>
      <w:jc w:val="center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Pr="00A541D5">
      <w:rPr>
        <w:rFonts w:ascii="Segoe UI" w:hAnsi="Segoe UI" w:cs="Segoe UI"/>
        <w:noProof/>
        <w:sz w:val="16"/>
        <w:szCs w:val="16"/>
      </w:rPr>
      <w:t>«МФО «ОнлайнКазФинанс»</w:t>
    </w:r>
  </w:p>
  <w:p w14:paraId="2CFC3793" w14:textId="77777777" w:rsidR="00611C8C" w:rsidRPr="00A541D5" w:rsidRDefault="004A7168" w:rsidP="00611C8C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F88956" wp14:editId="11B9550D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83AF566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14:paraId="62ECDEA4" w14:textId="77777777" w:rsidR="00611C8C" w:rsidRPr="00A541D5" w:rsidRDefault="004A7168" w:rsidP="00611C8C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  <w:p w14:paraId="34261B10" w14:textId="77777777" w:rsidR="007C6B22" w:rsidRDefault="00F20564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70AD4"/>
    <w:multiLevelType w:val="hybridMultilevel"/>
    <w:tmpl w:val="66FC52D0"/>
    <w:lvl w:ilvl="0" w:tplc="90DCF3CE">
      <w:start w:val="1"/>
      <w:numFmt w:val="decimal"/>
      <w:suff w:val="space"/>
      <w:lvlText w:val="%1."/>
      <w:lvlJc w:val="left"/>
      <w:pPr>
        <w:ind w:left="786" w:hanging="360"/>
      </w:pPr>
      <w:rPr>
        <w:rFonts w:hint="default"/>
        <w:lang w:val="kk-KZ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BC8"/>
    <w:rsid w:val="00000BC8"/>
    <w:rsid w:val="00024D72"/>
    <w:rsid w:val="000264DF"/>
    <w:rsid w:val="000567CC"/>
    <w:rsid w:val="000779C4"/>
    <w:rsid w:val="0008695C"/>
    <w:rsid w:val="000A7396"/>
    <w:rsid w:val="000F30DD"/>
    <w:rsid w:val="000F378F"/>
    <w:rsid w:val="0010350B"/>
    <w:rsid w:val="001837C3"/>
    <w:rsid w:val="001930F2"/>
    <w:rsid w:val="001A3CCA"/>
    <w:rsid w:val="001D0BF9"/>
    <w:rsid w:val="00222CDF"/>
    <w:rsid w:val="00262AA4"/>
    <w:rsid w:val="002C33C7"/>
    <w:rsid w:val="002C5E29"/>
    <w:rsid w:val="002D6191"/>
    <w:rsid w:val="002D6EF4"/>
    <w:rsid w:val="002F63E3"/>
    <w:rsid w:val="002F74EF"/>
    <w:rsid w:val="0037052A"/>
    <w:rsid w:val="003A4FAA"/>
    <w:rsid w:val="003C7081"/>
    <w:rsid w:val="003E1EE6"/>
    <w:rsid w:val="003F460E"/>
    <w:rsid w:val="004045A3"/>
    <w:rsid w:val="00465744"/>
    <w:rsid w:val="004A7168"/>
    <w:rsid w:val="004B1A7A"/>
    <w:rsid w:val="004D186D"/>
    <w:rsid w:val="004D68CD"/>
    <w:rsid w:val="004E606E"/>
    <w:rsid w:val="00500BFC"/>
    <w:rsid w:val="00522EEE"/>
    <w:rsid w:val="0053391A"/>
    <w:rsid w:val="005B41C2"/>
    <w:rsid w:val="005B54C9"/>
    <w:rsid w:val="005B7AAE"/>
    <w:rsid w:val="005D2838"/>
    <w:rsid w:val="005E6032"/>
    <w:rsid w:val="00604875"/>
    <w:rsid w:val="00610BB6"/>
    <w:rsid w:val="006371DB"/>
    <w:rsid w:val="00775789"/>
    <w:rsid w:val="007940B5"/>
    <w:rsid w:val="007A31A4"/>
    <w:rsid w:val="007B085C"/>
    <w:rsid w:val="007C7AA1"/>
    <w:rsid w:val="00880482"/>
    <w:rsid w:val="008A568C"/>
    <w:rsid w:val="008B11BF"/>
    <w:rsid w:val="008B4AB3"/>
    <w:rsid w:val="008D5954"/>
    <w:rsid w:val="008E0C30"/>
    <w:rsid w:val="0090209B"/>
    <w:rsid w:val="00912D50"/>
    <w:rsid w:val="009172FB"/>
    <w:rsid w:val="00950938"/>
    <w:rsid w:val="00951A38"/>
    <w:rsid w:val="00971F44"/>
    <w:rsid w:val="009802F0"/>
    <w:rsid w:val="00A57C67"/>
    <w:rsid w:val="00A7290D"/>
    <w:rsid w:val="00A83AB6"/>
    <w:rsid w:val="00A85338"/>
    <w:rsid w:val="00B050E3"/>
    <w:rsid w:val="00B52125"/>
    <w:rsid w:val="00BB49AC"/>
    <w:rsid w:val="00BB7E9D"/>
    <w:rsid w:val="00C51DD5"/>
    <w:rsid w:val="00C704D7"/>
    <w:rsid w:val="00C915CA"/>
    <w:rsid w:val="00CC7148"/>
    <w:rsid w:val="00CD5DD4"/>
    <w:rsid w:val="00CE174E"/>
    <w:rsid w:val="00CF5BAD"/>
    <w:rsid w:val="00D06E52"/>
    <w:rsid w:val="00D17579"/>
    <w:rsid w:val="00D3582C"/>
    <w:rsid w:val="00D66FB9"/>
    <w:rsid w:val="00D77E79"/>
    <w:rsid w:val="00DA3C98"/>
    <w:rsid w:val="00E32D2B"/>
    <w:rsid w:val="00E33142"/>
    <w:rsid w:val="00E67CEB"/>
    <w:rsid w:val="00EB3C8B"/>
    <w:rsid w:val="00ED33BF"/>
    <w:rsid w:val="00F04634"/>
    <w:rsid w:val="00F11569"/>
    <w:rsid w:val="00F146DD"/>
    <w:rsid w:val="00F20564"/>
    <w:rsid w:val="00F2259B"/>
    <w:rsid w:val="00FF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E198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0B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0BC8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000BC8"/>
  </w:style>
  <w:style w:type="paragraph" w:styleId="a5">
    <w:name w:val="footer"/>
    <w:basedOn w:val="a"/>
    <w:link w:val="a6"/>
    <w:uiPriority w:val="99"/>
    <w:unhideWhenUsed/>
    <w:rsid w:val="00000BC8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000BC8"/>
  </w:style>
  <w:style w:type="character" w:styleId="a7">
    <w:name w:val="Hyperlink"/>
    <w:basedOn w:val="a0"/>
    <w:uiPriority w:val="99"/>
    <w:unhideWhenUsed/>
    <w:rsid w:val="00000BC8"/>
    <w:rPr>
      <w:color w:val="0000FF" w:themeColor="hyperlink"/>
      <w:u w:val="single"/>
    </w:rPr>
  </w:style>
  <w:style w:type="paragraph" w:customStyle="1" w:styleId="Default">
    <w:name w:val="Default"/>
    <w:rsid w:val="00000BC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s0">
    <w:name w:val="s0"/>
    <w:rsid w:val="00000BC8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table" w:styleId="a8">
    <w:name w:val="Table Grid"/>
    <w:basedOn w:val="a1"/>
    <w:uiPriority w:val="59"/>
    <w:unhideWhenUsed/>
    <w:rsid w:val="00000B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3E1EE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E1EE6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0B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0BC8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000BC8"/>
  </w:style>
  <w:style w:type="paragraph" w:styleId="a5">
    <w:name w:val="footer"/>
    <w:basedOn w:val="a"/>
    <w:link w:val="a6"/>
    <w:uiPriority w:val="99"/>
    <w:unhideWhenUsed/>
    <w:rsid w:val="00000BC8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000BC8"/>
  </w:style>
  <w:style w:type="character" w:styleId="a7">
    <w:name w:val="Hyperlink"/>
    <w:basedOn w:val="a0"/>
    <w:uiPriority w:val="99"/>
    <w:unhideWhenUsed/>
    <w:rsid w:val="00000BC8"/>
    <w:rPr>
      <w:color w:val="0000FF" w:themeColor="hyperlink"/>
      <w:u w:val="single"/>
    </w:rPr>
  </w:style>
  <w:style w:type="paragraph" w:customStyle="1" w:styleId="Default">
    <w:name w:val="Default"/>
    <w:rsid w:val="00000BC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s0">
    <w:name w:val="s0"/>
    <w:rsid w:val="00000BC8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table" w:styleId="a8">
    <w:name w:val="Table Grid"/>
    <w:basedOn w:val="a1"/>
    <w:uiPriority w:val="59"/>
    <w:unhideWhenUsed/>
    <w:rsid w:val="00000B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3E1EE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E1EE6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58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3874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Карина Мясникова</dc:creator>
  <cp:lastModifiedBy>Сергей Бойко</cp:lastModifiedBy>
  <cp:revision>3</cp:revision>
  <dcterms:created xsi:type="dcterms:W3CDTF">2020-05-13T03:40:00Z</dcterms:created>
  <dcterms:modified xsi:type="dcterms:W3CDTF">2020-05-13T03:43:00Z</dcterms:modified>
</cp:coreProperties>
</file>