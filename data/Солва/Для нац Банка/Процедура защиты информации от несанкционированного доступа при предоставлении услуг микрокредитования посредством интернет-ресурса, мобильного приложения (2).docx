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ABA" w:rsidRPr="003201E0" w:rsidRDefault="000C1ABA" w:rsidP="003201E0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>УТВЕРЖДЕНО:</w:t>
      </w:r>
    </w:p>
    <w:p w:rsidR="000C1ABA" w:rsidRPr="003201E0" w:rsidRDefault="000C1ABA" w:rsidP="003201E0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>Генеральный директор</w:t>
      </w:r>
    </w:p>
    <w:p w:rsidR="000C1ABA" w:rsidRPr="003201E0" w:rsidRDefault="000C1ABA" w:rsidP="003201E0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 xml:space="preserve">ТОО «Микрофинансовая организация </w:t>
      </w:r>
    </w:p>
    <w:p w:rsidR="000C1ABA" w:rsidRPr="003201E0" w:rsidRDefault="000C1ABA" w:rsidP="003201E0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 xml:space="preserve"> «ОнлайнКазФинанс»»</w:t>
      </w:r>
    </w:p>
    <w:p w:rsidR="000C1ABA" w:rsidRPr="003201E0" w:rsidRDefault="000C1ABA" w:rsidP="003201E0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>_______________ Бекжанов М.А.</w:t>
      </w:r>
    </w:p>
    <w:p w:rsidR="000C1ABA" w:rsidRPr="003201E0" w:rsidRDefault="004A6274" w:rsidP="003201E0">
      <w:pPr>
        <w:ind w:firstLine="567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C06D2">
        <w:rPr>
          <w:rFonts w:ascii="Times New Roman" w:hAnsi="Times New Roman" w:cs="Times New Roman"/>
          <w:b/>
          <w:sz w:val="24"/>
          <w:szCs w:val="24"/>
        </w:rPr>
        <w:t>«</w:t>
      </w:r>
      <w:del w:id="0" w:author="Сергей Бойко" w:date="2019-12-13T11:38:00Z">
        <w:r w:rsidRPr="00CC06D2" w:rsidDel="00A03359">
          <w:rPr>
            <w:rFonts w:ascii="Times New Roman" w:hAnsi="Times New Roman" w:cs="Times New Roman"/>
            <w:b/>
            <w:sz w:val="24"/>
            <w:szCs w:val="24"/>
          </w:rPr>
          <w:delText>0</w:delText>
        </w:r>
        <w:r w:rsidR="000C1ABA" w:rsidRPr="003201E0" w:rsidDel="00A03359">
          <w:rPr>
            <w:rFonts w:ascii="Times New Roman" w:hAnsi="Times New Roman" w:cs="Times New Roman"/>
            <w:b/>
            <w:sz w:val="24"/>
            <w:szCs w:val="24"/>
          </w:rPr>
          <w:delText>9</w:delText>
        </w:r>
      </w:del>
      <w:ins w:id="1" w:author="Сергей Бойко" w:date="2019-12-13T11:38:00Z">
        <w:r w:rsidR="00A03359">
          <w:rPr>
            <w:rFonts w:ascii="Times New Roman" w:hAnsi="Times New Roman" w:cs="Times New Roman"/>
            <w:b/>
            <w:sz w:val="24"/>
            <w:szCs w:val="24"/>
          </w:rPr>
          <w:t>12</w:t>
        </w:r>
      </w:ins>
      <w:r w:rsidRPr="00CC06D2">
        <w:rPr>
          <w:rFonts w:ascii="Times New Roman" w:hAnsi="Times New Roman" w:cs="Times New Roman"/>
          <w:b/>
          <w:sz w:val="24"/>
          <w:szCs w:val="24"/>
        </w:rPr>
        <w:t>»</w:t>
      </w:r>
      <w:r w:rsidR="000C1ABA" w:rsidRPr="003201E0">
        <w:rPr>
          <w:rFonts w:ascii="Times New Roman" w:hAnsi="Times New Roman" w:cs="Times New Roman"/>
          <w:b/>
          <w:sz w:val="24"/>
          <w:szCs w:val="24"/>
        </w:rPr>
        <w:t xml:space="preserve"> декабря 2019г.</w:t>
      </w: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3777" w:rsidRPr="003201E0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06D2">
        <w:rPr>
          <w:rFonts w:ascii="Times New Roman" w:hAnsi="Times New Roman" w:cs="Times New Roman"/>
          <w:b/>
          <w:sz w:val="24"/>
          <w:szCs w:val="24"/>
        </w:rPr>
        <w:t>Процедура</w:t>
      </w:r>
      <w:r w:rsidR="00BF0C9C" w:rsidRPr="003201E0">
        <w:rPr>
          <w:rFonts w:ascii="Times New Roman" w:hAnsi="Times New Roman" w:cs="Times New Roman"/>
          <w:b/>
          <w:sz w:val="24"/>
          <w:szCs w:val="24"/>
        </w:rPr>
        <w:t xml:space="preserve"> безопасности и </w:t>
      </w:r>
      <w:r w:rsidR="000C1ABA" w:rsidRPr="003201E0">
        <w:rPr>
          <w:rFonts w:ascii="Times New Roman" w:hAnsi="Times New Roman" w:cs="Times New Roman"/>
          <w:b/>
          <w:sz w:val="24"/>
          <w:szCs w:val="24"/>
        </w:rPr>
        <w:t>защит</w:t>
      </w:r>
      <w:r w:rsidR="00780E43" w:rsidRPr="003201E0">
        <w:rPr>
          <w:rFonts w:ascii="Times New Roman" w:hAnsi="Times New Roman" w:cs="Times New Roman"/>
          <w:b/>
          <w:sz w:val="24"/>
          <w:szCs w:val="24"/>
        </w:rPr>
        <w:t>ы</w:t>
      </w:r>
      <w:r w:rsidR="000C1ABA" w:rsidRPr="003201E0">
        <w:rPr>
          <w:rFonts w:ascii="Times New Roman" w:hAnsi="Times New Roman" w:cs="Times New Roman"/>
          <w:b/>
          <w:sz w:val="24"/>
          <w:szCs w:val="24"/>
        </w:rPr>
        <w:t xml:space="preserve"> информации от несанкционированного доступа при предоставлении услуг микрокредитования посредством </w:t>
      </w:r>
      <w:proofErr w:type="spellStart"/>
      <w:r w:rsidR="000C1ABA" w:rsidRPr="003201E0">
        <w:rPr>
          <w:rFonts w:ascii="Times New Roman" w:hAnsi="Times New Roman" w:cs="Times New Roman"/>
          <w:b/>
          <w:sz w:val="24"/>
          <w:szCs w:val="24"/>
        </w:rPr>
        <w:t>интернет-ресурса</w:t>
      </w:r>
      <w:proofErr w:type="spellEnd"/>
      <w:r w:rsidR="00BF0C9C" w:rsidRPr="003201E0">
        <w:rPr>
          <w:rFonts w:ascii="Times New Roman" w:hAnsi="Times New Roman" w:cs="Times New Roman"/>
          <w:b/>
          <w:sz w:val="24"/>
          <w:szCs w:val="24"/>
        </w:rPr>
        <w:t xml:space="preserve"> и (или)</w:t>
      </w:r>
      <w:r w:rsidR="000C1ABA" w:rsidRPr="003201E0">
        <w:rPr>
          <w:rFonts w:ascii="Times New Roman" w:hAnsi="Times New Roman" w:cs="Times New Roman"/>
          <w:b/>
          <w:sz w:val="24"/>
          <w:szCs w:val="24"/>
        </w:rPr>
        <w:t xml:space="preserve"> мобильного приложения</w:t>
      </w: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CC06D2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CC06D2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D1206" w:rsidRPr="003201E0" w:rsidRDefault="003D1206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ABA" w:rsidRPr="003201E0" w:rsidRDefault="000C1ABA" w:rsidP="003201E0">
      <w:pPr>
        <w:ind w:firstLine="567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>г. Алматы 2019 г.</w:t>
      </w:r>
    </w:p>
    <w:p w:rsidR="00BF0C9C" w:rsidRPr="003201E0" w:rsidRDefault="00BF0C9C" w:rsidP="003201E0"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9418A" w:rsidRPr="003201E0" w:rsidRDefault="00BF0C9C" w:rsidP="003201E0">
      <w:pPr>
        <w:spacing w:after="0" w:line="240" w:lineRule="auto"/>
        <w:ind w:firstLine="567"/>
        <w:contextualSpacing/>
        <w:jc w:val="center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3201E0">
        <w:rPr>
          <w:rFonts w:ascii="Times New Roman" w:hAnsi="Times New Roman" w:cs="Times New Roman"/>
          <w:b/>
          <w:snapToGrid w:val="0"/>
          <w:sz w:val="24"/>
          <w:szCs w:val="24"/>
        </w:rPr>
        <w:lastRenderedPageBreak/>
        <w:t xml:space="preserve">Глава 1. </w:t>
      </w:r>
      <w:r w:rsidR="00B42AF6" w:rsidRPr="003201E0">
        <w:rPr>
          <w:rFonts w:ascii="Times New Roman" w:hAnsi="Times New Roman" w:cs="Times New Roman"/>
          <w:b/>
          <w:snapToGrid w:val="0"/>
          <w:sz w:val="24"/>
          <w:szCs w:val="24"/>
        </w:rPr>
        <w:t>Общие положения</w:t>
      </w:r>
    </w:p>
    <w:p w:rsidR="000A4248" w:rsidRPr="003201E0" w:rsidRDefault="000A4248" w:rsidP="003201E0">
      <w:pPr>
        <w:ind w:firstLine="567"/>
        <w:contextualSpacing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ED54B5" w:rsidRPr="003201E0" w:rsidRDefault="00B42AF6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1. </w:t>
      </w:r>
      <w:proofErr w:type="gramStart"/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>Настоящ</w:t>
      </w:r>
      <w:r w:rsidR="005E3374" w:rsidRPr="003201E0">
        <w:rPr>
          <w:rFonts w:ascii="Times New Roman" w:hAnsi="Times New Roman" w:cs="Times New Roman"/>
          <w:snapToGrid w:val="0"/>
          <w:sz w:val="24"/>
          <w:szCs w:val="24"/>
        </w:rPr>
        <w:t>ая</w:t>
      </w:r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5E3374" w:rsidRPr="003201E0">
        <w:rPr>
          <w:rFonts w:ascii="Times New Roman" w:hAnsi="Times New Roman" w:cs="Times New Roman"/>
          <w:snapToGrid w:val="0"/>
          <w:sz w:val="24"/>
          <w:szCs w:val="24"/>
        </w:rPr>
        <w:t>Процедура</w:t>
      </w:r>
      <w:r w:rsidR="0039418A" w:rsidRPr="003201E0">
        <w:rPr>
          <w:rFonts w:ascii="Times New Roman" w:hAnsi="Times New Roman" w:cs="Times New Roman"/>
          <w:sz w:val="24"/>
          <w:szCs w:val="24"/>
        </w:rPr>
        <w:t xml:space="preserve"> защит</w:t>
      </w:r>
      <w:r w:rsidR="00D445A7" w:rsidRPr="003201E0">
        <w:rPr>
          <w:rFonts w:ascii="Times New Roman" w:hAnsi="Times New Roman" w:cs="Times New Roman"/>
          <w:sz w:val="24"/>
          <w:szCs w:val="24"/>
        </w:rPr>
        <w:t>ы</w:t>
      </w:r>
      <w:r w:rsidR="0039418A" w:rsidRPr="003201E0">
        <w:rPr>
          <w:rFonts w:ascii="Times New Roman" w:hAnsi="Times New Roman" w:cs="Times New Roman"/>
          <w:sz w:val="24"/>
          <w:szCs w:val="24"/>
        </w:rPr>
        <w:t xml:space="preserve"> информации от несанкционированного доступа при предоставлении услуг микрокредитования посредством Интернет-ресурса, мобильного приложения (далее – </w:t>
      </w:r>
      <w:r w:rsidR="005E3374" w:rsidRPr="003201E0">
        <w:rPr>
          <w:rFonts w:ascii="Times New Roman" w:hAnsi="Times New Roman" w:cs="Times New Roman"/>
          <w:snapToGrid w:val="0"/>
          <w:sz w:val="24"/>
          <w:szCs w:val="24"/>
        </w:rPr>
        <w:t>Процедура</w:t>
      </w:r>
      <w:r w:rsidR="0039418A" w:rsidRPr="003201E0">
        <w:rPr>
          <w:rFonts w:ascii="Times New Roman" w:hAnsi="Times New Roman" w:cs="Times New Roman"/>
          <w:sz w:val="24"/>
          <w:szCs w:val="24"/>
        </w:rPr>
        <w:t xml:space="preserve">) </w:t>
      </w:r>
      <w:r w:rsidR="000A4248" w:rsidRPr="003201E0">
        <w:rPr>
          <w:rFonts w:ascii="Times New Roman" w:hAnsi="Times New Roman" w:cs="Times New Roman"/>
          <w:sz w:val="24"/>
          <w:szCs w:val="24"/>
        </w:rPr>
        <w:t>разработан</w:t>
      </w:r>
      <w:r w:rsidR="005E3374" w:rsidRPr="003201E0">
        <w:rPr>
          <w:rFonts w:ascii="Times New Roman" w:hAnsi="Times New Roman" w:cs="Times New Roman"/>
          <w:sz w:val="24"/>
          <w:szCs w:val="24"/>
        </w:rPr>
        <w:t>а</w:t>
      </w:r>
      <w:r w:rsidR="000A4248" w:rsidRPr="003201E0">
        <w:rPr>
          <w:rFonts w:ascii="Times New Roman" w:hAnsi="Times New Roman" w:cs="Times New Roman"/>
          <w:sz w:val="24"/>
          <w:szCs w:val="24"/>
        </w:rPr>
        <w:t xml:space="preserve"> в соответствии </w:t>
      </w:r>
      <w:r w:rsidR="000A4248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>Законом Республики Казахстан от 26 ноября 2012 года «О микрофинансовой деятельности»</w:t>
      </w:r>
      <w:r w:rsidR="008504F0" w:rsidRPr="003201E0">
        <w:rPr>
          <w:rFonts w:ascii="Times New Roman" w:hAnsi="Times New Roman" w:cs="Times New Roman"/>
          <w:snapToGrid w:val="0"/>
          <w:sz w:val="24"/>
          <w:szCs w:val="24"/>
        </w:rPr>
        <w:t>,</w:t>
      </w:r>
      <w:r w:rsidR="0069783F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Законом Республики Казахстан от 24 ноября 2015 года «Об информатизации»</w:t>
      </w:r>
      <w:r w:rsidR="008504F0" w:rsidRPr="003201E0">
        <w:rPr>
          <w:rFonts w:ascii="Times New Roman" w:hAnsi="Times New Roman" w:cs="Times New Roman"/>
          <w:snapToGrid w:val="0"/>
          <w:sz w:val="24"/>
          <w:szCs w:val="24"/>
        </w:rPr>
        <w:t>,</w:t>
      </w:r>
      <w:r w:rsidR="00D445A7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>Правил</w:t>
      </w:r>
      <w:r w:rsidR="00ED54B5" w:rsidRPr="003201E0">
        <w:rPr>
          <w:rFonts w:ascii="Times New Roman" w:hAnsi="Times New Roman" w:cs="Times New Roman"/>
          <w:snapToGrid w:val="0"/>
          <w:sz w:val="24"/>
          <w:szCs w:val="24"/>
        </w:rPr>
        <w:t>ами</w:t>
      </w:r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предоставления микрокредитов электронным способом </w:t>
      </w:r>
      <w:r w:rsidR="00ED54B5" w:rsidRPr="003201E0">
        <w:rPr>
          <w:rFonts w:ascii="Times New Roman" w:hAnsi="Times New Roman" w:cs="Times New Roman"/>
          <w:snapToGrid w:val="0"/>
          <w:sz w:val="24"/>
          <w:szCs w:val="24"/>
        </w:rPr>
        <w:t>у</w:t>
      </w:r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>тверждённых постановлением Правления Национального Банка Республики Казахстан от 28 ноября 2019 года № 217</w:t>
      </w:r>
      <w:r w:rsidR="008504F0" w:rsidRPr="003201E0">
        <w:rPr>
          <w:rFonts w:ascii="Times New Roman" w:hAnsi="Times New Roman" w:cs="Times New Roman"/>
          <w:snapToGrid w:val="0"/>
          <w:sz w:val="24"/>
          <w:szCs w:val="24"/>
        </w:rPr>
        <w:t>,</w:t>
      </w:r>
      <w:r w:rsidR="000A4248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>Политик</w:t>
      </w:r>
      <w:r w:rsidR="005E3374" w:rsidRPr="003201E0">
        <w:rPr>
          <w:rFonts w:ascii="Times New Roman" w:hAnsi="Times New Roman" w:cs="Times New Roman"/>
          <w:snapToGrid w:val="0"/>
          <w:sz w:val="24"/>
          <w:szCs w:val="24"/>
        </w:rPr>
        <w:t>ой</w:t>
      </w:r>
      <w:proofErr w:type="gramEnd"/>
      <w:r w:rsidR="0039418A" w:rsidRPr="003201E0">
        <w:rPr>
          <w:rFonts w:ascii="Times New Roman" w:hAnsi="Times New Roman" w:cs="Times New Roman"/>
          <w:snapToGrid w:val="0"/>
          <w:sz w:val="24"/>
          <w:szCs w:val="24"/>
        </w:rPr>
        <w:t xml:space="preserve"> информационной безопасности ТОО «Микрофинансовая организация «ОнлайнКазФинанс»»</w:t>
      </w:r>
      <w:r w:rsidR="0039418A" w:rsidRPr="003201E0">
        <w:rPr>
          <w:rFonts w:ascii="Times New Roman" w:hAnsi="Times New Roman" w:cs="Times New Roman"/>
          <w:sz w:val="24"/>
          <w:szCs w:val="24"/>
        </w:rPr>
        <w:t xml:space="preserve"> утвержденной Генеральным директором 13 марта 2018 года</w:t>
      </w:r>
      <w:r w:rsidR="00ED54B5" w:rsidRPr="003201E0">
        <w:rPr>
          <w:rFonts w:ascii="Times New Roman" w:hAnsi="Times New Roman" w:cs="Times New Roman"/>
          <w:sz w:val="24"/>
          <w:szCs w:val="24"/>
        </w:rPr>
        <w:t xml:space="preserve"> и другими </w:t>
      </w:r>
      <w:ins w:id="2" w:author="Сергей Бойко" w:date="2019-12-13T12:35:00Z">
        <w:r w:rsidR="00710DB3">
          <w:rPr>
            <w:rFonts w:ascii="Times New Roman" w:hAnsi="Times New Roman" w:cs="Times New Roman"/>
            <w:sz w:val="24"/>
            <w:szCs w:val="24"/>
          </w:rPr>
          <w:t>внутренними нормативными документами</w:t>
        </w:r>
      </w:ins>
      <w:del w:id="3" w:author="Сергей Бойко" w:date="2019-12-13T12:35:00Z">
        <w:r w:rsidR="00ED54B5" w:rsidRPr="003201E0" w:rsidDel="00710DB3">
          <w:rPr>
            <w:rFonts w:ascii="Times New Roman" w:hAnsi="Times New Roman" w:cs="Times New Roman"/>
            <w:sz w:val="24"/>
            <w:szCs w:val="24"/>
          </w:rPr>
          <w:delText>ВНД Т</w:delText>
        </w:r>
      </w:del>
      <w:ins w:id="4" w:author="Сергей Бойко" w:date="2019-12-13T12:35:00Z">
        <w:r w:rsidR="00710DB3">
          <w:rPr>
            <w:rFonts w:ascii="Times New Roman" w:hAnsi="Times New Roman" w:cs="Times New Roman"/>
            <w:sz w:val="24"/>
            <w:szCs w:val="24"/>
          </w:rPr>
          <w:t xml:space="preserve"> Т</w:t>
        </w:r>
      </w:ins>
      <w:r w:rsidR="00ED54B5" w:rsidRPr="003201E0">
        <w:rPr>
          <w:rFonts w:ascii="Times New Roman" w:hAnsi="Times New Roman" w:cs="Times New Roman"/>
          <w:sz w:val="24"/>
          <w:szCs w:val="24"/>
        </w:rPr>
        <w:t xml:space="preserve">ОО «Микрофинансовая организация «ОнлайнКазФинанс»» (далее – </w:t>
      </w:r>
      <w:r w:rsidR="00780E43" w:rsidRPr="003201E0">
        <w:rPr>
          <w:rFonts w:ascii="Times New Roman" w:hAnsi="Times New Roman" w:cs="Times New Roman"/>
          <w:sz w:val="24"/>
          <w:szCs w:val="24"/>
        </w:rPr>
        <w:t>Товарищество</w:t>
      </w:r>
      <w:r w:rsidR="00ED54B5" w:rsidRPr="003201E0">
        <w:rPr>
          <w:rFonts w:ascii="Times New Roman" w:hAnsi="Times New Roman" w:cs="Times New Roman"/>
          <w:sz w:val="24"/>
          <w:szCs w:val="24"/>
        </w:rPr>
        <w:t>).</w:t>
      </w:r>
    </w:p>
    <w:p w:rsidR="004A6274" w:rsidRPr="003201E0" w:rsidRDefault="008504F0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2.</w:t>
      </w:r>
      <w:r w:rsidR="004A6274"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="00CB54BB" w:rsidRPr="003201E0">
        <w:rPr>
          <w:rFonts w:ascii="Times New Roman" w:hAnsi="Times New Roman" w:cs="Times New Roman"/>
          <w:snapToGrid w:val="0"/>
          <w:sz w:val="24"/>
          <w:szCs w:val="24"/>
        </w:rPr>
        <w:t>Процедура</w:t>
      </w:r>
      <w:r w:rsidR="00CB54BB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C945E7" w:rsidRPr="003201E0">
        <w:rPr>
          <w:rFonts w:ascii="Times New Roman" w:hAnsi="Times New Roman" w:cs="Times New Roman"/>
          <w:sz w:val="24"/>
          <w:szCs w:val="24"/>
        </w:rPr>
        <w:t>описывает</w:t>
      </w:r>
      <w:r w:rsidR="00ED54B5" w:rsidRPr="003201E0">
        <w:rPr>
          <w:rFonts w:ascii="Times New Roman" w:hAnsi="Times New Roman" w:cs="Times New Roman"/>
          <w:sz w:val="24"/>
          <w:szCs w:val="24"/>
        </w:rPr>
        <w:t xml:space="preserve"> мер</w:t>
      </w:r>
      <w:r w:rsidR="00C945E7" w:rsidRPr="003201E0">
        <w:rPr>
          <w:rFonts w:ascii="Times New Roman" w:hAnsi="Times New Roman" w:cs="Times New Roman"/>
          <w:sz w:val="24"/>
          <w:szCs w:val="24"/>
        </w:rPr>
        <w:t xml:space="preserve">ы, принимаемые Товариществом </w:t>
      </w:r>
      <w:r w:rsidR="00ED54B5" w:rsidRPr="003201E0">
        <w:rPr>
          <w:rFonts w:ascii="Times New Roman" w:hAnsi="Times New Roman" w:cs="Times New Roman"/>
          <w:sz w:val="24"/>
          <w:szCs w:val="24"/>
        </w:rPr>
        <w:t xml:space="preserve">в целях защиты </w:t>
      </w:r>
      <w:r w:rsidR="00780E43" w:rsidRPr="003201E0">
        <w:rPr>
          <w:rFonts w:ascii="Times New Roman" w:hAnsi="Times New Roman" w:cs="Times New Roman"/>
          <w:sz w:val="24"/>
          <w:szCs w:val="24"/>
        </w:rPr>
        <w:t>информации от несанкционированного доступа при предоставлении услуг посредством Интернет-ресурса</w:t>
      </w:r>
      <w:r w:rsidR="00FF7CAE" w:rsidRPr="003201E0">
        <w:rPr>
          <w:rFonts w:ascii="Times New Roman" w:hAnsi="Times New Roman" w:cs="Times New Roman"/>
          <w:sz w:val="24"/>
          <w:szCs w:val="24"/>
        </w:rPr>
        <w:t xml:space="preserve"> и (или)</w:t>
      </w:r>
      <w:r w:rsidR="00780E43" w:rsidRPr="003201E0">
        <w:rPr>
          <w:rFonts w:ascii="Times New Roman" w:hAnsi="Times New Roman" w:cs="Times New Roman"/>
          <w:sz w:val="24"/>
          <w:szCs w:val="24"/>
        </w:rPr>
        <w:t xml:space="preserve"> мобильного приложения, а также в целях соблюдения конфиденциальности, целостности и доступности информации, обеспеч</w:t>
      </w:r>
      <w:r w:rsidR="005C469D" w:rsidRPr="003201E0">
        <w:rPr>
          <w:rFonts w:ascii="Times New Roman" w:hAnsi="Times New Roman" w:cs="Times New Roman"/>
          <w:sz w:val="24"/>
          <w:szCs w:val="24"/>
        </w:rPr>
        <w:t xml:space="preserve">ивающей </w:t>
      </w:r>
      <w:r w:rsidR="00780E43" w:rsidRPr="003201E0">
        <w:rPr>
          <w:rFonts w:ascii="Times New Roman" w:hAnsi="Times New Roman" w:cs="Times New Roman"/>
          <w:sz w:val="24"/>
          <w:szCs w:val="24"/>
        </w:rPr>
        <w:t>процесс автоматизированной обработки данных в Товариществе.</w:t>
      </w:r>
    </w:p>
    <w:p w:rsidR="005C469D" w:rsidRPr="003201E0" w:rsidRDefault="000B3B9D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3. </w:t>
      </w:r>
      <w:r w:rsidR="00D445A7" w:rsidRPr="003201E0">
        <w:rPr>
          <w:rFonts w:ascii="Times New Roman" w:hAnsi="Times New Roman" w:cs="Times New Roman"/>
          <w:sz w:val="24"/>
          <w:szCs w:val="24"/>
        </w:rPr>
        <w:t xml:space="preserve">Правила регулируют отношения между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D445A7" w:rsidRPr="003201E0">
        <w:rPr>
          <w:rFonts w:ascii="Times New Roman" w:hAnsi="Times New Roman" w:cs="Times New Roman"/>
          <w:sz w:val="24"/>
          <w:szCs w:val="24"/>
        </w:rPr>
        <w:t xml:space="preserve">ом и </w:t>
      </w:r>
      <w:r w:rsidR="00B70184" w:rsidRPr="003201E0">
        <w:rPr>
          <w:rFonts w:ascii="Times New Roman" w:hAnsi="Times New Roman" w:cs="Times New Roman"/>
          <w:sz w:val="24"/>
          <w:szCs w:val="24"/>
        </w:rPr>
        <w:t>Товариществом</w:t>
      </w:r>
      <w:r w:rsidR="00D445A7" w:rsidRPr="003201E0">
        <w:rPr>
          <w:rFonts w:ascii="Times New Roman" w:hAnsi="Times New Roman" w:cs="Times New Roman"/>
          <w:sz w:val="24"/>
          <w:szCs w:val="24"/>
        </w:rPr>
        <w:t xml:space="preserve">, связанные с предоставлением электронных услуг </w:t>
      </w:r>
      <w:r w:rsidR="005C469D" w:rsidRPr="003201E0">
        <w:rPr>
          <w:rFonts w:ascii="Times New Roman" w:hAnsi="Times New Roman" w:cs="Times New Roman"/>
          <w:sz w:val="24"/>
          <w:szCs w:val="24"/>
        </w:rPr>
        <w:t xml:space="preserve">микрокредитования </w:t>
      </w:r>
      <w:r w:rsidR="00D445A7" w:rsidRPr="003201E0">
        <w:rPr>
          <w:rFonts w:ascii="Times New Roman" w:hAnsi="Times New Roman" w:cs="Times New Roman"/>
          <w:sz w:val="24"/>
          <w:szCs w:val="24"/>
        </w:rPr>
        <w:t xml:space="preserve">и определяют порядок и способы предоставления электронных услуг посредством Каналов связи, в том числе посредством </w:t>
      </w:r>
      <w:r w:rsidRPr="003201E0">
        <w:rPr>
          <w:rFonts w:ascii="Times New Roman" w:hAnsi="Times New Roman" w:cs="Times New Roman"/>
          <w:sz w:val="24"/>
          <w:szCs w:val="24"/>
        </w:rPr>
        <w:t>интерне</w:t>
      </w:r>
      <w:proofErr w:type="gramStart"/>
      <w:r w:rsidRPr="003201E0">
        <w:rPr>
          <w:rFonts w:ascii="Times New Roman" w:hAnsi="Times New Roman" w:cs="Times New Roman"/>
          <w:sz w:val="24"/>
          <w:szCs w:val="24"/>
        </w:rPr>
        <w:t>т-</w:t>
      </w:r>
      <w:proofErr w:type="gramEnd"/>
      <w:r w:rsidRPr="003201E0">
        <w:rPr>
          <w:rFonts w:ascii="Times New Roman" w:hAnsi="Times New Roman" w:cs="Times New Roman"/>
          <w:sz w:val="24"/>
          <w:szCs w:val="24"/>
        </w:rPr>
        <w:t xml:space="preserve"> ресурсов</w:t>
      </w:r>
      <w:r w:rsidR="005C469D" w:rsidRPr="003201E0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5C469D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Pr="00CC06D2">
        <w:rPr>
          <w:rFonts w:ascii="Times New Roman" w:hAnsi="Times New Roman" w:cs="Times New Roman"/>
          <w:sz w:val="24"/>
          <w:szCs w:val="24"/>
        </w:rPr>
        <w:t xml:space="preserve"> и </w:t>
      </w:r>
      <w:hyperlink w:history="1">
        <w:r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мобильного приложения </w:t>
        </w:r>
      </w:hyperlink>
      <w:r w:rsidRPr="00CC06D2">
        <w:rPr>
          <w:rFonts w:ascii="Times New Roman" w:hAnsi="Times New Roman" w:cs="Times New Roman"/>
          <w:sz w:val="24"/>
          <w:szCs w:val="24"/>
        </w:rPr>
        <w:t>«</w:t>
      </w:r>
      <w:r w:rsidRPr="00CC06D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Pr="00CC06D2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Pr="00CC06D2">
        <w:rPr>
          <w:rFonts w:ascii="Times New Roman" w:hAnsi="Times New Roman" w:cs="Times New Roman"/>
          <w:sz w:val="24"/>
          <w:szCs w:val="24"/>
        </w:rPr>
        <w:t xml:space="preserve">» доступного к загрузке на мобильные телефоны посредством </w:t>
      </w:r>
      <w:r w:rsidRPr="00CC06D2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Pr="00CC06D2"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CC06D2">
        <w:rPr>
          <w:rFonts w:ascii="Times New Roman" w:hAnsi="Times New Roman" w:cs="Times New Roman"/>
          <w:sz w:val="24"/>
          <w:szCs w:val="24"/>
        </w:rPr>
        <w:t xml:space="preserve">, для мобильных устройств на базе </w:t>
      </w:r>
      <w:r w:rsidRPr="00CC06D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CC06D2">
        <w:rPr>
          <w:rFonts w:ascii="Times New Roman" w:hAnsi="Times New Roman" w:cs="Times New Roman"/>
          <w:sz w:val="24"/>
          <w:szCs w:val="24"/>
        </w:rPr>
        <w:t xml:space="preserve">, или посредством </w:t>
      </w:r>
      <w:r w:rsidRPr="00CC06D2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CC06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C06D2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Pr="00CC06D2">
        <w:rPr>
          <w:rFonts w:ascii="Times New Roman" w:hAnsi="Times New Roman" w:cs="Times New Roman"/>
          <w:sz w:val="24"/>
          <w:szCs w:val="24"/>
        </w:rPr>
        <w:t xml:space="preserve">, для устройств на базе </w:t>
      </w:r>
      <w:proofErr w:type="spellStart"/>
      <w:r w:rsidRPr="00CC06D2">
        <w:rPr>
          <w:rFonts w:ascii="Times New Roman" w:hAnsi="Times New Roman" w:cs="Times New Roman"/>
          <w:sz w:val="24"/>
          <w:szCs w:val="24"/>
          <w:lang w:val="en-US"/>
        </w:rPr>
        <w:t>iOS</w:t>
      </w:r>
      <w:proofErr w:type="spellEnd"/>
      <w:r w:rsidRPr="00CC06D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B7EDE" w:rsidRPr="003201E0" w:rsidRDefault="000B3B9D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4. </w:t>
      </w:r>
      <w:r w:rsidR="008B7EDE" w:rsidRPr="003201E0">
        <w:rPr>
          <w:rFonts w:ascii="Times New Roman" w:hAnsi="Times New Roman" w:cs="Times New Roman"/>
          <w:sz w:val="24"/>
          <w:szCs w:val="24"/>
        </w:rPr>
        <w:t>В настоящих Правилах используются следующие определения, термины и сокращения:</w:t>
      </w:r>
    </w:p>
    <w:p w:rsidR="00780E43" w:rsidRPr="003201E0" w:rsidRDefault="00780E43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аутентификация - процедура проверки подлинности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 xml:space="preserve">а, электронных сообщений и иных документов, в том числе электронных копий документов, необходимых для предоставления </w:t>
      </w:r>
      <w:proofErr w:type="spellStart"/>
      <w:r w:rsidRPr="003201E0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Pr="003201E0">
        <w:rPr>
          <w:rFonts w:ascii="Times New Roman" w:hAnsi="Times New Roman" w:cs="Times New Roman"/>
          <w:sz w:val="24"/>
          <w:szCs w:val="24"/>
        </w:rPr>
        <w:t xml:space="preserve">, а также определяющих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>а и содержание его волеизъявления;</w:t>
      </w:r>
    </w:p>
    <w:p w:rsidR="00780E43" w:rsidRPr="003201E0" w:rsidRDefault="00780E43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личный кабинет - многофункциональный защищенный сервис, обеспечивающий взаимодействие между организацией, осуществляющей </w:t>
      </w:r>
      <w:proofErr w:type="spellStart"/>
      <w:r w:rsidRPr="003201E0">
        <w:rPr>
          <w:rFonts w:ascii="Times New Roman" w:hAnsi="Times New Roman" w:cs="Times New Roman"/>
          <w:sz w:val="24"/>
          <w:szCs w:val="24"/>
        </w:rPr>
        <w:t>микрофинансовую</w:t>
      </w:r>
      <w:proofErr w:type="spellEnd"/>
      <w:r w:rsidRPr="003201E0">
        <w:rPr>
          <w:rFonts w:ascii="Times New Roman" w:hAnsi="Times New Roman" w:cs="Times New Roman"/>
          <w:sz w:val="24"/>
          <w:szCs w:val="24"/>
        </w:rPr>
        <w:t xml:space="preserve"> деятельность, и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>ом в рамках предоставления микрокредитов электронным способом;</w:t>
      </w:r>
    </w:p>
    <w:p w:rsidR="00780E43" w:rsidRPr="003201E0" w:rsidRDefault="00CC06D2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780E43" w:rsidRPr="003201E0">
        <w:rPr>
          <w:rFonts w:ascii="Times New Roman" w:hAnsi="Times New Roman" w:cs="Times New Roman"/>
          <w:sz w:val="24"/>
          <w:szCs w:val="24"/>
        </w:rPr>
        <w:t xml:space="preserve"> - физическое или юридическое лицо, заключившее с организацией, осуществляющей </w:t>
      </w:r>
      <w:proofErr w:type="spellStart"/>
      <w:r w:rsidR="00780E43" w:rsidRPr="003201E0">
        <w:rPr>
          <w:rFonts w:ascii="Times New Roman" w:hAnsi="Times New Roman" w:cs="Times New Roman"/>
          <w:sz w:val="24"/>
          <w:szCs w:val="24"/>
        </w:rPr>
        <w:t>микрофинансовую</w:t>
      </w:r>
      <w:proofErr w:type="spellEnd"/>
      <w:r w:rsidR="00780E43" w:rsidRPr="003201E0">
        <w:rPr>
          <w:rFonts w:ascii="Times New Roman" w:hAnsi="Times New Roman" w:cs="Times New Roman"/>
          <w:sz w:val="24"/>
          <w:szCs w:val="24"/>
        </w:rPr>
        <w:t xml:space="preserve"> деятельность, договор о предоставлении </w:t>
      </w:r>
      <w:proofErr w:type="spellStart"/>
      <w:r w:rsidR="00780E43" w:rsidRPr="003201E0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="00780E43" w:rsidRPr="003201E0">
        <w:rPr>
          <w:rFonts w:ascii="Times New Roman" w:hAnsi="Times New Roman" w:cs="Times New Roman"/>
          <w:sz w:val="24"/>
          <w:szCs w:val="24"/>
        </w:rPr>
        <w:t xml:space="preserve"> или подавшее (намеревающееся подать) заявление на получение </w:t>
      </w:r>
      <w:proofErr w:type="spellStart"/>
      <w:r w:rsidR="00780E43" w:rsidRPr="003201E0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="00780E43" w:rsidRPr="003201E0">
        <w:rPr>
          <w:rFonts w:ascii="Times New Roman" w:hAnsi="Times New Roman" w:cs="Times New Roman"/>
          <w:sz w:val="24"/>
          <w:szCs w:val="24"/>
        </w:rPr>
        <w:t>;</w:t>
      </w:r>
    </w:p>
    <w:p w:rsidR="00780E43" w:rsidRPr="003201E0" w:rsidRDefault="00780E43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многофакторная аутентификация - аутентификация, осуществляемая с применением не менее двух различных параметров, в том числе генерации и ввода паролей или </w:t>
      </w:r>
      <w:proofErr w:type="spellStart"/>
      <w:r w:rsidRPr="003201E0">
        <w:rPr>
          <w:rFonts w:ascii="Times New Roman" w:hAnsi="Times New Roman" w:cs="Times New Roman"/>
          <w:sz w:val="24"/>
          <w:szCs w:val="24"/>
        </w:rPr>
        <w:t>аутентификационных</w:t>
      </w:r>
      <w:proofErr w:type="spellEnd"/>
      <w:r w:rsidRPr="003201E0">
        <w:rPr>
          <w:rFonts w:ascii="Times New Roman" w:hAnsi="Times New Roman" w:cs="Times New Roman"/>
          <w:sz w:val="24"/>
          <w:szCs w:val="24"/>
        </w:rPr>
        <w:t xml:space="preserve"> признаков (цифровых сертификатов, </w:t>
      </w:r>
      <w:proofErr w:type="spellStart"/>
      <w:r w:rsidRPr="003201E0">
        <w:rPr>
          <w:rFonts w:ascii="Times New Roman" w:hAnsi="Times New Roman" w:cs="Times New Roman"/>
          <w:sz w:val="24"/>
          <w:szCs w:val="24"/>
        </w:rPr>
        <w:t>токенов</w:t>
      </w:r>
      <w:proofErr w:type="spellEnd"/>
      <w:r w:rsidRPr="003201E0">
        <w:rPr>
          <w:rFonts w:ascii="Times New Roman" w:hAnsi="Times New Roman" w:cs="Times New Roman"/>
          <w:sz w:val="24"/>
          <w:szCs w:val="24"/>
        </w:rPr>
        <w:t>, смарт-карт, одноразовых паролей и биометрических параметров);</w:t>
      </w:r>
    </w:p>
    <w:p w:rsidR="00780E43" w:rsidRPr="003201E0" w:rsidRDefault="00780E43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мобильное приложение - программный продукт, используемый на абонентском устройстве сотовой связи и предоставляющий доступ к личному кабинету посредством услуг сотовой связи или интернета;</w:t>
      </w:r>
    </w:p>
    <w:p w:rsidR="00780E43" w:rsidRPr="003201E0" w:rsidRDefault="00780E43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lastRenderedPageBreak/>
        <w:t xml:space="preserve">идентификатор - цифровой, буквенный или содержащий иные символы код, присваиваемый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>у для входа в личный кабинет;</w:t>
      </w:r>
    </w:p>
    <w:p w:rsidR="00780E43" w:rsidRPr="003201E0" w:rsidDel="00710DB3" w:rsidRDefault="00780E43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del w:id="5" w:author="Сергей Бойко" w:date="2019-12-13T12:36:00Z"/>
          <w:rFonts w:ascii="Times New Roman" w:hAnsi="Times New Roman" w:cs="Times New Roman"/>
          <w:sz w:val="24"/>
          <w:szCs w:val="24"/>
        </w:rPr>
      </w:pPr>
      <w:del w:id="6" w:author="Сергей Бойко" w:date="2019-12-13T12:36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терминал - электронно-механическое устройство, предназначенное для осуществления операций, связанных с предоставлением микрокредитов;</w:delText>
        </w:r>
      </w:del>
    </w:p>
    <w:p w:rsidR="006D7C71" w:rsidRPr="003201E0" w:rsidRDefault="006D7C71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персональные данные — любая информация, относящаяся прямо или косвенно к определенному или определяемому физическому лицу (субъекту персональных данных).</w:t>
      </w:r>
    </w:p>
    <w:p w:rsidR="003D0366" w:rsidRPr="003201E0" w:rsidRDefault="003D0366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solva.kz – компонент Электронных услуг, включая интернет-сайт </w:t>
      </w:r>
      <w:proofErr w:type="spellStart"/>
      <w:r w:rsidRPr="003201E0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Pr="003201E0">
        <w:rPr>
          <w:rFonts w:ascii="Times New Roman" w:hAnsi="Times New Roman" w:cs="Times New Roman"/>
          <w:sz w:val="24"/>
          <w:szCs w:val="24"/>
        </w:rPr>
        <w:t xml:space="preserve">. solva.kz, включая Мобильное приложение, предоставляющий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 xml:space="preserve">у по факту его Верификации/Регистрации возможность дистанционного проведения  операций, а также получения информации о договорах и Счетах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>а в соответствии с Настоящими Правилами;</w:t>
      </w:r>
    </w:p>
    <w:p w:rsidR="002D7106" w:rsidRPr="003201E0" w:rsidRDefault="002D7106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КСДИ - одноразовый код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Pr="003201E0">
        <w:rPr>
          <w:rFonts w:ascii="Times New Roman" w:hAnsi="Times New Roman" w:cs="Times New Roman"/>
          <w:sz w:val="24"/>
          <w:szCs w:val="24"/>
        </w:rPr>
        <w:t xml:space="preserve">– уникальная последовательность электронных цифровых символов, создаваемая программно-техническими средствами, по запросу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 xml:space="preserve">а и предназначенная для одноразового использования при предоставлении доступа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Pr="003201E0">
        <w:rPr>
          <w:rFonts w:ascii="Times New Roman" w:hAnsi="Times New Roman" w:cs="Times New Roman"/>
          <w:sz w:val="24"/>
          <w:szCs w:val="24"/>
        </w:rPr>
        <w:t>у к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BA5A99" w:rsidRPr="003201E0">
        <w:rPr>
          <w:rFonts w:ascii="Times New Roman" w:hAnsi="Times New Roman" w:cs="Times New Roman"/>
          <w:sz w:val="24"/>
          <w:szCs w:val="24"/>
        </w:rPr>
        <w:t xml:space="preserve">личному кабинету </w:t>
      </w:r>
      <w:r w:rsidR="00CA3EB9" w:rsidRPr="003201E0">
        <w:rPr>
          <w:rFonts w:ascii="Times New Roman" w:hAnsi="Times New Roman" w:cs="Times New Roman"/>
          <w:sz w:val="24"/>
          <w:szCs w:val="24"/>
        </w:rPr>
        <w:t xml:space="preserve">Заемщика на </w:t>
      </w:r>
      <w:proofErr w:type="spellStart"/>
      <w:r w:rsidR="00CA3EB9" w:rsidRPr="003201E0">
        <w:rPr>
          <w:rStyle w:val="s0"/>
          <w:sz w:val="24"/>
          <w:szCs w:val="24"/>
        </w:rPr>
        <w:t>интернет-ресурсах</w:t>
      </w:r>
      <w:proofErr w:type="spellEnd"/>
      <w:r w:rsidR="00CA3EB9" w:rsidRPr="003201E0">
        <w:rPr>
          <w:rStyle w:val="s0"/>
          <w:sz w:val="24"/>
          <w:szCs w:val="24"/>
        </w:rPr>
        <w:t xml:space="preserve"> </w:t>
      </w:r>
      <w:hyperlink r:id="rId7" w:history="1">
        <w:r w:rsidR="00CA3EB9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="00CA3EB9" w:rsidRPr="00CC06D2">
        <w:rPr>
          <w:rFonts w:ascii="Times New Roman" w:hAnsi="Times New Roman" w:cs="Times New Roman"/>
          <w:sz w:val="24"/>
          <w:szCs w:val="24"/>
        </w:rPr>
        <w:t xml:space="preserve">, </w:t>
      </w:r>
      <w:hyperlink w:history="1">
        <w:r w:rsidR="00CA3EB9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</w:t>
        </w:r>
      </w:hyperlink>
      <w:r w:rsidR="00CA3EB9" w:rsidRPr="003201E0">
        <w:rPr>
          <w:rStyle w:val="s0"/>
          <w:sz w:val="24"/>
          <w:szCs w:val="24"/>
        </w:rPr>
        <w:t xml:space="preserve">в мобильном приложении </w:t>
      </w:r>
      <w:r w:rsidR="00CA3EB9" w:rsidRPr="00CC06D2">
        <w:rPr>
          <w:rFonts w:ascii="Times New Roman" w:hAnsi="Times New Roman" w:cs="Times New Roman"/>
          <w:sz w:val="24"/>
          <w:szCs w:val="24"/>
        </w:rPr>
        <w:t>«</w:t>
      </w:r>
      <w:r w:rsidR="00CA3EB9" w:rsidRPr="00CC06D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CA3EB9"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="00CA3EB9" w:rsidRPr="00CC06D2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="00CA3EB9" w:rsidRPr="00CC06D2">
        <w:rPr>
          <w:rFonts w:ascii="Times New Roman" w:hAnsi="Times New Roman" w:cs="Times New Roman"/>
          <w:sz w:val="24"/>
          <w:szCs w:val="24"/>
        </w:rPr>
        <w:t>»</w:t>
      </w:r>
      <w:r w:rsidRPr="003201E0">
        <w:rPr>
          <w:rFonts w:ascii="Times New Roman" w:hAnsi="Times New Roman" w:cs="Times New Roman"/>
          <w:sz w:val="24"/>
          <w:szCs w:val="24"/>
        </w:rPr>
        <w:t xml:space="preserve"> и/или </w:t>
      </w:r>
      <w:r w:rsidR="00CA3EB9" w:rsidRPr="003201E0">
        <w:rPr>
          <w:rFonts w:ascii="Times New Roman" w:hAnsi="Times New Roman" w:cs="Times New Roman"/>
          <w:sz w:val="24"/>
          <w:szCs w:val="24"/>
        </w:rPr>
        <w:t xml:space="preserve">другим </w:t>
      </w:r>
      <w:r w:rsidRPr="003201E0">
        <w:rPr>
          <w:rFonts w:ascii="Times New Roman" w:hAnsi="Times New Roman" w:cs="Times New Roman"/>
          <w:sz w:val="24"/>
          <w:szCs w:val="24"/>
        </w:rPr>
        <w:t>Электронным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иным</w:t>
      </w:r>
      <w:r w:rsidRPr="003201E0">
        <w:rPr>
          <w:rFonts w:ascii="Times New Roman" w:hAnsi="Times New Roman" w:cs="Times New Roman"/>
          <w:sz w:val="24"/>
          <w:szCs w:val="24"/>
        </w:rPr>
        <w:t xml:space="preserve"> услугам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Товарищества</w:t>
      </w:r>
      <w:r w:rsidR="006D7C71" w:rsidRPr="003201E0">
        <w:rPr>
          <w:rFonts w:ascii="Times New Roman" w:hAnsi="Times New Roman" w:cs="Times New Roman"/>
          <w:sz w:val="24"/>
          <w:szCs w:val="24"/>
        </w:rPr>
        <w:t>.</w:t>
      </w:r>
    </w:p>
    <w:p w:rsidR="00DE083A" w:rsidRPr="003201E0" w:rsidRDefault="00DE083A" w:rsidP="003201E0">
      <w:pPr>
        <w:pStyle w:val="aa"/>
        <w:numPr>
          <w:ilvl w:val="0"/>
          <w:numId w:val="3"/>
        </w:numPr>
        <w:tabs>
          <w:tab w:val="left" w:pos="851"/>
          <w:tab w:val="left" w:pos="993"/>
          <w:tab w:val="left" w:pos="1276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ЭЦП - электронная цифровая подпись  набор электронных цифровых символов, созданный средствами электронной цифровой подписи и подтверждающий достоверность электронного документа, его принадлежность и неизменность содержания.</w:t>
      </w:r>
    </w:p>
    <w:p w:rsidR="00A801D2" w:rsidRPr="003201E0" w:rsidRDefault="00D12FFA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5.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Основной деятельностью </w:t>
      </w:r>
      <w:r w:rsidR="00D445A7" w:rsidRPr="003201E0">
        <w:rPr>
          <w:rFonts w:ascii="Times New Roman" w:hAnsi="Times New Roman" w:cs="Times New Roman"/>
          <w:sz w:val="24"/>
          <w:szCs w:val="24"/>
        </w:rPr>
        <w:t>Товариществ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а является </w:t>
      </w:r>
      <w:proofErr w:type="spellStart"/>
      <w:r w:rsidR="00796B7D" w:rsidRPr="003201E0">
        <w:rPr>
          <w:rFonts w:ascii="Times New Roman" w:hAnsi="Times New Roman" w:cs="Times New Roman"/>
          <w:sz w:val="24"/>
          <w:szCs w:val="24"/>
        </w:rPr>
        <w:t>микрофинансовая</w:t>
      </w:r>
      <w:proofErr w:type="spellEnd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деятельность</w:t>
      </w:r>
      <w:r w:rsidR="0012212E" w:rsidRPr="003201E0">
        <w:rPr>
          <w:rFonts w:ascii="Times New Roman" w:hAnsi="Times New Roman" w:cs="Times New Roman"/>
          <w:sz w:val="24"/>
          <w:szCs w:val="24"/>
        </w:rPr>
        <w:t>,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12212E" w:rsidRPr="003201E0">
        <w:rPr>
          <w:rFonts w:ascii="Times New Roman" w:hAnsi="Times New Roman" w:cs="Times New Roman"/>
          <w:sz w:val="24"/>
          <w:szCs w:val="24"/>
        </w:rPr>
        <w:t>направленная на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предоставления займов</w:t>
      </w:r>
      <w:r w:rsidR="00D445A7" w:rsidRPr="003201E0">
        <w:rPr>
          <w:rFonts w:ascii="Times New Roman" w:hAnsi="Times New Roman" w:cs="Times New Roman"/>
          <w:sz w:val="24"/>
          <w:szCs w:val="24"/>
        </w:rPr>
        <w:t xml:space="preserve"> электронным способом</w:t>
      </w:r>
      <w:r w:rsidR="00BA5A99"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BA5A99" w:rsidRPr="003201E0">
        <w:rPr>
          <w:rStyle w:val="s0"/>
          <w:sz w:val="24"/>
          <w:szCs w:val="24"/>
        </w:rPr>
        <w:t xml:space="preserve">Операции, связанные с предоставлением микрокредитов электронным способом, осуществляются </w:t>
      </w:r>
      <w:r w:rsidR="00CC06D2" w:rsidRPr="00CC06D2">
        <w:rPr>
          <w:rStyle w:val="s0"/>
          <w:sz w:val="24"/>
          <w:szCs w:val="24"/>
        </w:rPr>
        <w:t>Заемщик</w:t>
      </w:r>
      <w:r w:rsidR="00BA5A99" w:rsidRPr="003201E0">
        <w:rPr>
          <w:rStyle w:val="s0"/>
          <w:sz w:val="24"/>
          <w:szCs w:val="24"/>
        </w:rPr>
        <w:t xml:space="preserve">ами в личном кабинете на </w:t>
      </w:r>
      <w:proofErr w:type="spellStart"/>
      <w:r w:rsidR="00BA5A99" w:rsidRPr="003201E0">
        <w:rPr>
          <w:rStyle w:val="s0"/>
          <w:sz w:val="24"/>
          <w:szCs w:val="24"/>
        </w:rPr>
        <w:t>интернет-ресурсах</w:t>
      </w:r>
      <w:proofErr w:type="spellEnd"/>
      <w:r w:rsidR="00BA5A99" w:rsidRPr="003201E0">
        <w:rPr>
          <w:rStyle w:val="s0"/>
          <w:sz w:val="24"/>
          <w:szCs w:val="24"/>
        </w:rPr>
        <w:t xml:space="preserve"> </w:t>
      </w:r>
      <w:hyperlink r:id="rId8" w:history="1">
        <w:r w:rsidR="00BA5A99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="00BA5A99" w:rsidRPr="00CC06D2">
        <w:rPr>
          <w:rFonts w:ascii="Times New Roman" w:hAnsi="Times New Roman" w:cs="Times New Roman"/>
          <w:sz w:val="24"/>
          <w:szCs w:val="24"/>
        </w:rPr>
        <w:t xml:space="preserve">, </w:t>
      </w:r>
      <w:hyperlink w:history="1">
        <w:r w:rsidR="00BA5A99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</w:t>
        </w:r>
      </w:hyperlink>
      <w:r w:rsidR="00BA5A99" w:rsidRPr="003201E0">
        <w:rPr>
          <w:rStyle w:val="s0"/>
          <w:sz w:val="24"/>
          <w:szCs w:val="24"/>
        </w:rPr>
        <w:t xml:space="preserve">в мобильном приложении </w:t>
      </w:r>
      <w:r w:rsidR="0001524D" w:rsidRPr="00CC06D2">
        <w:rPr>
          <w:rFonts w:ascii="Times New Roman" w:hAnsi="Times New Roman" w:cs="Times New Roman"/>
          <w:sz w:val="24"/>
          <w:szCs w:val="24"/>
        </w:rPr>
        <w:t>«</w:t>
      </w:r>
      <w:r w:rsidR="0001524D" w:rsidRPr="00CC06D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01524D"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="0001524D" w:rsidRPr="00CC06D2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="0001524D" w:rsidRPr="00CC06D2">
        <w:rPr>
          <w:rFonts w:ascii="Times New Roman" w:hAnsi="Times New Roman" w:cs="Times New Roman"/>
          <w:sz w:val="24"/>
          <w:szCs w:val="24"/>
        </w:rPr>
        <w:t>»</w:t>
      </w:r>
      <w:r w:rsidR="003D0366" w:rsidRPr="003201E0">
        <w:rPr>
          <w:rFonts w:ascii="Times New Roman" w:hAnsi="Times New Roman" w:cs="Times New Roman"/>
          <w:sz w:val="24"/>
          <w:szCs w:val="24"/>
        </w:rPr>
        <w:t>.</w:t>
      </w:r>
      <w:r w:rsidR="0012212E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A801D2" w:rsidRPr="003201E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445A7" w:rsidRPr="003201E0" w:rsidRDefault="00FC672D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C06D2">
        <w:rPr>
          <w:rFonts w:ascii="Times New Roman" w:hAnsi="Times New Roman" w:cs="Times New Roman"/>
          <w:sz w:val="24"/>
          <w:szCs w:val="24"/>
        </w:rPr>
        <w:t xml:space="preserve">6. </w:t>
      </w:r>
      <w:r w:rsidR="0012212E" w:rsidRPr="003201E0">
        <w:rPr>
          <w:rFonts w:ascii="Times New Roman" w:hAnsi="Times New Roman" w:cs="Times New Roman"/>
          <w:sz w:val="24"/>
          <w:szCs w:val="24"/>
        </w:rPr>
        <w:t xml:space="preserve">Порядок предоставления </w:t>
      </w:r>
      <w:r w:rsidR="00E61D8B" w:rsidRPr="003201E0">
        <w:rPr>
          <w:rFonts w:ascii="Times New Roman" w:hAnsi="Times New Roman" w:cs="Times New Roman"/>
          <w:sz w:val="24"/>
          <w:szCs w:val="24"/>
        </w:rPr>
        <w:t xml:space="preserve">физическим лицам </w:t>
      </w:r>
      <w:r w:rsidR="0012212E" w:rsidRPr="003201E0">
        <w:rPr>
          <w:rFonts w:ascii="Times New Roman" w:hAnsi="Times New Roman" w:cs="Times New Roman"/>
          <w:sz w:val="24"/>
          <w:szCs w:val="24"/>
        </w:rPr>
        <w:t>микрокредитов</w:t>
      </w:r>
      <w:r w:rsidR="00A801D2" w:rsidRPr="003201E0">
        <w:rPr>
          <w:rFonts w:ascii="Times New Roman" w:hAnsi="Times New Roman" w:cs="Times New Roman"/>
          <w:sz w:val="24"/>
          <w:szCs w:val="24"/>
        </w:rPr>
        <w:t>,</w:t>
      </w:r>
      <w:r w:rsidRPr="00CC06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2212E" w:rsidRPr="003201E0">
        <w:rPr>
          <w:rFonts w:ascii="Times New Roman" w:hAnsi="Times New Roman" w:cs="Times New Roman"/>
          <w:sz w:val="24"/>
          <w:szCs w:val="24"/>
        </w:rPr>
        <w:t>условия</w:t>
      </w:r>
      <w:proofErr w:type="gramEnd"/>
      <w:r w:rsidR="00E61D8B" w:rsidRPr="003201E0">
        <w:rPr>
          <w:rFonts w:ascii="Times New Roman" w:hAnsi="Times New Roman" w:cs="Times New Roman"/>
          <w:sz w:val="24"/>
          <w:szCs w:val="24"/>
        </w:rPr>
        <w:t xml:space="preserve"> а также порядок их обслуживания, соблюдение тайны предоставления микрокредитов и </w:t>
      </w:r>
      <w:proofErr w:type="spellStart"/>
      <w:r w:rsidR="00E61D8B" w:rsidRPr="003201E0">
        <w:rPr>
          <w:rFonts w:ascii="Times New Roman" w:hAnsi="Times New Roman" w:cs="Times New Roman"/>
          <w:sz w:val="24"/>
          <w:szCs w:val="24"/>
        </w:rPr>
        <w:t>д.р</w:t>
      </w:r>
      <w:proofErr w:type="spellEnd"/>
      <w:r w:rsidR="00E61D8B" w:rsidRPr="003201E0">
        <w:rPr>
          <w:rFonts w:ascii="Times New Roman" w:hAnsi="Times New Roman" w:cs="Times New Roman"/>
          <w:sz w:val="24"/>
          <w:szCs w:val="24"/>
        </w:rPr>
        <w:t>. регламентирован</w:t>
      </w:r>
      <w:r w:rsidR="00230085" w:rsidRPr="003201E0">
        <w:rPr>
          <w:rFonts w:ascii="Times New Roman" w:hAnsi="Times New Roman" w:cs="Times New Roman"/>
          <w:sz w:val="24"/>
          <w:szCs w:val="24"/>
        </w:rPr>
        <w:t xml:space="preserve"> Правилами предоставления микрокредитов Товариществом</w:t>
      </w:r>
      <w:r w:rsidR="00A801D2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230085" w:rsidRPr="003201E0">
        <w:rPr>
          <w:rFonts w:ascii="Times New Roman" w:hAnsi="Times New Roman" w:cs="Times New Roman"/>
          <w:sz w:val="24"/>
          <w:szCs w:val="24"/>
        </w:rPr>
        <w:t>размещенных на сайт</w:t>
      </w:r>
      <w:r w:rsidR="0001524D" w:rsidRPr="003201E0">
        <w:rPr>
          <w:rFonts w:ascii="Times New Roman" w:hAnsi="Times New Roman" w:cs="Times New Roman"/>
          <w:sz w:val="24"/>
          <w:szCs w:val="24"/>
        </w:rPr>
        <w:t xml:space="preserve">ах </w:t>
      </w:r>
      <w:hyperlink r:id="rId9" w:history="1">
        <w:r w:rsidR="0001524D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="0001524D" w:rsidRPr="00CC06D2">
        <w:rPr>
          <w:rFonts w:ascii="Times New Roman" w:hAnsi="Times New Roman" w:cs="Times New Roman"/>
          <w:sz w:val="24"/>
          <w:szCs w:val="24"/>
        </w:rPr>
        <w:t xml:space="preserve"> и </w:t>
      </w:r>
      <w:hyperlink w:history="1">
        <w:r w:rsidR="0001524D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мобильного приложения </w:t>
        </w:r>
      </w:hyperlink>
      <w:r w:rsidR="0001524D" w:rsidRPr="00CC06D2">
        <w:rPr>
          <w:rFonts w:ascii="Times New Roman" w:hAnsi="Times New Roman" w:cs="Times New Roman"/>
          <w:sz w:val="24"/>
          <w:szCs w:val="24"/>
        </w:rPr>
        <w:t>«</w:t>
      </w:r>
      <w:r w:rsidR="0001524D" w:rsidRPr="00CC06D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01524D"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="0001524D" w:rsidRPr="00CC06D2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="0001524D" w:rsidRPr="00CC06D2">
        <w:rPr>
          <w:rFonts w:ascii="Times New Roman" w:hAnsi="Times New Roman" w:cs="Times New Roman"/>
          <w:sz w:val="24"/>
          <w:szCs w:val="24"/>
        </w:rPr>
        <w:t>»</w:t>
      </w:r>
      <w:r w:rsidR="00230085" w:rsidRPr="003201E0">
        <w:rPr>
          <w:rFonts w:ascii="Times New Roman" w:hAnsi="Times New Roman" w:cs="Times New Roman"/>
          <w:sz w:val="24"/>
          <w:szCs w:val="24"/>
        </w:rPr>
        <w:t>.</w:t>
      </w:r>
    </w:p>
    <w:p w:rsidR="00796B7D" w:rsidRPr="003201E0" w:rsidRDefault="00796B7D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96B7D" w:rsidRDefault="00122207" w:rsidP="003201E0">
      <w:pPr>
        <w:spacing w:after="0"/>
        <w:ind w:firstLine="567"/>
        <w:contextualSpacing/>
        <w:jc w:val="center"/>
        <w:rPr>
          <w:ins w:id="7" w:author="Сергей Бойко" w:date="2019-12-13T12:30:00Z"/>
          <w:rFonts w:ascii="Times New Roman" w:hAnsi="Times New Roman" w:cs="Times New Roman"/>
          <w:b/>
          <w:sz w:val="24"/>
          <w:szCs w:val="24"/>
        </w:rPr>
      </w:pPr>
      <w:ins w:id="8" w:author="Сергей Бойко" w:date="2019-12-13T12:25:00Z">
        <w:r w:rsidRPr="00122207">
          <w:rPr>
            <w:rFonts w:ascii="Times New Roman" w:hAnsi="Times New Roman" w:cs="Times New Roman"/>
            <w:b/>
            <w:sz w:val="24"/>
            <w:szCs w:val="24"/>
          </w:rPr>
          <w:t xml:space="preserve">Глава </w:t>
        </w:r>
      </w:ins>
      <w:r w:rsidR="0057715C" w:rsidRPr="003201E0">
        <w:rPr>
          <w:rFonts w:ascii="Times New Roman" w:hAnsi="Times New Roman" w:cs="Times New Roman"/>
          <w:b/>
          <w:sz w:val="24"/>
          <w:szCs w:val="24"/>
        </w:rPr>
        <w:t xml:space="preserve">2. Процедуры безопасности </w:t>
      </w:r>
    </w:p>
    <w:p w:rsidR="00014D28" w:rsidRPr="003201E0" w:rsidDel="00014D28" w:rsidRDefault="00014D28" w:rsidP="00014D28">
      <w:pPr>
        <w:spacing w:after="0"/>
        <w:ind w:firstLine="567"/>
        <w:contextualSpacing/>
        <w:jc w:val="both"/>
        <w:rPr>
          <w:del w:id="9" w:author="Сергей Бойко" w:date="2019-12-13T12:32:00Z"/>
          <w:rFonts w:ascii="Times New Roman" w:hAnsi="Times New Roman" w:cs="Times New Roman"/>
          <w:b/>
          <w:sz w:val="24"/>
          <w:szCs w:val="24"/>
        </w:rPr>
        <w:pPrChange w:id="10" w:author="Сергей Бойко" w:date="2019-12-13T12:31:00Z">
          <w:pPr>
            <w:spacing w:after="0"/>
            <w:ind w:firstLine="567"/>
            <w:contextualSpacing/>
            <w:jc w:val="center"/>
          </w:pPr>
        </w:pPrChange>
      </w:pPr>
      <w:ins w:id="11" w:author="Сергей Бойко" w:date="2019-12-13T12:31:00Z">
        <w:r>
          <w:rPr>
            <w:rFonts w:ascii="Times New Roman" w:hAnsi="Times New Roman" w:cs="Times New Roman"/>
            <w:sz w:val="24"/>
            <w:szCs w:val="24"/>
          </w:rPr>
          <w:t>1.</w:t>
        </w:r>
        <w:r w:rsidRPr="00014D28">
          <w:rPr>
            <w:rFonts w:ascii="Times New Roman" w:hAnsi="Times New Roman" w:cs="Times New Roman"/>
            <w:sz w:val="24"/>
            <w:szCs w:val="24"/>
            <w:rPrChange w:id="12" w:author="Сергей Бойко" w:date="2019-12-13T12:31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Меры безопасности, включают организационные меры и программно-</w:t>
        </w:r>
        <w:r w:rsidRPr="00014D28">
          <w:rPr>
            <w:rFonts w:ascii="Times New Roman" w:hAnsi="Times New Roman" w:cs="Times New Roman"/>
            <w:sz w:val="24"/>
            <w:szCs w:val="24"/>
            <w:rPrChange w:id="13" w:author="Сергей Бойко" w:date="2019-12-13T12:31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т</w:t>
        </w:r>
        <w:r w:rsidRPr="00014D28">
          <w:rPr>
            <w:rFonts w:ascii="Times New Roman" w:hAnsi="Times New Roman" w:cs="Times New Roman"/>
            <w:sz w:val="24"/>
            <w:szCs w:val="24"/>
            <w:rPrChange w:id="14" w:author="Сергей Бойко" w:date="2019-12-13T12:31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ехнические средства</w:t>
        </w:r>
        <w:r w:rsidRPr="00014D28">
          <w:rPr>
            <w:rFonts w:ascii="Times New Roman" w:hAnsi="Times New Roman" w:cs="Times New Roman"/>
            <w:sz w:val="24"/>
            <w:szCs w:val="24"/>
            <w:rPrChange w:id="15" w:author="Сергей Бойко" w:date="2019-12-13T12:31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 xml:space="preserve"> </w:t>
        </w:r>
        <w:r w:rsidRPr="00014D28">
          <w:rPr>
            <w:rFonts w:ascii="Times New Roman" w:hAnsi="Times New Roman" w:cs="Times New Roman"/>
            <w:sz w:val="24"/>
            <w:szCs w:val="24"/>
            <w:rPrChange w:id="16" w:author="Сергей Бойко" w:date="2019-12-13T12:31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 xml:space="preserve">защиты обеспечения информационной безопасности при предоставлении </w:t>
        </w:r>
      </w:ins>
      <w:ins w:id="17" w:author="Сергей Бойко" w:date="2019-12-13T12:32:00Z">
        <w:r>
          <w:rPr>
            <w:rFonts w:ascii="Times New Roman" w:hAnsi="Times New Roman" w:cs="Times New Roman"/>
            <w:sz w:val="24"/>
            <w:szCs w:val="24"/>
          </w:rPr>
          <w:t>микрокредитов</w:t>
        </w:r>
      </w:ins>
      <w:ins w:id="18" w:author="Сергей Бойко" w:date="2019-12-13T12:31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014D28">
          <w:rPr>
            <w:rFonts w:ascii="Times New Roman" w:hAnsi="Times New Roman" w:cs="Times New Roman"/>
            <w:sz w:val="24"/>
            <w:szCs w:val="24"/>
            <w:rPrChange w:id="19" w:author="Сергей Бойко" w:date="2019-12-13T12:31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>электронны</w:t>
        </w:r>
      </w:ins>
      <w:ins w:id="20" w:author="Сергей Бойко" w:date="2019-12-13T12:32:00Z">
        <w:r>
          <w:rPr>
            <w:rFonts w:ascii="Times New Roman" w:hAnsi="Times New Roman" w:cs="Times New Roman"/>
            <w:sz w:val="24"/>
            <w:szCs w:val="24"/>
          </w:rPr>
          <w:t>м способом</w:t>
        </w:r>
      </w:ins>
      <w:ins w:id="21" w:author="Сергей Бойко" w:date="2019-12-13T12:31:00Z">
        <w:r w:rsidRPr="00014D28">
          <w:rPr>
            <w:rFonts w:ascii="Times New Roman" w:hAnsi="Times New Roman" w:cs="Times New Roman"/>
            <w:b/>
            <w:sz w:val="24"/>
            <w:szCs w:val="24"/>
          </w:rPr>
          <w:t>.</w:t>
        </w:r>
        <w:r w:rsidRPr="00014D28">
          <w:rPr>
            <w:rFonts w:ascii="Times New Roman" w:hAnsi="Times New Roman" w:cs="Times New Roman"/>
            <w:b/>
            <w:sz w:val="24"/>
            <w:szCs w:val="24"/>
          </w:rPr>
          <w:cr/>
        </w:r>
      </w:ins>
    </w:p>
    <w:p w:rsidR="00796B7D" w:rsidRPr="003201E0" w:rsidRDefault="00014D28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ins w:id="22" w:author="Сергей Бойко" w:date="2019-12-13T12:32:00Z">
        <w:r>
          <w:rPr>
            <w:rFonts w:ascii="Times New Roman" w:hAnsi="Times New Roman" w:cs="Times New Roman"/>
            <w:sz w:val="24"/>
            <w:szCs w:val="24"/>
          </w:rPr>
          <w:t>2</w:t>
        </w:r>
      </w:ins>
      <w:del w:id="23" w:author="Сергей Бойко" w:date="2019-12-13T12:32:00Z">
        <w:r w:rsidR="00160C72" w:rsidRPr="003201E0" w:rsidDel="00014D28">
          <w:rPr>
            <w:rFonts w:ascii="Times New Roman" w:hAnsi="Times New Roman" w:cs="Times New Roman"/>
            <w:sz w:val="24"/>
            <w:szCs w:val="24"/>
          </w:rPr>
          <w:delText>1</w:delText>
        </w:r>
      </w:del>
      <w:r w:rsidR="00160C72"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Доступ к </w:t>
      </w:r>
      <w:r w:rsidR="0057715C" w:rsidRPr="003201E0">
        <w:rPr>
          <w:rFonts w:ascii="Times New Roman" w:hAnsi="Times New Roman" w:cs="Times New Roman"/>
          <w:sz w:val="24"/>
          <w:szCs w:val="24"/>
        </w:rPr>
        <w:t>интерне</w:t>
      </w:r>
      <w:proofErr w:type="gramStart"/>
      <w:r w:rsidR="0057715C" w:rsidRPr="003201E0">
        <w:rPr>
          <w:rFonts w:ascii="Times New Roman" w:hAnsi="Times New Roman" w:cs="Times New Roman"/>
          <w:sz w:val="24"/>
          <w:szCs w:val="24"/>
        </w:rPr>
        <w:t>т-</w:t>
      </w:r>
      <w:proofErr w:type="gramEnd"/>
      <w:r w:rsidR="0057715C" w:rsidRPr="003201E0">
        <w:rPr>
          <w:rFonts w:ascii="Times New Roman" w:hAnsi="Times New Roman" w:cs="Times New Roman"/>
          <w:sz w:val="24"/>
          <w:szCs w:val="24"/>
        </w:rPr>
        <w:t xml:space="preserve"> ресурсам </w:t>
      </w:r>
      <w:hyperlink r:id="rId10" w:history="1">
        <w:r w:rsidR="0057715C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="0057715C" w:rsidRPr="00CC06D2">
        <w:rPr>
          <w:rFonts w:ascii="Times New Roman" w:hAnsi="Times New Roman" w:cs="Times New Roman"/>
          <w:sz w:val="24"/>
          <w:szCs w:val="24"/>
        </w:rPr>
        <w:t xml:space="preserve">, </w:t>
      </w:r>
      <w:hyperlink w:history="1">
        <w:r w:rsidR="00160C72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мобильному приложению </w:t>
        </w:r>
      </w:hyperlink>
      <w:r w:rsidR="0057715C" w:rsidRPr="00CC06D2">
        <w:rPr>
          <w:rFonts w:ascii="Times New Roman" w:hAnsi="Times New Roman" w:cs="Times New Roman"/>
          <w:sz w:val="24"/>
          <w:szCs w:val="24"/>
        </w:rPr>
        <w:t>«</w:t>
      </w:r>
      <w:r w:rsidR="0057715C" w:rsidRPr="00CC06D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57715C"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="0057715C" w:rsidRPr="00CC06D2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="0057715C" w:rsidRPr="00CC06D2">
        <w:rPr>
          <w:rFonts w:ascii="Times New Roman" w:hAnsi="Times New Roman" w:cs="Times New Roman"/>
          <w:sz w:val="24"/>
          <w:szCs w:val="24"/>
        </w:rPr>
        <w:t>»</w:t>
      </w:r>
      <w:r w:rsidR="00796B7D" w:rsidRPr="003201E0">
        <w:rPr>
          <w:rFonts w:ascii="Times New Roman" w:hAnsi="Times New Roman" w:cs="Times New Roman"/>
          <w:sz w:val="24"/>
          <w:szCs w:val="24"/>
        </w:rPr>
        <w:t>осуществляется посредством подключения по защищенному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протоколу HTTPS.</w:t>
      </w:r>
    </w:p>
    <w:p w:rsidR="00796B7D" w:rsidRPr="003201E0" w:rsidRDefault="00160C72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del w:id="24" w:author="Сергей Бойко" w:date="2019-12-13T12:32:00Z">
        <w:r w:rsidRPr="003201E0" w:rsidDel="00014D28">
          <w:rPr>
            <w:rFonts w:ascii="Times New Roman" w:hAnsi="Times New Roman" w:cs="Times New Roman"/>
            <w:sz w:val="24"/>
            <w:szCs w:val="24"/>
          </w:rPr>
          <w:delText>2</w:delText>
        </w:r>
      </w:del>
      <w:ins w:id="25" w:author="Сергей Бойко" w:date="2019-12-13T12:32:00Z">
        <w:r w:rsidR="00014D28">
          <w:rPr>
            <w:rFonts w:ascii="Times New Roman" w:hAnsi="Times New Roman" w:cs="Times New Roman"/>
            <w:sz w:val="24"/>
            <w:szCs w:val="24"/>
          </w:rPr>
          <w:t>3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Доступ к Личному кабинету предоставляется </w:t>
      </w:r>
      <w:r w:rsidR="00ED02F4" w:rsidRPr="003201E0">
        <w:rPr>
          <w:rFonts w:ascii="Times New Roman" w:hAnsi="Times New Roman" w:cs="Times New Roman"/>
          <w:sz w:val="24"/>
          <w:szCs w:val="24"/>
        </w:rPr>
        <w:t xml:space="preserve">Заемщику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ED02F4" w:rsidRPr="003201E0">
        <w:rPr>
          <w:rFonts w:ascii="Times New Roman" w:hAnsi="Times New Roman" w:cs="Times New Roman"/>
          <w:sz w:val="24"/>
          <w:szCs w:val="24"/>
        </w:rPr>
        <w:t xml:space="preserve">его </w:t>
      </w:r>
      <w:r w:rsidR="00796B7D" w:rsidRPr="003201E0">
        <w:rPr>
          <w:rFonts w:ascii="Times New Roman" w:hAnsi="Times New Roman" w:cs="Times New Roman"/>
          <w:sz w:val="24"/>
          <w:szCs w:val="24"/>
        </w:rPr>
        <w:t>Идентификации и Аутентификации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8165D1" w:rsidRPr="003201E0">
        <w:rPr>
          <w:rFonts w:ascii="Times New Roman" w:hAnsi="Times New Roman" w:cs="Times New Roman"/>
          <w:sz w:val="24"/>
          <w:szCs w:val="24"/>
        </w:rPr>
        <w:t>на интерне</w:t>
      </w:r>
      <w:proofErr w:type="gramStart"/>
      <w:r w:rsidR="008165D1" w:rsidRPr="003201E0">
        <w:rPr>
          <w:rFonts w:ascii="Times New Roman" w:hAnsi="Times New Roman" w:cs="Times New Roman"/>
          <w:sz w:val="24"/>
          <w:szCs w:val="24"/>
        </w:rPr>
        <w:t>т-</w:t>
      </w:r>
      <w:proofErr w:type="gramEnd"/>
      <w:r w:rsidR="008165D1" w:rsidRPr="003201E0">
        <w:rPr>
          <w:rFonts w:ascii="Times New Roman" w:hAnsi="Times New Roman" w:cs="Times New Roman"/>
          <w:sz w:val="24"/>
          <w:szCs w:val="24"/>
        </w:rPr>
        <w:t xml:space="preserve"> ресурсах </w:t>
      </w:r>
      <w:hyperlink r:id="rId11" w:history="1">
        <w:r w:rsidR="008165D1" w:rsidRPr="00CC06D2">
          <w:rPr>
            <w:rStyle w:val="ab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="008165D1" w:rsidRPr="00CC06D2">
        <w:rPr>
          <w:rFonts w:ascii="Times New Roman" w:hAnsi="Times New Roman" w:cs="Times New Roman"/>
          <w:sz w:val="24"/>
          <w:szCs w:val="24"/>
        </w:rPr>
        <w:t xml:space="preserve">, </w:t>
      </w:r>
      <w:hyperlink w:history="1">
        <w:r w:rsidR="008165D1" w:rsidRPr="00CC06D2">
          <w:rPr>
            <w:rStyle w:val="ab"/>
            <w:rFonts w:ascii="Times New Roman" w:hAnsi="Times New Roman" w:cs="Times New Roman"/>
            <w:sz w:val="24"/>
            <w:szCs w:val="24"/>
          </w:rPr>
          <w:t xml:space="preserve">https://solva.kz и мобильному приложению </w:t>
        </w:r>
      </w:hyperlink>
      <w:r w:rsidR="008165D1" w:rsidRPr="00CC06D2">
        <w:rPr>
          <w:rFonts w:ascii="Times New Roman" w:hAnsi="Times New Roman" w:cs="Times New Roman"/>
          <w:sz w:val="24"/>
          <w:szCs w:val="24"/>
        </w:rPr>
        <w:t>«</w:t>
      </w:r>
      <w:r w:rsidR="008165D1" w:rsidRPr="00CC06D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8165D1" w:rsidRPr="00CC06D2">
        <w:rPr>
          <w:rFonts w:ascii="Times New Roman" w:hAnsi="Times New Roman" w:cs="Times New Roman"/>
          <w:sz w:val="24"/>
          <w:szCs w:val="24"/>
        </w:rPr>
        <w:t xml:space="preserve"> </w:t>
      </w:r>
      <w:r w:rsidR="008165D1" w:rsidRPr="00CC06D2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="008165D1" w:rsidRPr="00CC06D2">
        <w:rPr>
          <w:rFonts w:ascii="Times New Roman" w:hAnsi="Times New Roman" w:cs="Times New Roman"/>
          <w:sz w:val="24"/>
          <w:szCs w:val="24"/>
        </w:rPr>
        <w:t>»</w:t>
      </w:r>
      <w:r w:rsidR="00796B7D" w:rsidRPr="003201E0">
        <w:rPr>
          <w:rFonts w:ascii="Times New Roman" w:hAnsi="Times New Roman" w:cs="Times New Roman"/>
          <w:sz w:val="24"/>
          <w:szCs w:val="24"/>
        </w:rPr>
        <w:t>.</w:t>
      </w:r>
    </w:p>
    <w:p w:rsidR="00ED02F4" w:rsidRPr="003201E0" w:rsidRDefault="00ED02F4" w:rsidP="003201E0">
      <w:pPr>
        <w:tabs>
          <w:tab w:val="left" w:pos="993"/>
        </w:tabs>
        <w:spacing w:after="0"/>
        <w:ind w:firstLine="567"/>
        <w:rPr>
          <w:rStyle w:val="s0"/>
          <w:sz w:val="24"/>
          <w:szCs w:val="24"/>
        </w:rPr>
      </w:pPr>
      <w:del w:id="26" w:author="Сергей Бойко" w:date="2019-12-13T12:32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3</w:delText>
        </w:r>
      </w:del>
      <w:ins w:id="27" w:author="Сергей Бойко" w:date="2019-12-13T12:32:00Z">
        <w:r w:rsidR="00710DB3">
          <w:rPr>
            <w:rFonts w:ascii="Times New Roman" w:hAnsi="Times New Roman" w:cs="Times New Roman"/>
            <w:sz w:val="24"/>
            <w:szCs w:val="24"/>
          </w:rPr>
          <w:t>4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Pr="003201E0">
        <w:rPr>
          <w:rStyle w:val="s0"/>
          <w:sz w:val="24"/>
          <w:szCs w:val="24"/>
        </w:rPr>
        <w:t>Для идентификац</w:t>
      </w:r>
      <w:proofErr w:type="gramStart"/>
      <w:r w:rsidRPr="003201E0">
        <w:rPr>
          <w:rStyle w:val="s0"/>
          <w:sz w:val="24"/>
          <w:szCs w:val="24"/>
        </w:rPr>
        <w:t>ии и ау</w:t>
      </w:r>
      <w:proofErr w:type="gramEnd"/>
      <w:r w:rsidRPr="003201E0">
        <w:rPr>
          <w:rStyle w:val="s0"/>
          <w:sz w:val="24"/>
          <w:szCs w:val="24"/>
        </w:rPr>
        <w:t xml:space="preserve">тентификации Заемщика </w:t>
      </w:r>
      <w:r w:rsidR="00B144BE" w:rsidRPr="003201E0">
        <w:rPr>
          <w:rStyle w:val="s0"/>
          <w:sz w:val="24"/>
          <w:szCs w:val="24"/>
        </w:rPr>
        <w:t xml:space="preserve">Товариществом могут быть </w:t>
      </w:r>
      <w:r w:rsidRPr="003201E0">
        <w:rPr>
          <w:rStyle w:val="s0"/>
          <w:sz w:val="24"/>
          <w:szCs w:val="24"/>
        </w:rPr>
        <w:t>использ</w:t>
      </w:r>
      <w:r w:rsidR="00B144BE" w:rsidRPr="003201E0">
        <w:rPr>
          <w:rStyle w:val="s0"/>
          <w:sz w:val="24"/>
          <w:szCs w:val="24"/>
        </w:rPr>
        <w:t>ованы</w:t>
      </w:r>
      <w:r w:rsidRPr="003201E0">
        <w:rPr>
          <w:rStyle w:val="s0"/>
          <w:sz w:val="24"/>
          <w:szCs w:val="24"/>
        </w:rPr>
        <w:t xml:space="preserve"> следующие способы:</w:t>
      </w:r>
    </w:p>
    <w:p w:rsidR="00ED02F4" w:rsidRPr="003201E0" w:rsidRDefault="00ED02F4" w:rsidP="003201E0">
      <w:pPr>
        <w:tabs>
          <w:tab w:val="left" w:pos="993"/>
        </w:tabs>
        <w:spacing w:after="0"/>
        <w:ind w:firstLine="567"/>
        <w:rPr>
          <w:rStyle w:val="s0"/>
          <w:sz w:val="24"/>
          <w:szCs w:val="24"/>
        </w:rPr>
      </w:pPr>
      <w:r w:rsidRPr="003201E0">
        <w:rPr>
          <w:rStyle w:val="s0"/>
          <w:sz w:val="24"/>
          <w:szCs w:val="24"/>
        </w:rPr>
        <w:t>1) электронная цифровая подпись;</w:t>
      </w:r>
    </w:p>
    <w:p w:rsidR="00ED02F4" w:rsidRPr="003201E0" w:rsidRDefault="00ED02F4" w:rsidP="003201E0">
      <w:pPr>
        <w:tabs>
          <w:tab w:val="left" w:pos="993"/>
        </w:tabs>
        <w:spacing w:after="0"/>
        <w:ind w:firstLine="567"/>
        <w:rPr>
          <w:rStyle w:val="s0"/>
          <w:sz w:val="24"/>
          <w:szCs w:val="24"/>
        </w:rPr>
      </w:pPr>
      <w:r w:rsidRPr="003201E0">
        <w:rPr>
          <w:rStyle w:val="s0"/>
          <w:sz w:val="24"/>
          <w:szCs w:val="24"/>
        </w:rPr>
        <w:t>2) средства биометрической идентификации;</w:t>
      </w:r>
    </w:p>
    <w:p w:rsidR="00ED02F4" w:rsidRPr="003201E0" w:rsidRDefault="00ED02F4" w:rsidP="00A03359">
      <w:pPr>
        <w:tabs>
          <w:tab w:val="left" w:pos="993"/>
        </w:tabs>
        <w:spacing w:after="0"/>
        <w:ind w:firstLine="567"/>
        <w:jc w:val="both"/>
        <w:rPr>
          <w:rStyle w:val="s0"/>
          <w:sz w:val="24"/>
          <w:szCs w:val="24"/>
        </w:rPr>
        <w:pPrChange w:id="28" w:author="Сергей Бойко" w:date="2019-12-13T11:44:00Z">
          <w:pPr>
            <w:tabs>
              <w:tab w:val="left" w:pos="993"/>
            </w:tabs>
            <w:spacing w:after="0"/>
            <w:ind w:firstLine="567"/>
          </w:pPr>
        </w:pPrChange>
      </w:pPr>
      <w:r w:rsidRPr="003201E0">
        <w:rPr>
          <w:rStyle w:val="s0"/>
          <w:sz w:val="24"/>
          <w:szCs w:val="24"/>
        </w:rPr>
        <w:t xml:space="preserve">3) уникальный идентификатор, установленный организацией, осуществляющей </w:t>
      </w:r>
      <w:proofErr w:type="spellStart"/>
      <w:r w:rsidRPr="003201E0">
        <w:rPr>
          <w:rStyle w:val="s0"/>
          <w:sz w:val="24"/>
          <w:szCs w:val="24"/>
        </w:rPr>
        <w:t>микрофинансовую</w:t>
      </w:r>
      <w:proofErr w:type="spellEnd"/>
      <w:r w:rsidRPr="003201E0">
        <w:rPr>
          <w:rStyle w:val="s0"/>
          <w:sz w:val="24"/>
          <w:szCs w:val="24"/>
        </w:rPr>
        <w:t xml:space="preserve"> деятельность, в комбинации с установленным </w:t>
      </w:r>
      <w:r w:rsidR="00CC06D2" w:rsidRPr="00CC06D2">
        <w:rPr>
          <w:rStyle w:val="s0"/>
          <w:sz w:val="24"/>
          <w:szCs w:val="24"/>
        </w:rPr>
        <w:t>Заемщик</w:t>
      </w:r>
      <w:r w:rsidRPr="003201E0">
        <w:rPr>
          <w:rStyle w:val="s0"/>
          <w:sz w:val="24"/>
          <w:szCs w:val="24"/>
        </w:rPr>
        <w:t xml:space="preserve">ом или </w:t>
      </w:r>
      <w:r w:rsidRPr="003201E0">
        <w:rPr>
          <w:rStyle w:val="s0"/>
          <w:sz w:val="24"/>
          <w:szCs w:val="24"/>
        </w:rPr>
        <w:lastRenderedPageBreak/>
        <w:t>динамически сгенерированным паролем, представляющие собой комбинацию букв, цифр или символов.</w:t>
      </w:r>
    </w:p>
    <w:p w:rsidR="00ED02F4" w:rsidRPr="003201E0" w:rsidRDefault="00ED02F4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Style w:val="s0"/>
          <w:sz w:val="24"/>
          <w:szCs w:val="24"/>
        </w:rPr>
        <w:t>Допускается использование одного или в совокупности нескольких из способов идентификац</w:t>
      </w:r>
      <w:proofErr w:type="gramStart"/>
      <w:r w:rsidRPr="003201E0">
        <w:rPr>
          <w:rStyle w:val="s0"/>
          <w:sz w:val="24"/>
          <w:szCs w:val="24"/>
        </w:rPr>
        <w:t>ии и ау</w:t>
      </w:r>
      <w:proofErr w:type="gramEnd"/>
      <w:r w:rsidRPr="003201E0">
        <w:rPr>
          <w:rStyle w:val="s0"/>
          <w:sz w:val="24"/>
          <w:szCs w:val="24"/>
        </w:rPr>
        <w:t xml:space="preserve">тентификации </w:t>
      </w:r>
      <w:r w:rsidR="00B144BE" w:rsidRPr="003201E0">
        <w:rPr>
          <w:rStyle w:val="s0"/>
          <w:sz w:val="24"/>
          <w:szCs w:val="24"/>
        </w:rPr>
        <w:t>Заемщика</w:t>
      </w:r>
      <w:r w:rsidRPr="003201E0">
        <w:rPr>
          <w:rStyle w:val="s0"/>
          <w:sz w:val="24"/>
          <w:szCs w:val="24"/>
        </w:rPr>
        <w:t>.</w:t>
      </w:r>
    </w:p>
    <w:p w:rsidR="00796B7D" w:rsidRPr="003201E0" w:rsidRDefault="00B144BE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4) </w:t>
      </w:r>
      <w:commentRangeStart w:id="29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Данные, передаваемые между техническим средством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а и </w:t>
      </w:r>
      <w:r w:rsidR="002D7106" w:rsidRPr="003201E0">
        <w:rPr>
          <w:rFonts w:ascii="Times New Roman" w:hAnsi="Times New Roman" w:cs="Times New Roman"/>
          <w:sz w:val="24"/>
          <w:szCs w:val="24"/>
        </w:rPr>
        <w:t>solva.kz</w:t>
      </w:r>
      <w:r w:rsidR="00796B7D" w:rsidRPr="003201E0">
        <w:rPr>
          <w:rFonts w:ascii="Times New Roman" w:hAnsi="Times New Roman" w:cs="Times New Roman"/>
          <w:sz w:val="24"/>
          <w:szCs w:val="24"/>
        </w:rPr>
        <w:t>, шифруются сертификатом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компании </w:t>
      </w:r>
      <w:proofErr w:type="spellStart"/>
      <w:r w:rsidR="00796B7D" w:rsidRPr="003201E0">
        <w:rPr>
          <w:rFonts w:ascii="Times New Roman" w:hAnsi="Times New Roman" w:cs="Times New Roman"/>
          <w:sz w:val="24"/>
          <w:szCs w:val="24"/>
        </w:rPr>
        <w:t>DigiCert</w:t>
      </w:r>
      <w:proofErr w:type="spellEnd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B7D" w:rsidRPr="003201E0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="00796B7D" w:rsidRPr="003201E0">
        <w:rPr>
          <w:rFonts w:ascii="Times New Roman" w:hAnsi="Times New Roman" w:cs="Times New Roman"/>
          <w:sz w:val="24"/>
          <w:szCs w:val="24"/>
        </w:rPr>
        <w:t>. Стойкость шифрования определена в 128 бит.</w:t>
      </w:r>
      <w:commentRangeEnd w:id="29"/>
      <w:r w:rsidR="002D7106" w:rsidRPr="003201E0">
        <w:rPr>
          <w:rStyle w:val="a3"/>
          <w:rFonts w:ascii="Times New Roman" w:hAnsi="Times New Roman" w:cs="Times New Roman"/>
          <w:sz w:val="24"/>
          <w:szCs w:val="24"/>
        </w:rPr>
        <w:commentReference w:id="29"/>
      </w:r>
    </w:p>
    <w:p w:rsidR="00796B7D" w:rsidRPr="003201E0" w:rsidRDefault="00710DB3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ins w:id="30" w:author="Сергей Бойко" w:date="2019-12-13T12:34:00Z">
        <w:r>
          <w:rPr>
            <w:rFonts w:ascii="Times New Roman" w:hAnsi="Times New Roman" w:cs="Times New Roman"/>
            <w:sz w:val="24"/>
            <w:szCs w:val="24"/>
          </w:rPr>
          <w:t>5</w:t>
        </w:r>
      </w:ins>
      <w:del w:id="31" w:author="Сергей Бойко" w:date="2019-12-13T12:34:00Z">
        <w:r w:rsidR="00183FF4" w:rsidRPr="003201E0" w:rsidDel="00710DB3">
          <w:rPr>
            <w:rFonts w:ascii="Times New Roman" w:hAnsi="Times New Roman" w:cs="Times New Roman"/>
            <w:sz w:val="24"/>
            <w:szCs w:val="24"/>
          </w:rPr>
          <w:delText>4</w:delText>
        </w:r>
      </w:del>
      <w:r w:rsidR="00183FF4" w:rsidRPr="003201E0">
        <w:rPr>
          <w:rFonts w:ascii="Times New Roman" w:hAnsi="Times New Roman" w:cs="Times New Roman"/>
          <w:sz w:val="24"/>
          <w:szCs w:val="24"/>
        </w:rPr>
        <w:t>.</w:t>
      </w:r>
      <w:r w:rsidR="007D0229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C2220D" w:rsidRPr="003201E0">
        <w:rPr>
          <w:rFonts w:ascii="Times New Roman" w:hAnsi="Times New Roman" w:cs="Times New Roman"/>
          <w:sz w:val="24"/>
          <w:szCs w:val="24"/>
        </w:rPr>
        <w:t xml:space="preserve">Товарищество осуществляет предоставление электронных услуг </w:t>
      </w:r>
      <w:proofErr w:type="spellStart"/>
      <w:r w:rsidR="00C2220D" w:rsidRPr="003201E0">
        <w:rPr>
          <w:rFonts w:ascii="Times New Roman" w:hAnsi="Times New Roman" w:cs="Times New Roman"/>
          <w:sz w:val="24"/>
          <w:szCs w:val="24"/>
        </w:rPr>
        <w:t>микрокрокредитования</w:t>
      </w:r>
      <w:proofErr w:type="spellEnd"/>
      <w:r w:rsidR="00C2220D" w:rsidRPr="003201E0">
        <w:rPr>
          <w:rFonts w:ascii="Times New Roman" w:hAnsi="Times New Roman" w:cs="Times New Roman"/>
          <w:sz w:val="24"/>
          <w:szCs w:val="24"/>
        </w:rPr>
        <w:t xml:space="preserve"> посредством д</w:t>
      </w:r>
      <w:r w:rsidR="00796B7D" w:rsidRPr="003201E0">
        <w:rPr>
          <w:rFonts w:ascii="Times New Roman" w:hAnsi="Times New Roman" w:cs="Times New Roman"/>
          <w:sz w:val="24"/>
          <w:szCs w:val="24"/>
        </w:rPr>
        <w:t>оменн</w:t>
      </w:r>
      <w:r w:rsidR="00C2220D" w:rsidRPr="003201E0">
        <w:rPr>
          <w:rFonts w:ascii="Times New Roman" w:hAnsi="Times New Roman" w:cs="Times New Roman"/>
          <w:sz w:val="24"/>
          <w:szCs w:val="24"/>
        </w:rPr>
        <w:t>ых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им</w:t>
      </w:r>
      <w:r w:rsidR="00C2220D" w:rsidRPr="003201E0">
        <w:rPr>
          <w:rFonts w:ascii="Times New Roman" w:hAnsi="Times New Roman" w:cs="Times New Roman"/>
          <w:sz w:val="24"/>
          <w:szCs w:val="24"/>
        </w:rPr>
        <w:t xml:space="preserve">ен </w:t>
      </w:r>
      <w:r w:rsidR="00796B7D" w:rsidRPr="003201E0">
        <w:rPr>
          <w:rFonts w:ascii="Times New Roman" w:hAnsi="Times New Roman" w:cs="Times New Roman"/>
          <w:sz w:val="24"/>
          <w:szCs w:val="24"/>
        </w:rPr>
        <w:t>первого уровня в сети интернет – www.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solva.kz </w:t>
      </w:r>
      <w:r w:rsidR="00C2220D" w:rsidRPr="003201E0">
        <w:rPr>
          <w:rFonts w:ascii="Times New Roman" w:hAnsi="Times New Roman" w:cs="Times New Roman"/>
          <w:sz w:val="24"/>
          <w:szCs w:val="24"/>
        </w:rPr>
        <w:t xml:space="preserve">и </w:t>
      </w:r>
      <w:r w:rsidR="00EF3960" w:rsidRPr="003201E0">
        <w:rPr>
          <w:rFonts w:ascii="Times New Roman" w:hAnsi="Times New Roman" w:cs="Times New Roman"/>
          <w:sz w:val="24"/>
          <w:szCs w:val="24"/>
        </w:rPr>
        <w:t>www.moneyman.kz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="002D7106" w:rsidRPr="003201E0">
        <w:rPr>
          <w:rFonts w:ascii="Times New Roman" w:hAnsi="Times New Roman" w:cs="Times New Roman"/>
          <w:sz w:val="24"/>
          <w:szCs w:val="24"/>
        </w:rPr>
        <w:t>Товарищество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гарантирует пользователям сервисов 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solva.kz </w:t>
      </w:r>
      <w:r w:rsidR="009A4663" w:rsidRPr="003201E0">
        <w:rPr>
          <w:rFonts w:ascii="Times New Roman" w:hAnsi="Times New Roman" w:cs="Times New Roman"/>
          <w:sz w:val="24"/>
          <w:szCs w:val="24"/>
        </w:rPr>
        <w:t>и moneyman.kz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защиту их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персональных и платежных данных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в соответствии Законом Республики Казахстан от 21 мая 2013 года № 94-V «О персональных данных и их защите»</w:t>
      </w:r>
      <w:r w:rsidR="00796B7D" w:rsidRPr="003201E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796B7D" w:rsidRPr="003201E0" w:rsidRDefault="00183FF4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del w:id="32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5</w:delText>
        </w:r>
      </w:del>
      <w:ins w:id="33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6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Программно-технический комплекс </w:t>
      </w:r>
      <w:r w:rsidR="00AA53A2" w:rsidRPr="003201E0">
        <w:rPr>
          <w:rFonts w:ascii="Times New Roman" w:hAnsi="Times New Roman" w:cs="Times New Roman"/>
          <w:sz w:val="24"/>
          <w:szCs w:val="24"/>
        </w:rPr>
        <w:t>Товарищества</w:t>
      </w:r>
      <w:r w:rsidR="00796B7D" w:rsidRPr="003201E0">
        <w:rPr>
          <w:rFonts w:ascii="Times New Roman" w:hAnsi="Times New Roman" w:cs="Times New Roman"/>
          <w:sz w:val="24"/>
          <w:szCs w:val="24"/>
        </w:rPr>
        <w:t>, а также модули взаимодействия с банковскими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системами располагаются только на территории </w:t>
      </w:r>
      <w:r w:rsidR="002D7106" w:rsidRPr="003201E0">
        <w:rPr>
          <w:rFonts w:ascii="Times New Roman" w:hAnsi="Times New Roman" w:cs="Times New Roman"/>
          <w:sz w:val="24"/>
          <w:szCs w:val="24"/>
        </w:rPr>
        <w:t>Товарищества.</w:t>
      </w:r>
    </w:p>
    <w:p w:rsidR="00796B7D" w:rsidRPr="003201E0" w:rsidRDefault="00796B7D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 xml:space="preserve">Программно-технический комплекс </w:t>
      </w:r>
      <w:r w:rsidR="007D0229" w:rsidRPr="003201E0">
        <w:rPr>
          <w:rFonts w:ascii="Times New Roman" w:hAnsi="Times New Roman" w:cs="Times New Roman"/>
          <w:sz w:val="24"/>
          <w:szCs w:val="24"/>
        </w:rPr>
        <w:t>Товарищества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Pr="003201E0">
        <w:rPr>
          <w:rFonts w:ascii="Times New Roman" w:hAnsi="Times New Roman" w:cs="Times New Roman"/>
          <w:sz w:val="24"/>
          <w:szCs w:val="24"/>
        </w:rPr>
        <w:t xml:space="preserve">выделен в отдельную защищенную подсеть. </w:t>
      </w:r>
      <w:r w:rsidR="002D7106" w:rsidRPr="003201E0">
        <w:rPr>
          <w:rFonts w:ascii="Times New Roman" w:hAnsi="Times New Roman" w:cs="Times New Roman"/>
          <w:sz w:val="24"/>
          <w:szCs w:val="24"/>
        </w:rPr>
        <w:t>С</w:t>
      </w:r>
      <w:r w:rsidRPr="003201E0">
        <w:rPr>
          <w:rFonts w:ascii="Times New Roman" w:hAnsi="Times New Roman" w:cs="Times New Roman"/>
          <w:sz w:val="24"/>
          <w:szCs w:val="24"/>
        </w:rPr>
        <w:t xml:space="preserve">истема  </w:t>
      </w:r>
      <w:r w:rsidR="002D7106" w:rsidRPr="003201E0">
        <w:rPr>
          <w:rFonts w:ascii="Times New Roman" w:hAnsi="Times New Roman" w:cs="Times New Roman"/>
          <w:sz w:val="24"/>
          <w:szCs w:val="24"/>
        </w:rPr>
        <w:t>solva.kz</w:t>
      </w:r>
      <w:r w:rsidR="00183FF4" w:rsidRPr="003201E0">
        <w:rPr>
          <w:rFonts w:ascii="Times New Roman" w:hAnsi="Times New Roman" w:cs="Times New Roman"/>
          <w:sz w:val="24"/>
          <w:szCs w:val="24"/>
        </w:rPr>
        <w:t xml:space="preserve"> и moneyman.kz</w:t>
      </w:r>
      <w:r w:rsidR="002D7106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Pr="003201E0">
        <w:rPr>
          <w:rFonts w:ascii="Times New Roman" w:hAnsi="Times New Roman" w:cs="Times New Roman"/>
          <w:sz w:val="24"/>
          <w:szCs w:val="24"/>
        </w:rPr>
        <w:t>не име</w:t>
      </w:r>
      <w:r w:rsidR="00183FF4" w:rsidRPr="003201E0">
        <w:rPr>
          <w:rFonts w:ascii="Times New Roman" w:hAnsi="Times New Roman" w:cs="Times New Roman"/>
          <w:sz w:val="24"/>
          <w:szCs w:val="24"/>
        </w:rPr>
        <w:t>ю</w:t>
      </w:r>
      <w:r w:rsidRPr="003201E0">
        <w:rPr>
          <w:rFonts w:ascii="Times New Roman" w:hAnsi="Times New Roman" w:cs="Times New Roman"/>
          <w:sz w:val="24"/>
          <w:szCs w:val="24"/>
        </w:rPr>
        <w:t>т прямых подключений.</w:t>
      </w:r>
    </w:p>
    <w:p w:rsidR="00796B7D" w:rsidRPr="003201E0" w:rsidRDefault="003C4CC3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del w:id="34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6</w:delText>
        </w:r>
      </w:del>
      <w:ins w:id="35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7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Для подтверждения Пароля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796B7D" w:rsidRPr="003201E0">
        <w:rPr>
          <w:rFonts w:ascii="Times New Roman" w:hAnsi="Times New Roman" w:cs="Times New Roman"/>
          <w:sz w:val="24"/>
          <w:szCs w:val="24"/>
        </w:rPr>
        <w:t>у необходим</w:t>
      </w:r>
      <w:r w:rsidR="00286251" w:rsidRPr="003201E0">
        <w:rPr>
          <w:rFonts w:ascii="Times New Roman" w:hAnsi="Times New Roman" w:cs="Times New Roman"/>
          <w:sz w:val="24"/>
          <w:szCs w:val="24"/>
        </w:rPr>
        <w:t>о ввести КСДИ, присланный Товариществом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на Номер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телефона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796B7D" w:rsidRPr="003201E0">
        <w:rPr>
          <w:rFonts w:ascii="Times New Roman" w:hAnsi="Times New Roman" w:cs="Times New Roman"/>
          <w:sz w:val="24"/>
          <w:szCs w:val="24"/>
        </w:rPr>
        <w:t>а, используемый как Логин.</w:t>
      </w:r>
    </w:p>
    <w:p w:rsidR="00796B7D" w:rsidRPr="003201E0" w:rsidRDefault="003C4CC3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del w:id="36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7</w:delText>
        </w:r>
      </w:del>
      <w:ins w:id="37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8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796B7D" w:rsidRPr="003201E0">
        <w:rPr>
          <w:rFonts w:ascii="Times New Roman" w:hAnsi="Times New Roman" w:cs="Times New Roman"/>
          <w:sz w:val="24"/>
          <w:szCs w:val="24"/>
        </w:rPr>
        <w:t>КСДИ может быть направлен по</w:t>
      </w:r>
      <w:r w:rsidRPr="003201E0">
        <w:rPr>
          <w:rFonts w:ascii="Times New Roman" w:hAnsi="Times New Roman" w:cs="Times New Roman"/>
          <w:sz w:val="24"/>
          <w:szCs w:val="24"/>
        </w:rPr>
        <w:t>средством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SMS-сообщени</w:t>
      </w:r>
      <w:r w:rsidRPr="003201E0">
        <w:rPr>
          <w:rFonts w:ascii="Times New Roman" w:hAnsi="Times New Roman" w:cs="Times New Roman"/>
          <w:sz w:val="24"/>
          <w:szCs w:val="24"/>
        </w:rPr>
        <w:t>я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на Номер телефона </w:t>
      </w:r>
      <w:r w:rsidR="006F24D7" w:rsidRPr="003201E0">
        <w:rPr>
          <w:rFonts w:ascii="Times New Roman" w:hAnsi="Times New Roman" w:cs="Times New Roman"/>
          <w:sz w:val="24"/>
          <w:szCs w:val="24"/>
        </w:rPr>
        <w:t>Заемщика</w:t>
      </w:r>
      <w:r w:rsidRPr="003201E0">
        <w:rPr>
          <w:rFonts w:ascii="Times New Roman" w:hAnsi="Times New Roman" w:cs="Times New Roman"/>
          <w:sz w:val="24"/>
          <w:szCs w:val="24"/>
        </w:rPr>
        <w:t>, указанный при регистрации на интернет ресурсах Товарищества или в мобильном приложении</w:t>
      </w:r>
      <w:r w:rsidR="00796B7D" w:rsidRPr="003201E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Ввод КСДИ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подтверждает подлинность </w:t>
      </w:r>
      <w:r w:rsidR="006F24D7" w:rsidRPr="003201E0">
        <w:rPr>
          <w:rFonts w:ascii="Times New Roman" w:hAnsi="Times New Roman" w:cs="Times New Roman"/>
          <w:sz w:val="24"/>
          <w:szCs w:val="24"/>
        </w:rPr>
        <w:t>Заемщика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, идентифицирует </w:t>
      </w:r>
      <w:r w:rsidR="006F24D7" w:rsidRPr="003201E0">
        <w:rPr>
          <w:rFonts w:ascii="Times New Roman" w:hAnsi="Times New Roman" w:cs="Times New Roman"/>
          <w:sz w:val="24"/>
          <w:szCs w:val="24"/>
        </w:rPr>
        <w:t>Заемщика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при совершении отдельных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о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пераций и является основанием для предоставления </w:t>
      </w:r>
      <w:r w:rsidR="006F24D7" w:rsidRPr="003201E0">
        <w:rPr>
          <w:rFonts w:ascii="Times New Roman" w:hAnsi="Times New Roman" w:cs="Times New Roman"/>
          <w:sz w:val="24"/>
          <w:szCs w:val="24"/>
        </w:rPr>
        <w:t>Заемщику</w:t>
      </w:r>
      <w:r w:rsidR="006F24D7" w:rsidRPr="003201E0" w:rsidDel="006F24D7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доступа к электронным услугам по Договору </w:t>
      </w:r>
      <w:r w:rsidR="00E73CA5" w:rsidRPr="003201E0">
        <w:rPr>
          <w:rFonts w:ascii="Times New Roman" w:hAnsi="Times New Roman" w:cs="Times New Roman"/>
          <w:sz w:val="24"/>
          <w:szCs w:val="24"/>
        </w:rPr>
        <w:t xml:space="preserve">о предоставлении </w:t>
      </w:r>
      <w:proofErr w:type="spellStart"/>
      <w:r w:rsidR="00E73CA5" w:rsidRPr="003201E0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="00E73CA5" w:rsidRPr="003201E0">
        <w:rPr>
          <w:rFonts w:ascii="Times New Roman" w:hAnsi="Times New Roman" w:cs="Times New Roman"/>
          <w:sz w:val="24"/>
          <w:szCs w:val="24"/>
        </w:rPr>
        <w:t xml:space="preserve">, </w:t>
      </w:r>
      <w:r w:rsidR="00796B7D" w:rsidRPr="003201E0">
        <w:rPr>
          <w:rFonts w:ascii="Times New Roman" w:hAnsi="Times New Roman" w:cs="Times New Roman"/>
          <w:sz w:val="24"/>
          <w:szCs w:val="24"/>
        </w:rPr>
        <w:t>для осуществления Платежей</w:t>
      </w:r>
      <w:r w:rsidR="00E73CA5" w:rsidRPr="003201E0">
        <w:rPr>
          <w:rFonts w:ascii="Times New Roman" w:hAnsi="Times New Roman" w:cs="Times New Roman"/>
          <w:sz w:val="24"/>
          <w:szCs w:val="24"/>
        </w:rPr>
        <w:t xml:space="preserve"> или иных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Операций </w:t>
      </w:r>
      <w:proofErr w:type="gramStart"/>
      <w:r w:rsidR="00E73CA5" w:rsidRPr="003201E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E73CA5" w:rsidRPr="003201E0">
        <w:rPr>
          <w:rFonts w:ascii="Times New Roman" w:hAnsi="Times New Roman" w:cs="Times New Roman"/>
          <w:sz w:val="24"/>
          <w:szCs w:val="24"/>
        </w:rPr>
        <w:t xml:space="preserve"> личном </w:t>
      </w:r>
      <w:proofErr w:type="spellStart"/>
      <w:r w:rsidR="00E73CA5" w:rsidRPr="003201E0">
        <w:rPr>
          <w:rFonts w:ascii="Times New Roman" w:hAnsi="Times New Roman" w:cs="Times New Roman"/>
          <w:sz w:val="24"/>
          <w:szCs w:val="24"/>
        </w:rPr>
        <w:t>кабинене</w:t>
      </w:r>
      <w:proofErr w:type="spellEnd"/>
      <w:r w:rsidR="00286251" w:rsidRPr="003201E0">
        <w:rPr>
          <w:rFonts w:ascii="Times New Roman" w:hAnsi="Times New Roman" w:cs="Times New Roman"/>
          <w:sz w:val="24"/>
          <w:szCs w:val="24"/>
        </w:rPr>
        <w:t>.</w:t>
      </w:r>
    </w:p>
    <w:p w:rsidR="00796B7D" w:rsidRPr="003201E0" w:rsidRDefault="00E73CA5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del w:id="38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8</w:delText>
        </w:r>
      </w:del>
      <w:ins w:id="39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9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Доступ к услугам </w:t>
      </w:r>
      <w:r w:rsidR="006F24D7" w:rsidRPr="003201E0">
        <w:rPr>
          <w:rFonts w:ascii="Times New Roman" w:hAnsi="Times New Roman" w:cs="Times New Roman"/>
          <w:sz w:val="24"/>
          <w:szCs w:val="24"/>
        </w:rPr>
        <w:t xml:space="preserve">Товарищества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предоставляется </w:t>
      </w:r>
      <w:r w:rsidR="006F24D7" w:rsidRPr="003201E0">
        <w:rPr>
          <w:rFonts w:ascii="Times New Roman" w:hAnsi="Times New Roman" w:cs="Times New Roman"/>
          <w:sz w:val="24"/>
          <w:szCs w:val="24"/>
        </w:rPr>
        <w:t>Заемщику</w:t>
      </w:r>
      <w:r w:rsidR="006F24D7" w:rsidRPr="003201E0" w:rsidDel="006F24D7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после осуществления им</w:t>
      </w:r>
      <w:r w:rsidR="000F2ADB" w:rsidRPr="003201E0">
        <w:rPr>
          <w:rFonts w:ascii="Times New Roman" w:hAnsi="Times New Roman" w:cs="Times New Roman"/>
          <w:sz w:val="24"/>
          <w:szCs w:val="24"/>
        </w:rPr>
        <w:t xml:space="preserve"> определенных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действий</w:t>
      </w:r>
      <w:r w:rsidR="00286251" w:rsidRPr="003201E0">
        <w:rPr>
          <w:rFonts w:ascii="Times New Roman" w:hAnsi="Times New Roman" w:cs="Times New Roman"/>
          <w:sz w:val="24"/>
          <w:szCs w:val="24"/>
        </w:rPr>
        <w:t>,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286251" w:rsidRPr="003201E0">
        <w:rPr>
          <w:rFonts w:ascii="Times New Roman" w:hAnsi="Times New Roman" w:cs="Times New Roman"/>
          <w:sz w:val="24"/>
          <w:szCs w:val="24"/>
        </w:rPr>
        <w:t>а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также при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условии введения КСДИ. В рамках одного доступа к услугам одним КСДИ может быть подтверждено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совершение нескольких Операций. КСДИ используется также для Верификации,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дополнительной р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егистрации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796B7D" w:rsidRPr="003201E0">
        <w:rPr>
          <w:rFonts w:ascii="Times New Roman" w:hAnsi="Times New Roman" w:cs="Times New Roman"/>
          <w:sz w:val="24"/>
          <w:szCs w:val="24"/>
        </w:rPr>
        <w:t>а.</w:t>
      </w:r>
    </w:p>
    <w:p w:rsidR="00796B7D" w:rsidRPr="003201E0" w:rsidRDefault="00796B7D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commentRangeStart w:id="40"/>
      <w:r w:rsidRPr="003201E0">
        <w:rPr>
          <w:rFonts w:ascii="Times New Roman" w:hAnsi="Times New Roman" w:cs="Times New Roman"/>
          <w:sz w:val="24"/>
          <w:szCs w:val="24"/>
        </w:rPr>
        <w:t>Время действия КСДИ равно 15 минутам.</w:t>
      </w:r>
      <w:commentRangeEnd w:id="40"/>
      <w:r w:rsidR="00286251" w:rsidRPr="003201E0">
        <w:rPr>
          <w:rStyle w:val="a3"/>
          <w:rFonts w:ascii="Times New Roman" w:hAnsi="Times New Roman" w:cs="Times New Roman"/>
          <w:sz w:val="24"/>
          <w:szCs w:val="24"/>
        </w:rPr>
        <w:commentReference w:id="40"/>
      </w:r>
    </w:p>
    <w:p w:rsidR="00796B7D" w:rsidRPr="003201E0" w:rsidRDefault="000F2ADB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del w:id="41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9</w:delText>
        </w:r>
      </w:del>
      <w:ins w:id="42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10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43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Каждый новый запрос на изменение пароля подтверждается вновь </w:t>
      </w:r>
      <w:proofErr w:type="gramStart"/>
      <w:r w:rsidR="00796B7D" w:rsidRPr="003201E0">
        <w:rPr>
          <w:rFonts w:ascii="Times New Roman" w:hAnsi="Times New Roman" w:cs="Times New Roman"/>
          <w:sz w:val="24"/>
          <w:szCs w:val="24"/>
        </w:rPr>
        <w:t>сгенерированным</w:t>
      </w:r>
      <w:proofErr w:type="gramEnd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КСДИ. Дается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5 попыт</w:t>
      </w:r>
      <w:r w:rsidR="00286251" w:rsidRPr="003201E0">
        <w:rPr>
          <w:rFonts w:ascii="Times New Roman" w:hAnsi="Times New Roman" w:cs="Times New Roman"/>
          <w:sz w:val="24"/>
          <w:szCs w:val="24"/>
        </w:rPr>
        <w:t>о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к указать правильный Пароль, </w:t>
      </w:r>
      <w:r w:rsidRPr="003201E0">
        <w:rPr>
          <w:rFonts w:ascii="Times New Roman" w:hAnsi="Times New Roman" w:cs="Times New Roman"/>
          <w:sz w:val="24"/>
          <w:szCs w:val="24"/>
        </w:rPr>
        <w:t xml:space="preserve">после чего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доступ </w:t>
      </w:r>
      <w:r w:rsidRPr="003201E0">
        <w:rPr>
          <w:rFonts w:ascii="Times New Roman" w:hAnsi="Times New Roman" w:cs="Times New Roman"/>
          <w:sz w:val="24"/>
          <w:szCs w:val="24"/>
        </w:rPr>
        <w:t xml:space="preserve">к личному кабинету </w:t>
      </w:r>
      <w:r w:rsidR="00796B7D" w:rsidRPr="003201E0">
        <w:rPr>
          <w:rFonts w:ascii="Times New Roman" w:hAnsi="Times New Roman" w:cs="Times New Roman"/>
          <w:sz w:val="24"/>
          <w:szCs w:val="24"/>
        </w:rPr>
        <w:t>блокируется на 15 минут</w:t>
      </w:r>
      <w:commentRangeEnd w:id="43"/>
      <w:r w:rsidR="00286251" w:rsidRPr="003201E0">
        <w:rPr>
          <w:rStyle w:val="a3"/>
          <w:rFonts w:ascii="Times New Roman" w:hAnsi="Times New Roman" w:cs="Times New Roman"/>
          <w:sz w:val="24"/>
          <w:szCs w:val="24"/>
        </w:rPr>
        <w:commentReference w:id="43"/>
      </w:r>
      <w:r w:rsidR="00796B7D" w:rsidRPr="003201E0">
        <w:rPr>
          <w:rFonts w:ascii="Times New Roman" w:hAnsi="Times New Roman" w:cs="Times New Roman"/>
          <w:sz w:val="24"/>
          <w:szCs w:val="24"/>
        </w:rPr>
        <w:t>.</w:t>
      </w:r>
    </w:p>
    <w:p w:rsidR="00796B7D" w:rsidRPr="003201E0" w:rsidRDefault="00A6578F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1</w:t>
      </w:r>
      <w:del w:id="44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0</w:delText>
        </w:r>
      </w:del>
      <w:ins w:id="45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1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>Электронные услуги могут дополнительно подтверждаться КСДИ, присланным на Номер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телефона </w:t>
      </w:r>
      <w:r w:rsidR="00CC06D2" w:rsidRPr="00CC06D2">
        <w:rPr>
          <w:rFonts w:ascii="Times New Roman" w:hAnsi="Times New Roman" w:cs="Times New Roman"/>
          <w:sz w:val="24"/>
          <w:szCs w:val="24"/>
        </w:rPr>
        <w:t>Заемщик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а, номер которого является Логином </w:t>
      </w:r>
      <w:r w:rsidRPr="003201E0">
        <w:rPr>
          <w:rFonts w:ascii="Times New Roman" w:hAnsi="Times New Roman" w:cs="Times New Roman"/>
          <w:sz w:val="24"/>
          <w:szCs w:val="24"/>
        </w:rPr>
        <w:t>от личного кабинета Заемщика</w:t>
      </w:r>
      <w:r w:rsidR="00286251" w:rsidRPr="003201E0">
        <w:rPr>
          <w:rFonts w:ascii="Times New Roman" w:hAnsi="Times New Roman" w:cs="Times New Roman"/>
          <w:sz w:val="24"/>
          <w:szCs w:val="24"/>
        </w:rPr>
        <w:t>.</w:t>
      </w:r>
    </w:p>
    <w:p w:rsidR="00796B7D" w:rsidRPr="003201E0" w:rsidRDefault="00A6578F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1</w:t>
      </w:r>
      <w:del w:id="46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1</w:delText>
        </w:r>
      </w:del>
      <w:ins w:id="47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2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286251" w:rsidRPr="003201E0">
        <w:rPr>
          <w:rFonts w:ascii="Times New Roman" w:hAnsi="Times New Roman" w:cs="Times New Roman"/>
          <w:sz w:val="24"/>
          <w:szCs w:val="24"/>
        </w:rPr>
        <w:t>Товарищество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вправе в целях безопасности и обеспечения сохранности </w:t>
      </w:r>
      <w:r w:rsidRPr="003201E0">
        <w:rPr>
          <w:rFonts w:ascii="Times New Roman" w:hAnsi="Times New Roman" w:cs="Times New Roman"/>
          <w:sz w:val="24"/>
          <w:szCs w:val="24"/>
        </w:rPr>
        <w:t xml:space="preserve">данных Заемщика </w:t>
      </w:r>
      <w:r w:rsidR="00796B7D" w:rsidRPr="003201E0">
        <w:rPr>
          <w:rFonts w:ascii="Times New Roman" w:hAnsi="Times New Roman" w:cs="Times New Roman"/>
          <w:sz w:val="24"/>
          <w:szCs w:val="24"/>
        </w:rPr>
        <w:t>заблокировать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доступ </w:t>
      </w:r>
      <w:r w:rsidRPr="003201E0">
        <w:rPr>
          <w:rFonts w:ascii="Times New Roman" w:hAnsi="Times New Roman" w:cs="Times New Roman"/>
          <w:sz w:val="24"/>
          <w:szCs w:val="24"/>
        </w:rPr>
        <w:t xml:space="preserve">Заемщика </w:t>
      </w:r>
      <w:r w:rsidR="00796B7D" w:rsidRPr="003201E0">
        <w:rPr>
          <w:rFonts w:ascii="Times New Roman" w:hAnsi="Times New Roman" w:cs="Times New Roman"/>
          <w:sz w:val="24"/>
          <w:szCs w:val="24"/>
        </w:rPr>
        <w:t>в личный кабинет и/или прекратить оказание услуги.</w:t>
      </w:r>
    </w:p>
    <w:p w:rsidR="00796B7D" w:rsidRPr="003201E0" w:rsidRDefault="00A6578F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1</w:t>
      </w:r>
      <w:del w:id="48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2</w:delText>
        </w:r>
      </w:del>
      <w:ins w:id="49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3</w:t>
        </w:r>
      </w:ins>
      <w:r w:rsidRPr="003201E0">
        <w:rPr>
          <w:rFonts w:ascii="Times New Roman" w:hAnsi="Times New Roman" w:cs="Times New Roman"/>
          <w:sz w:val="24"/>
          <w:szCs w:val="24"/>
        </w:rPr>
        <w:t>.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Информация обо всех действиях </w:t>
      </w:r>
      <w:proofErr w:type="spellStart"/>
      <w:r w:rsidRPr="003201E0">
        <w:rPr>
          <w:rFonts w:ascii="Times New Roman" w:hAnsi="Times New Roman" w:cs="Times New Roman"/>
          <w:sz w:val="24"/>
          <w:szCs w:val="24"/>
        </w:rPr>
        <w:t>Заеммщиков</w:t>
      </w:r>
      <w:proofErr w:type="spellEnd"/>
      <w:r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хранится не более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5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лет.</w:t>
      </w:r>
    </w:p>
    <w:p w:rsidR="00796B7D" w:rsidRPr="003201E0" w:rsidRDefault="00E72320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1</w:t>
      </w:r>
      <w:del w:id="50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3</w:delText>
        </w:r>
      </w:del>
      <w:ins w:id="51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4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796B7D" w:rsidRPr="003201E0">
        <w:rPr>
          <w:rFonts w:ascii="Times New Roman" w:hAnsi="Times New Roman" w:cs="Times New Roman"/>
          <w:sz w:val="24"/>
          <w:szCs w:val="24"/>
        </w:rPr>
        <w:t>При обнаружении несанкционированного доступа к информации</w:t>
      </w:r>
      <w:r w:rsidR="000B7359" w:rsidRPr="003201E0">
        <w:rPr>
          <w:rFonts w:ascii="Times New Roman" w:hAnsi="Times New Roman" w:cs="Times New Roman"/>
          <w:sz w:val="24"/>
          <w:szCs w:val="24"/>
        </w:rPr>
        <w:t>, охраняемой законодательством Республики Казахстан</w:t>
      </w:r>
      <w:r w:rsidR="00796B7D" w:rsidRPr="003201E0">
        <w:rPr>
          <w:rFonts w:ascii="Times New Roman" w:hAnsi="Times New Roman" w:cs="Times New Roman"/>
          <w:sz w:val="24"/>
          <w:szCs w:val="24"/>
        </w:rPr>
        <w:t>,</w:t>
      </w:r>
      <w:r w:rsidR="00286251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несанкционированного изменения</w:t>
      </w:r>
      <w:r w:rsidR="000B7359" w:rsidRPr="003201E0">
        <w:rPr>
          <w:rFonts w:ascii="Times New Roman" w:hAnsi="Times New Roman" w:cs="Times New Roman"/>
          <w:sz w:val="24"/>
          <w:szCs w:val="24"/>
        </w:rPr>
        <w:t xml:space="preserve"> информации о Заемщике</w:t>
      </w:r>
      <w:r w:rsidR="00796B7D" w:rsidRPr="003201E0">
        <w:rPr>
          <w:rFonts w:ascii="Times New Roman" w:hAnsi="Times New Roman" w:cs="Times New Roman"/>
          <w:sz w:val="24"/>
          <w:szCs w:val="24"/>
        </w:rPr>
        <w:t>, осуществления несанкционированного платежа или перевода денег</w:t>
      </w:r>
      <w:r w:rsidR="005C615D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и иных </w:t>
      </w:r>
      <w:r w:rsidR="00796B7D" w:rsidRPr="003201E0">
        <w:rPr>
          <w:rFonts w:ascii="Times New Roman" w:hAnsi="Times New Roman" w:cs="Times New Roman"/>
          <w:sz w:val="24"/>
          <w:szCs w:val="24"/>
        </w:rPr>
        <w:lastRenderedPageBreak/>
        <w:t xml:space="preserve">несанкционированных действий, возникающих при предоставлении </w:t>
      </w:r>
      <w:r w:rsidR="005C615D" w:rsidRPr="003201E0">
        <w:rPr>
          <w:rFonts w:ascii="Times New Roman" w:hAnsi="Times New Roman" w:cs="Times New Roman"/>
          <w:sz w:val="24"/>
          <w:szCs w:val="24"/>
        </w:rPr>
        <w:t xml:space="preserve">Товариществом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 услуг </w:t>
      </w:r>
      <w:r w:rsidR="005C615D" w:rsidRPr="003201E0">
        <w:rPr>
          <w:rFonts w:ascii="Times New Roman" w:hAnsi="Times New Roman" w:cs="Times New Roman"/>
          <w:sz w:val="24"/>
          <w:szCs w:val="24"/>
        </w:rPr>
        <w:t xml:space="preserve">Товарищество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уведомляет об этом </w:t>
      </w:r>
      <w:r w:rsidRPr="003201E0">
        <w:rPr>
          <w:rFonts w:ascii="Times New Roman" w:hAnsi="Times New Roman" w:cs="Times New Roman"/>
          <w:sz w:val="24"/>
          <w:szCs w:val="24"/>
        </w:rPr>
        <w:t>Заемщика</w:t>
      </w:r>
      <w:r w:rsidR="00796B7D" w:rsidRPr="003201E0">
        <w:rPr>
          <w:rFonts w:ascii="Times New Roman" w:hAnsi="Times New Roman" w:cs="Times New Roman"/>
          <w:sz w:val="24"/>
          <w:szCs w:val="24"/>
        </w:rPr>
        <w:t>, в отношении которого были допущены такие</w:t>
      </w:r>
      <w:r w:rsidR="005C615D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>действия, не позднее рабочего дня следующего за днем их обнаружения.</w:t>
      </w:r>
      <w:proofErr w:type="gramEnd"/>
    </w:p>
    <w:p w:rsidR="00796B7D" w:rsidRPr="003201E0" w:rsidRDefault="00E72320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1</w:t>
      </w:r>
      <w:del w:id="52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4</w:delText>
        </w:r>
      </w:del>
      <w:ins w:id="53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5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Несанкционированным </w:t>
      </w:r>
      <w:r w:rsidRPr="003201E0">
        <w:rPr>
          <w:rFonts w:ascii="Times New Roman" w:hAnsi="Times New Roman" w:cs="Times New Roman"/>
          <w:sz w:val="24"/>
          <w:szCs w:val="24"/>
        </w:rPr>
        <w:t xml:space="preserve">доступом </w:t>
      </w:r>
      <w:proofErr w:type="spellStart"/>
      <w:r w:rsidR="00796B7D" w:rsidRPr="003201E0">
        <w:rPr>
          <w:rFonts w:ascii="Times New Roman" w:hAnsi="Times New Roman" w:cs="Times New Roman"/>
          <w:sz w:val="24"/>
          <w:szCs w:val="24"/>
        </w:rPr>
        <w:t>является</w:t>
      </w:r>
      <w:r w:rsidRPr="003201E0">
        <w:rPr>
          <w:rFonts w:ascii="Times New Roman" w:hAnsi="Times New Roman" w:cs="Times New Roman"/>
          <w:sz w:val="24"/>
          <w:szCs w:val="24"/>
        </w:rPr>
        <w:t>доступ</w:t>
      </w:r>
      <w:proofErr w:type="spellEnd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796B7D" w:rsidRPr="003201E0">
        <w:rPr>
          <w:rFonts w:ascii="Times New Roman" w:hAnsi="Times New Roman" w:cs="Times New Roman"/>
          <w:sz w:val="24"/>
          <w:szCs w:val="24"/>
        </w:rPr>
        <w:t>осуществленный</w:t>
      </w:r>
      <w:proofErr w:type="gramEnd"/>
      <w:r w:rsidR="00796B7D" w:rsidRPr="003201E0">
        <w:rPr>
          <w:rFonts w:ascii="Times New Roman" w:hAnsi="Times New Roman" w:cs="Times New Roman"/>
          <w:sz w:val="24"/>
          <w:szCs w:val="24"/>
        </w:rPr>
        <w:t xml:space="preserve"> без соблюдения требований,</w:t>
      </w:r>
      <w:r w:rsidR="005C615D"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установленных </w:t>
      </w:r>
      <w:r w:rsidRPr="003201E0">
        <w:rPr>
          <w:rFonts w:ascii="Times New Roman" w:hAnsi="Times New Roman" w:cs="Times New Roman"/>
          <w:sz w:val="24"/>
          <w:szCs w:val="24"/>
        </w:rPr>
        <w:t>настоящ</w:t>
      </w:r>
      <w:r w:rsidR="00977472" w:rsidRPr="003201E0">
        <w:rPr>
          <w:rFonts w:ascii="Times New Roman" w:hAnsi="Times New Roman" w:cs="Times New Roman"/>
          <w:sz w:val="24"/>
          <w:szCs w:val="24"/>
        </w:rPr>
        <w:t>ей</w:t>
      </w:r>
      <w:r w:rsidRPr="003201E0">
        <w:rPr>
          <w:rFonts w:ascii="Times New Roman" w:hAnsi="Times New Roman" w:cs="Times New Roman"/>
          <w:sz w:val="24"/>
          <w:szCs w:val="24"/>
        </w:rPr>
        <w:t xml:space="preserve"> </w:t>
      </w:r>
      <w:r w:rsidR="00977472" w:rsidRPr="003201E0">
        <w:rPr>
          <w:rFonts w:ascii="Times New Roman" w:hAnsi="Times New Roman" w:cs="Times New Roman"/>
          <w:sz w:val="24"/>
          <w:szCs w:val="24"/>
        </w:rPr>
        <w:t xml:space="preserve">Процедурой и (или) </w:t>
      </w:r>
      <w:r w:rsidR="00796B7D" w:rsidRPr="003201E0">
        <w:rPr>
          <w:rFonts w:ascii="Times New Roman" w:hAnsi="Times New Roman" w:cs="Times New Roman"/>
          <w:sz w:val="24"/>
          <w:szCs w:val="24"/>
        </w:rPr>
        <w:t xml:space="preserve">с использованием поддельных </w:t>
      </w:r>
      <w:r w:rsidR="00977472" w:rsidRPr="003201E0">
        <w:rPr>
          <w:rFonts w:ascii="Times New Roman" w:hAnsi="Times New Roman" w:cs="Times New Roman"/>
          <w:sz w:val="24"/>
          <w:szCs w:val="24"/>
        </w:rPr>
        <w:t>данных</w:t>
      </w:r>
      <w:r w:rsidR="00796B7D" w:rsidRPr="003201E0">
        <w:rPr>
          <w:rFonts w:ascii="Times New Roman" w:hAnsi="Times New Roman" w:cs="Times New Roman"/>
          <w:sz w:val="24"/>
          <w:szCs w:val="24"/>
        </w:rPr>
        <w:t>.</w:t>
      </w:r>
    </w:p>
    <w:p w:rsidR="00AD544E" w:rsidRPr="003201E0" w:rsidRDefault="00977472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201E0">
        <w:rPr>
          <w:rFonts w:ascii="Times New Roman" w:hAnsi="Times New Roman" w:cs="Times New Roman"/>
          <w:sz w:val="24"/>
          <w:szCs w:val="24"/>
        </w:rPr>
        <w:t>1</w:t>
      </w:r>
      <w:del w:id="54" w:author="Сергей Бойко" w:date="2019-12-13T12:34:00Z">
        <w:r w:rsidRPr="003201E0" w:rsidDel="00710DB3">
          <w:rPr>
            <w:rFonts w:ascii="Times New Roman" w:hAnsi="Times New Roman" w:cs="Times New Roman"/>
            <w:sz w:val="24"/>
            <w:szCs w:val="24"/>
          </w:rPr>
          <w:delText>5</w:delText>
        </w:r>
      </w:del>
      <w:ins w:id="55" w:author="Сергей Бойко" w:date="2019-12-13T12:34:00Z">
        <w:r w:rsidR="00710DB3">
          <w:rPr>
            <w:rFonts w:ascii="Times New Roman" w:hAnsi="Times New Roman" w:cs="Times New Roman"/>
            <w:sz w:val="24"/>
            <w:szCs w:val="24"/>
          </w:rPr>
          <w:t>6</w:t>
        </w:r>
      </w:ins>
      <w:r w:rsidRPr="003201E0">
        <w:rPr>
          <w:rFonts w:ascii="Times New Roman" w:hAnsi="Times New Roman" w:cs="Times New Roman"/>
          <w:sz w:val="24"/>
          <w:szCs w:val="24"/>
        </w:rPr>
        <w:t xml:space="preserve">. </w:t>
      </w:r>
      <w:r w:rsidR="00AD544E" w:rsidRPr="003201E0">
        <w:rPr>
          <w:rFonts w:ascii="Times New Roman" w:hAnsi="Times New Roman" w:cs="Times New Roman"/>
          <w:sz w:val="24"/>
          <w:szCs w:val="24"/>
        </w:rPr>
        <w:t xml:space="preserve">В случае обнаружения несанкционированного доступа к информации, </w:t>
      </w:r>
      <w:r w:rsidR="000B7359" w:rsidRPr="003201E0">
        <w:rPr>
          <w:rFonts w:ascii="Times New Roman" w:hAnsi="Times New Roman" w:cs="Times New Roman"/>
          <w:sz w:val="24"/>
          <w:szCs w:val="24"/>
        </w:rPr>
        <w:t xml:space="preserve">охраняемой </w:t>
      </w:r>
      <w:proofErr w:type="spellStart"/>
      <w:r w:rsidR="000B7359" w:rsidRPr="003201E0">
        <w:rPr>
          <w:rFonts w:ascii="Times New Roman" w:hAnsi="Times New Roman" w:cs="Times New Roman"/>
          <w:sz w:val="24"/>
          <w:szCs w:val="24"/>
        </w:rPr>
        <w:t>законодательтс</w:t>
      </w:r>
      <w:bookmarkStart w:id="56" w:name="_GoBack"/>
      <w:bookmarkEnd w:id="56"/>
      <w:r w:rsidR="000B7359" w:rsidRPr="003201E0">
        <w:rPr>
          <w:rFonts w:ascii="Times New Roman" w:hAnsi="Times New Roman" w:cs="Times New Roman"/>
          <w:sz w:val="24"/>
          <w:szCs w:val="24"/>
        </w:rPr>
        <w:t>твом</w:t>
      </w:r>
      <w:proofErr w:type="spellEnd"/>
      <w:r w:rsidR="000B7359" w:rsidRPr="003201E0">
        <w:rPr>
          <w:rFonts w:ascii="Times New Roman" w:hAnsi="Times New Roman" w:cs="Times New Roman"/>
          <w:sz w:val="24"/>
          <w:szCs w:val="24"/>
        </w:rPr>
        <w:t xml:space="preserve"> Республики Казахстан, в том числе, </w:t>
      </w:r>
      <w:r w:rsidR="00AD544E" w:rsidRPr="003201E0">
        <w:rPr>
          <w:rFonts w:ascii="Times New Roman" w:hAnsi="Times New Roman" w:cs="Times New Roman"/>
          <w:sz w:val="24"/>
          <w:szCs w:val="24"/>
        </w:rPr>
        <w:t xml:space="preserve">составляющей тайну предоставления </w:t>
      </w:r>
      <w:proofErr w:type="spellStart"/>
      <w:r w:rsidR="00AD544E" w:rsidRPr="003201E0">
        <w:rPr>
          <w:rFonts w:ascii="Times New Roman" w:hAnsi="Times New Roman" w:cs="Times New Roman"/>
          <w:sz w:val="24"/>
          <w:szCs w:val="24"/>
        </w:rPr>
        <w:t>микрокредита</w:t>
      </w:r>
      <w:proofErr w:type="spellEnd"/>
      <w:r w:rsidR="00AD544E" w:rsidRPr="003201E0">
        <w:rPr>
          <w:rFonts w:ascii="Times New Roman" w:hAnsi="Times New Roman" w:cs="Times New Roman"/>
          <w:sz w:val="24"/>
          <w:szCs w:val="24"/>
        </w:rPr>
        <w:t>, ее несанкционированного изменения, осуществления несанкционированных действий со стороны третьих лиц, Товариществом незамедлительно принимаются меры для устранения причин и последствий таких действий</w:t>
      </w:r>
      <w:ins w:id="57" w:author="Сергей Бойко" w:date="2019-12-13T12:48:00Z">
        <w:r w:rsidR="00B252C3">
          <w:rPr>
            <w:rFonts w:ascii="Times New Roman" w:hAnsi="Times New Roman" w:cs="Times New Roman"/>
            <w:sz w:val="24"/>
            <w:szCs w:val="24"/>
          </w:rPr>
          <w:t>.</w:t>
        </w:r>
      </w:ins>
      <w:del w:id="58" w:author="Сергей Бойко" w:date="2019-12-13T12:48:00Z">
        <w:r w:rsidR="00AD544E" w:rsidRPr="003201E0" w:rsidDel="00B252C3">
          <w:rPr>
            <w:rFonts w:ascii="Times New Roman" w:hAnsi="Times New Roman" w:cs="Times New Roman"/>
            <w:sz w:val="24"/>
            <w:szCs w:val="24"/>
          </w:rPr>
          <w:delText>,</w:delText>
        </w:r>
      </w:del>
      <w:del w:id="59" w:author="Сергей Бойко" w:date="2019-12-13T12:47:00Z">
        <w:r w:rsidR="00AD544E" w:rsidRPr="003201E0" w:rsidDel="00B252C3">
          <w:rPr>
            <w:rFonts w:ascii="Times New Roman" w:hAnsi="Times New Roman" w:cs="Times New Roman"/>
            <w:sz w:val="24"/>
            <w:szCs w:val="24"/>
          </w:rPr>
          <w:delText xml:space="preserve"> а также </w:delText>
        </w:r>
        <w:r w:rsidR="000B7359" w:rsidRPr="003201E0" w:rsidDel="00B252C3">
          <w:rPr>
            <w:rFonts w:ascii="Times New Roman" w:hAnsi="Times New Roman" w:cs="Times New Roman"/>
            <w:sz w:val="24"/>
            <w:szCs w:val="24"/>
          </w:rPr>
          <w:delText xml:space="preserve">Товарищество </w:delText>
        </w:r>
        <w:r w:rsidR="00AD544E" w:rsidRPr="003201E0" w:rsidDel="00B252C3">
          <w:rPr>
            <w:rFonts w:ascii="Times New Roman" w:hAnsi="Times New Roman" w:cs="Times New Roman"/>
            <w:sz w:val="24"/>
            <w:szCs w:val="24"/>
          </w:rPr>
          <w:delText>в течение одного рабочего дня информирует об этом уполномоченный орган.</w:delText>
        </w:r>
      </w:del>
    </w:p>
    <w:p w:rsidR="00387249" w:rsidRPr="00387249" w:rsidRDefault="00122207" w:rsidP="00387249">
      <w:pPr>
        <w:contextualSpacing/>
        <w:jc w:val="center"/>
        <w:rPr>
          <w:ins w:id="60" w:author="Сергей Бойко" w:date="2019-12-13T12:12:00Z"/>
          <w:rFonts w:ascii="Times New Roman" w:hAnsi="Times New Roman" w:cs="Times New Roman"/>
          <w:b/>
          <w:sz w:val="24"/>
          <w:szCs w:val="24"/>
          <w:rPrChange w:id="61" w:author="Сергей Бойко" w:date="2019-12-13T12:13:00Z">
            <w:rPr>
              <w:ins w:id="62" w:author="Сергей Бойко" w:date="2019-12-13T12:12:00Z"/>
              <w:rFonts w:ascii="Times New Roman" w:hAnsi="Times New Roman" w:cs="Times New Roman"/>
              <w:sz w:val="24"/>
              <w:szCs w:val="24"/>
            </w:rPr>
          </w:rPrChange>
        </w:rPr>
        <w:pPrChange w:id="63" w:author="Сергей Бойко" w:date="2019-12-13T12:13:00Z">
          <w:pPr>
            <w:ind w:firstLine="567"/>
          </w:pPr>
        </w:pPrChange>
      </w:pPr>
      <w:ins w:id="64" w:author="Сергей Бойко" w:date="2019-12-13T12:25:00Z">
        <w:r w:rsidRPr="00122207">
          <w:rPr>
            <w:rFonts w:ascii="Times New Roman" w:hAnsi="Times New Roman" w:cs="Times New Roman"/>
            <w:b/>
            <w:sz w:val="24"/>
            <w:szCs w:val="24"/>
          </w:rPr>
          <w:t xml:space="preserve">Глава </w:t>
        </w:r>
      </w:ins>
      <w:ins w:id="65" w:author="Сергей Бойко" w:date="2019-12-13T12:13:00Z">
        <w:r w:rsidR="00387249">
          <w:rPr>
            <w:rFonts w:ascii="Times New Roman" w:hAnsi="Times New Roman" w:cs="Times New Roman"/>
            <w:b/>
            <w:sz w:val="24"/>
            <w:szCs w:val="24"/>
          </w:rPr>
          <w:t>3</w:t>
        </w:r>
      </w:ins>
      <w:ins w:id="66" w:author="Сергей Бойко" w:date="2019-12-13T12:14:00Z">
        <w:r w:rsidR="00387249">
          <w:rPr>
            <w:rFonts w:ascii="Times New Roman" w:hAnsi="Times New Roman" w:cs="Times New Roman"/>
            <w:b/>
            <w:sz w:val="24"/>
            <w:szCs w:val="24"/>
          </w:rPr>
          <w:t>.</w:t>
        </w:r>
      </w:ins>
      <w:ins w:id="67" w:author="Сергей Бойко" w:date="2019-12-13T12:13:00Z">
        <w:r w:rsidR="00387249">
          <w:rPr>
            <w:rFonts w:ascii="Times New Roman" w:hAnsi="Times New Roman" w:cs="Times New Roman"/>
            <w:b/>
            <w:sz w:val="24"/>
            <w:szCs w:val="24"/>
          </w:rPr>
          <w:t xml:space="preserve"> </w:t>
        </w:r>
      </w:ins>
      <w:ins w:id="68" w:author="Сергей Бойко" w:date="2019-12-13T12:12:00Z">
        <w:r w:rsidR="00387249" w:rsidRPr="00387249">
          <w:rPr>
            <w:rFonts w:ascii="Times New Roman" w:hAnsi="Times New Roman" w:cs="Times New Roman"/>
            <w:b/>
            <w:sz w:val="24"/>
            <w:szCs w:val="24"/>
            <w:rPrChange w:id="69" w:author="Сергей Бойко" w:date="2019-12-13T12:13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К</w:t>
        </w:r>
      </w:ins>
      <w:ins w:id="70" w:author="Сергей Бойко" w:date="2019-12-13T12:25:00Z">
        <w:r>
          <w:rPr>
            <w:rFonts w:ascii="Times New Roman" w:hAnsi="Times New Roman" w:cs="Times New Roman"/>
            <w:b/>
            <w:sz w:val="24"/>
            <w:szCs w:val="24"/>
          </w:rPr>
          <w:t>онфиденциальность</w:t>
        </w:r>
      </w:ins>
    </w:p>
    <w:p w:rsidR="00387249" w:rsidRPr="00387249" w:rsidRDefault="00387249" w:rsidP="00387249">
      <w:pPr>
        <w:ind w:firstLine="567"/>
        <w:contextualSpacing/>
        <w:jc w:val="both"/>
        <w:rPr>
          <w:ins w:id="71" w:author="Сергей Бойко" w:date="2019-12-13T12:12:00Z"/>
          <w:rFonts w:ascii="Times New Roman" w:hAnsi="Times New Roman" w:cs="Times New Roman"/>
          <w:sz w:val="24"/>
          <w:szCs w:val="24"/>
        </w:rPr>
        <w:pPrChange w:id="72" w:author="Сергей Бойко" w:date="2019-12-13T12:15:00Z">
          <w:pPr>
            <w:ind w:firstLine="567"/>
          </w:pPr>
        </w:pPrChange>
      </w:pPr>
      <w:ins w:id="73" w:author="Сергей Бойко" w:date="2019-12-13T12:14:00Z">
        <w:r>
          <w:rPr>
            <w:rFonts w:ascii="Times New Roman" w:hAnsi="Times New Roman" w:cs="Times New Roman"/>
            <w:sz w:val="24"/>
            <w:szCs w:val="24"/>
          </w:rPr>
          <w:t xml:space="preserve">1.Товарищество </w:t>
        </w:r>
      </w:ins>
      <w:ins w:id="74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обязуется принять меры для предотвращения </w:t>
        </w:r>
      </w:ins>
      <w:ins w:id="75" w:author="Сергей Бойко" w:date="2019-12-13T12:14:00Z">
        <w:r>
          <w:rPr>
            <w:rFonts w:ascii="Times New Roman" w:hAnsi="Times New Roman" w:cs="Times New Roman"/>
            <w:sz w:val="24"/>
            <w:szCs w:val="24"/>
          </w:rPr>
          <w:t xml:space="preserve"> н</w:t>
        </w:r>
      </w:ins>
      <w:ins w:id="76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есанкционированного доступа третьих</w:t>
        </w:r>
      </w:ins>
      <w:ins w:id="77" w:author="Сергей Бойко" w:date="2019-12-13T12:14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78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лиц к информации, составляющей банковскую тайну Клиента. Любая информация такого</w:t>
        </w:r>
      </w:ins>
      <w:ins w:id="79" w:author="Сергей Бойко" w:date="2019-12-13T12:14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80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рода может быть предоставлена третьим лицам не иначе как в порядке, установленном</w:t>
        </w:r>
      </w:ins>
      <w:ins w:id="81" w:author="Сергей Бойко" w:date="2019-12-13T12:15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82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действующим законодательством Республики Казахстан.</w:t>
        </w:r>
      </w:ins>
    </w:p>
    <w:p w:rsidR="00387249" w:rsidRPr="00387249" w:rsidRDefault="00387249" w:rsidP="00387249">
      <w:pPr>
        <w:ind w:firstLine="567"/>
        <w:contextualSpacing/>
        <w:jc w:val="both"/>
        <w:rPr>
          <w:ins w:id="83" w:author="Сергей Бойко" w:date="2019-12-13T12:12:00Z"/>
          <w:rFonts w:ascii="Times New Roman" w:hAnsi="Times New Roman" w:cs="Times New Roman"/>
          <w:sz w:val="24"/>
          <w:szCs w:val="24"/>
        </w:rPr>
        <w:pPrChange w:id="84" w:author="Сергей Бойко" w:date="2019-12-13T12:16:00Z">
          <w:pPr>
            <w:ind w:firstLine="567"/>
          </w:pPr>
        </w:pPrChange>
      </w:pPr>
      <w:ins w:id="85" w:author="Сергей Бойко" w:date="2019-12-13T12:15:00Z">
        <w:r>
          <w:rPr>
            <w:rFonts w:ascii="Times New Roman" w:hAnsi="Times New Roman" w:cs="Times New Roman"/>
            <w:sz w:val="24"/>
            <w:szCs w:val="24"/>
          </w:rPr>
          <w:t>2.</w:t>
        </w:r>
      </w:ins>
      <w:ins w:id="86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В случаях, когда использование паролей, предполагает передачу Клиенту либо хранение</w:t>
        </w:r>
      </w:ins>
      <w:ins w:id="87" w:author="Сергей Бойко" w:date="2019-12-13T12:15:00Z">
        <w:r>
          <w:rPr>
            <w:rFonts w:ascii="Times New Roman" w:hAnsi="Times New Roman" w:cs="Times New Roman"/>
            <w:sz w:val="24"/>
            <w:szCs w:val="24"/>
          </w:rPr>
          <w:t xml:space="preserve"> Товариществом</w:t>
        </w:r>
      </w:ins>
      <w:ins w:id="88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какой-либо конфиденциальной информации, </w:t>
        </w:r>
      </w:ins>
      <w:ins w:id="89" w:author="Сергей Бойко" w:date="2019-12-13T12:15:00Z">
        <w:r>
          <w:rPr>
            <w:rFonts w:ascii="Times New Roman" w:hAnsi="Times New Roman" w:cs="Times New Roman"/>
            <w:sz w:val="24"/>
            <w:szCs w:val="24"/>
          </w:rPr>
          <w:t>Товарищество</w:t>
        </w:r>
      </w:ins>
      <w:ins w:id="90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обязуется принять все</w:t>
        </w:r>
      </w:ins>
      <w:ins w:id="91" w:author="Сергей Бойко" w:date="2019-12-13T12:16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92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необходимые и зависящие от </w:t>
        </w:r>
      </w:ins>
      <w:ins w:id="93" w:author="Сергей Бойко" w:date="2019-12-13T12:16:00Z">
        <w:r>
          <w:rPr>
            <w:rFonts w:ascii="Times New Roman" w:hAnsi="Times New Roman" w:cs="Times New Roman"/>
            <w:sz w:val="24"/>
            <w:szCs w:val="24"/>
          </w:rPr>
          <w:t xml:space="preserve">Товарищества </w:t>
        </w:r>
      </w:ins>
      <w:ins w:id="94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меры </w:t>
        </w:r>
      </w:ins>
      <w:ins w:id="95" w:author="Сергей Бойко" w:date="2019-12-13T12:16:00Z">
        <w:r>
          <w:rPr>
            <w:rFonts w:ascii="Times New Roman" w:hAnsi="Times New Roman" w:cs="Times New Roman"/>
            <w:sz w:val="24"/>
            <w:szCs w:val="24"/>
          </w:rPr>
          <w:t>о</w:t>
        </w:r>
      </w:ins>
      <w:ins w:id="96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рганизационного и технического характера для</w:t>
        </w:r>
      </w:ins>
      <w:ins w:id="97" w:author="Сергей Бойко" w:date="2019-12-13T12:16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98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предотвращения доступа третьих лиц к такой информации до передачи ее Клиенту, а также</w:t>
        </w:r>
      </w:ins>
      <w:ins w:id="99" w:author="Сергей Бойко" w:date="2019-12-13T12:16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00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во время хранения указанной информации.</w:t>
        </w:r>
      </w:ins>
    </w:p>
    <w:p w:rsidR="00387249" w:rsidRPr="00387249" w:rsidRDefault="00122207" w:rsidP="00387249">
      <w:pPr>
        <w:ind w:firstLine="567"/>
        <w:contextualSpacing/>
        <w:jc w:val="center"/>
        <w:rPr>
          <w:ins w:id="101" w:author="Сергей Бойко" w:date="2019-12-13T12:12:00Z"/>
          <w:rFonts w:ascii="Times New Roman" w:hAnsi="Times New Roman" w:cs="Times New Roman"/>
          <w:b/>
          <w:sz w:val="24"/>
          <w:szCs w:val="24"/>
          <w:rPrChange w:id="102" w:author="Сергей Бойко" w:date="2019-12-13T12:16:00Z">
            <w:rPr>
              <w:ins w:id="103" w:author="Сергей Бойко" w:date="2019-12-13T12:12:00Z"/>
              <w:rFonts w:ascii="Times New Roman" w:hAnsi="Times New Roman" w:cs="Times New Roman"/>
              <w:sz w:val="24"/>
              <w:szCs w:val="24"/>
            </w:rPr>
          </w:rPrChange>
        </w:rPr>
        <w:pPrChange w:id="104" w:author="Сергей Бойко" w:date="2019-12-13T12:16:00Z">
          <w:pPr>
            <w:ind w:firstLine="567"/>
          </w:pPr>
        </w:pPrChange>
      </w:pPr>
      <w:ins w:id="105" w:author="Сергей Бойко" w:date="2019-12-13T12:26:00Z">
        <w:r w:rsidRPr="00122207">
          <w:rPr>
            <w:rFonts w:ascii="Times New Roman" w:hAnsi="Times New Roman" w:cs="Times New Roman"/>
            <w:b/>
            <w:sz w:val="24"/>
            <w:szCs w:val="24"/>
          </w:rPr>
          <w:t>Глава</w:t>
        </w:r>
        <w:r w:rsidRPr="00122207">
          <w:rPr>
            <w:rFonts w:ascii="Times New Roman" w:hAnsi="Times New Roman" w:cs="Times New Roman"/>
            <w:b/>
            <w:sz w:val="24"/>
            <w:szCs w:val="24"/>
            <w:rPrChange w:id="106" w:author="Сергей Бойко" w:date="2019-12-13T12:16:00Z">
              <w:rPr>
                <w:rFonts w:ascii="Times New Roman" w:hAnsi="Times New Roman" w:cs="Times New Roman"/>
                <w:b/>
                <w:sz w:val="24"/>
                <w:szCs w:val="24"/>
              </w:rPr>
            </w:rPrChange>
          </w:rPr>
          <w:t xml:space="preserve"> </w:t>
        </w:r>
      </w:ins>
      <w:ins w:id="107" w:author="Сергей Бойко" w:date="2019-12-13T12:16:00Z">
        <w:r w:rsidR="00387249" w:rsidRPr="00387249">
          <w:rPr>
            <w:rFonts w:ascii="Times New Roman" w:hAnsi="Times New Roman" w:cs="Times New Roman"/>
            <w:b/>
            <w:sz w:val="24"/>
            <w:szCs w:val="24"/>
            <w:rPrChange w:id="108" w:author="Сергей Бойко" w:date="2019-12-13T12:16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4</w:t>
        </w:r>
      </w:ins>
      <w:ins w:id="109" w:author="Сергей Бойко" w:date="2019-12-13T12:12:00Z">
        <w:r w:rsidR="00387249" w:rsidRPr="00387249">
          <w:rPr>
            <w:rFonts w:ascii="Times New Roman" w:hAnsi="Times New Roman" w:cs="Times New Roman"/>
            <w:b/>
            <w:sz w:val="24"/>
            <w:szCs w:val="24"/>
            <w:rPrChange w:id="110" w:author="Сергей Бойко" w:date="2019-12-13T12:16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. З</w:t>
        </w:r>
      </w:ins>
      <w:ins w:id="111" w:author="Сергей Бойко" w:date="2019-12-13T12:26:00Z">
        <w:r>
          <w:rPr>
            <w:rFonts w:ascii="Times New Roman" w:hAnsi="Times New Roman" w:cs="Times New Roman"/>
            <w:b/>
            <w:sz w:val="24"/>
            <w:szCs w:val="24"/>
          </w:rPr>
          <w:t>аключительные положения</w:t>
        </w:r>
      </w:ins>
    </w:p>
    <w:p w:rsidR="00387249" w:rsidRPr="00387249" w:rsidRDefault="00387249" w:rsidP="00387249">
      <w:pPr>
        <w:ind w:firstLine="567"/>
        <w:contextualSpacing/>
        <w:jc w:val="both"/>
        <w:rPr>
          <w:ins w:id="112" w:author="Сергей Бойко" w:date="2019-12-13T12:12:00Z"/>
          <w:rFonts w:ascii="Times New Roman" w:hAnsi="Times New Roman" w:cs="Times New Roman"/>
          <w:sz w:val="24"/>
          <w:szCs w:val="24"/>
        </w:rPr>
        <w:pPrChange w:id="113" w:author="Сергей Бойко" w:date="2019-12-13T12:17:00Z">
          <w:pPr>
            <w:ind w:firstLine="567"/>
          </w:pPr>
        </w:pPrChange>
      </w:pPr>
      <w:ins w:id="114" w:author="Сергей Бойко" w:date="2019-12-13T12:17:00Z">
        <w:r>
          <w:rPr>
            <w:rFonts w:ascii="Times New Roman" w:hAnsi="Times New Roman" w:cs="Times New Roman"/>
            <w:sz w:val="24"/>
            <w:szCs w:val="24"/>
          </w:rPr>
          <w:t>1.</w:t>
        </w:r>
      </w:ins>
      <w:ins w:id="115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Ответственность за ненадлежащее исполнение данных Пр</w:t>
        </w:r>
      </w:ins>
      <w:ins w:id="116" w:author="Сергей Бойко" w:date="2019-12-13T12:17:00Z">
        <w:r>
          <w:rPr>
            <w:rFonts w:ascii="Times New Roman" w:hAnsi="Times New Roman" w:cs="Times New Roman"/>
            <w:sz w:val="24"/>
            <w:szCs w:val="24"/>
          </w:rPr>
          <w:t>оцедур</w:t>
        </w:r>
      </w:ins>
      <w:ins w:id="117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возлагается на руководителей</w:t>
        </w:r>
      </w:ins>
      <w:ins w:id="118" w:author="Сергей Бойко" w:date="2019-12-13T12:17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19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самостоятельных подразделений </w:t>
        </w:r>
      </w:ins>
      <w:ins w:id="120" w:author="Сергей Бойко" w:date="2019-12-13T12:17:00Z">
        <w:r>
          <w:rPr>
            <w:rFonts w:ascii="Times New Roman" w:hAnsi="Times New Roman" w:cs="Times New Roman"/>
            <w:sz w:val="24"/>
            <w:szCs w:val="24"/>
          </w:rPr>
          <w:t>Товарищества</w:t>
        </w:r>
      </w:ins>
      <w:ins w:id="121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, задействованных в процессе предоставления</w:t>
        </w:r>
      </w:ins>
      <w:ins w:id="122" w:author="Сергей Бойко" w:date="2019-12-13T12:17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23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Клиентам электронных </w:t>
        </w:r>
      </w:ins>
      <w:proofErr w:type="spellStart"/>
      <w:ins w:id="124" w:author="Сергей Бойко" w:date="2019-12-13T12:18:00Z">
        <w:r>
          <w:rPr>
            <w:rFonts w:ascii="Times New Roman" w:hAnsi="Times New Roman" w:cs="Times New Roman"/>
            <w:sz w:val="24"/>
            <w:szCs w:val="24"/>
          </w:rPr>
          <w:t>микрофинансовых</w:t>
        </w:r>
      </w:ins>
      <w:proofErr w:type="spellEnd"/>
      <w:ins w:id="125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 услуг.</w:t>
        </w:r>
      </w:ins>
    </w:p>
    <w:p w:rsidR="00387249" w:rsidRPr="00387249" w:rsidRDefault="00387249" w:rsidP="00387249">
      <w:pPr>
        <w:ind w:firstLine="567"/>
        <w:contextualSpacing/>
        <w:rPr>
          <w:ins w:id="126" w:author="Сергей Бойко" w:date="2019-12-13T12:12:00Z"/>
          <w:rFonts w:ascii="Times New Roman" w:hAnsi="Times New Roman" w:cs="Times New Roman"/>
          <w:sz w:val="24"/>
          <w:szCs w:val="24"/>
        </w:rPr>
      </w:pPr>
      <w:ins w:id="127" w:author="Сергей Бойко" w:date="2019-12-13T12:18:00Z">
        <w:r>
          <w:rPr>
            <w:rFonts w:ascii="Times New Roman" w:hAnsi="Times New Roman" w:cs="Times New Roman"/>
            <w:sz w:val="24"/>
            <w:szCs w:val="24"/>
          </w:rPr>
          <w:t xml:space="preserve">2. </w:t>
        </w:r>
      </w:ins>
      <w:ins w:id="128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Вопросы, не урегулированные настоящими Пр</w:t>
        </w:r>
      </w:ins>
      <w:ins w:id="129" w:author="Сергей Бойко" w:date="2019-12-13T12:18:00Z">
        <w:r>
          <w:rPr>
            <w:rFonts w:ascii="Times New Roman" w:hAnsi="Times New Roman" w:cs="Times New Roman"/>
            <w:sz w:val="24"/>
            <w:szCs w:val="24"/>
          </w:rPr>
          <w:t>оцедурами</w:t>
        </w:r>
      </w:ins>
      <w:ins w:id="130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, подлежат разрешению</w:t>
        </w:r>
      </w:ins>
    </w:p>
    <w:p w:rsidR="00387249" w:rsidRDefault="00387249" w:rsidP="00387249">
      <w:pPr>
        <w:ind w:firstLine="567"/>
        <w:contextualSpacing/>
        <w:jc w:val="both"/>
        <w:rPr>
          <w:ins w:id="131" w:author="Сергей Бойко" w:date="2019-12-13T12:21:00Z"/>
          <w:rFonts w:ascii="Times New Roman" w:hAnsi="Times New Roman" w:cs="Times New Roman"/>
          <w:sz w:val="24"/>
          <w:szCs w:val="24"/>
        </w:rPr>
        <w:pPrChange w:id="132" w:author="Сергей Бойко" w:date="2019-12-13T12:18:00Z">
          <w:pPr>
            <w:ind w:firstLine="567"/>
          </w:pPr>
        </w:pPrChange>
      </w:pPr>
      <w:ins w:id="133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в соответствии с нормами законодательства Республики Казахстан и/или</w:t>
        </w:r>
      </w:ins>
      <w:ins w:id="134" w:author="Сергей Бойко" w:date="2019-12-13T12:18:00Z">
        <w:r>
          <w:rPr>
            <w:rFonts w:ascii="Times New Roman" w:hAnsi="Times New Roman" w:cs="Times New Roman"/>
            <w:sz w:val="24"/>
            <w:szCs w:val="24"/>
          </w:rPr>
          <w:t xml:space="preserve"> в</w:t>
        </w:r>
        <w:r w:rsidRPr="00387249">
          <w:rPr>
            <w:rFonts w:ascii="Times New Roman" w:hAnsi="Times New Roman" w:cs="Times New Roman"/>
            <w:sz w:val="24"/>
            <w:szCs w:val="24"/>
          </w:rPr>
          <w:t>нутренними</w:t>
        </w:r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35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 xml:space="preserve">документами </w:t>
        </w:r>
      </w:ins>
      <w:ins w:id="136" w:author="Сергей Бойко" w:date="2019-12-13T12:18:00Z">
        <w:r>
          <w:rPr>
            <w:rFonts w:ascii="Times New Roman" w:hAnsi="Times New Roman" w:cs="Times New Roman"/>
            <w:sz w:val="24"/>
            <w:szCs w:val="24"/>
          </w:rPr>
          <w:t>Товарищества</w:t>
        </w:r>
      </w:ins>
      <w:ins w:id="137" w:author="Сергей Бойко" w:date="2019-12-13T12:12:00Z">
        <w:r w:rsidRPr="00387249">
          <w:rPr>
            <w:rFonts w:ascii="Times New Roman" w:hAnsi="Times New Roman" w:cs="Times New Roman"/>
            <w:sz w:val="24"/>
            <w:szCs w:val="24"/>
          </w:rPr>
          <w:t>.</w:t>
        </w:r>
      </w:ins>
    </w:p>
    <w:p w:rsidR="00CC06D2" w:rsidRDefault="00387249" w:rsidP="00387249">
      <w:pPr>
        <w:ind w:firstLine="567"/>
        <w:contextualSpacing/>
        <w:jc w:val="both"/>
        <w:rPr>
          <w:ins w:id="138" w:author="Сергей Бойко" w:date="2019-12-13T12:12:00Z"/>
          <w:rFonts w:ascii="Times New Roman" w:hAnsi="Times New Roman" w:cs="Times New Roman"/>
          <w:sz w:val="24"/>
          <w:szCs w:val="24"/>
        </w:rPr>
        <w:pPrChange w:id="139" w:author="Сергей Бойко" w:date="2019-12-13T12:18:00Z">
          <w:pPr>
            <w:ind w:firstLine="567"/>
          </w:pPr>
        </w:pPrChange>
      </w:pPr>
      <w:ins w:id="140" w:author="Сергей Бойко" w:date="2019-12-13T12:22:00Z">
        <w:r>
          <w:rPr>
            <w:rFonts w:ascii="Times New Roman" w:hAnsi="Times New Roman" w:cs="Times New Roman"/>
            <w:sz w:val="24"/>
            <w:szCs w:val="24"/>
          </w:rPr>
          <w:t xml:space="preserve">3. </w:t>
        </w:r>
      </w:ins>
      <w:ins w:id="141" w:author="Сергей Бойко" w:date="2019-12-13T12:21:00Z">
        <w:r w:rsidRPr="00387249">
          <w:rPr>
            <w:rFonts w:ascii="Times New Roman" w:hAnsi="Times New Roman" w:cs="Times New Roman"/>
            <w:sz w:val="24"/>
            <w:szCs w:val="24"/>
          </w:rPr>
          <w:t>Неисполнение или ненадлежащее исполнение настоящих Пр</w:t>
        </w:r>
      </w:ins>
      <w:ins w:id="142" w:author="Сергей Бойко" w:date="2019-12-13T12:22:00Z">
        <w:r>
          <w:rPr>
            <w:rFonts w:ascii="Times New Roman" w:hAnsi="Times New Roman" w:cs="Times New Roman"/>
            <w:sz w:val="24"/>
            <w:szCs w:val="24"/>
          </w:rPr>
          <w:t>оцедур</w:t>
        </w:r>
      </w:ins>
      <w:ins w:id="143" w:author="Сергей Бойко" w:date="2019-12-13T12:21:00Z">
        <w:r w:rsidRPr="00387249">
          <w:rPr>
            <w:rFonts w:ascii="Times New Roman" w:hAnsi="Times New Roman" w:cs="Times New Roman"/>
            <w:sz w:val="24"/>
            <w:szCs w:val="24"/>
          </w:rPr>
          <w:t xml:space="preserve"> рассматривается как</w:t>
        </w:r>
      </w:ins>
      <w:ins w:id="144" w:author="Сергей Бойко" w:date="2019-12-13T12:22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45" w:author="Сергей Бойко" w:date="2019-12-13T12:21:00Z">
        <w:r w:rsidRPr="00387249">
          <w:rPr>
            <w:rFonts w:ascii="Times New Roman" w:hAnsi="Times New Roman" w:cs="Times New Roman"/>
            <w:sz w:val="24"/>
            <w:szCs w:val="24"/>
          </w:rPr>
          <w:t>неисполнение или ненадлежащее исполнение соответствующими лицами своих</w:t>
        </w:r>
      </w:ins>
      <w:ins w:id="146" w:author="Сергей Бойко" w:date="2019-12-13T12:22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47" w:author="Сергей Бойко" w:date="2019-12-13T12:21:00Z">
        <w:r w:rsidRPr="00387249">
          <w:rPr>
            <w:rFonts w:ascii="Times New Roman" w:hAnsi="Times New Roman" w:cs="Times New Roman"/>
            <w:sz w:val="24"/>
            <w:szCs w:val="24"/>
          </w:rPr>
          <w:t>должностных или иных обязанностей, с привлечением к дисциплинарной или иной</w:t>
        </w:r>
      </w:ins>
      <w:ins w:id="148" w:author="Сергей Бойко" w:date="2019-12-13T12:22:00Z"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149" w:author="Сергей Бойко" w:date="2019-12-13T12:21:00Z">
        <w:r w:rsidRPr="00387249">
          <w:rPr>
            <w:rFonts w:ascii="Times New Roman" w:hAnsi="Times New Roman" w:cs="Times New Roman"/>
            <w:sz w:val="24"/>
            <w:szCs w:val="24"/>
          </w:rPr>
          <w:t>ответственности виновных лиц.</w:t>
        </w:r>
      </w:ins>
      <w:r w:rsidR="00CC06D2" w:rsidRPr="00CC06D2">
        <w:rPr>
          <w:rFonts w:ascii="Times New Roman" w:hAnsi="Times New Roman" w:cs="Times New Roman"/>
          <w:sz w:val="24"/>
          <w:szCs w:val="24"/>
        </w:rPr>
        <w:br w:type="page"/>
      </w:r>
    </w:p>
    <w:p w:rsidR="00387249" w:rsidRPr="00CC06D2" w:rsidRDefault="00387249" w:rsidP="003201E0">
      <w:pPr>
        <w:ind w:firstLine="567"/>
        <w:rPr>
          <w:rFonts w:ascii="Times New Roman" w:hAnsi="Times New Roman" w:cs="Times New Roman"/>
          <w:sz w:val="24"/>
          <w:szCs w:val="24"/>
        </w:rPr>
      </w:pPr>
    </w:p>
    <w:p w:rsidR="00CC06D2" w:rsidRPr="003201E0" w:rsidRDefault="00CC06D2" w:rsidP="003201E0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01E0">
        <w:rPr>
          <w:rFonts w:ascii="Times New Roman" w:hAnsi="Times New Roman" w:cs="Times New Roman"/>
          <w:b/>
          <w:sz w:val="24"/>
          <w:szCs w:val="24"/>
        </w:rPr>
        <w:t>ЛИСТ ОЗНАКОМЛЕНИЯ</w:t>
      </w:r>
    </w:p>
    <w:p w:rsidR="00CC06D2" w:rsidRPr="003201E0" w:rsidDel="00710DB3" w:rsidRDefault="00CC06D2" w:rsidP="003201E0">
      <w:pPr>
        <w:ind w:firstLine="567"/>
        <w:jc w:val="center"/>
        <w:rPr>
          <w:del w:id="150" w:author="Сергей Бойко" w:date="2019-12-13T12:38:00Z"/>
          <w:rFonts w:ascii="Times New Roman" w:hAnsi="Times New Roman" w:cs="Times New Roman"/>
          <w:b/>
          <w:sz w:val="24"/>
          <w:szCs w:val="24"/>
        </w:rPr>
      </w:pPr>
    </w:p>
    <w:p w:rsidR="00CC06D2" w:rsidRPr="003201E0" w:rsidRDefault="00CC06D2" w:rsidP="003201E0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1"/>
        <w:gridCol w:w="1882"/>
        <w:gridCol w:w="2499"/>
      </w:tblGrid>
      <w:tr w:rsidR="00CC06D2" w:rsidRPr="00CC06D2" w:rsidTr="004D1B63"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01E0">
              <w:rPr>
                <w:rFonts w:ascii="Times New Roman" w:hAnsi="Times New Roman" w:cs="Times New Roman"/>
                <w:b/>
                <w:sz w:val="24"/>
                <w:szCs w:val="24"/>
              </w:rPr>
              <w:t>Ф.И.О. сотрудника, вступающего в должность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01E0">
              <w:rPr>
                <w:rFonts w:ascii="Times New Roman" w:hAnsi="Times New Roman" w:cs="Times New Roman"/>
                <w:b/>
                <w:sz w:val="24"/>
                <w:szCs w:val="24"/>
              </w:rPr>
              <w:t>Дата ознакомления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01E0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об ознакомлении</w:t>
            </w: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Tr="004D1B63">
        <w:trPr>
          <w:trHeight w:val="850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RDefault="00CC06D2" w:rsidP="003201E0">
            <w:pPr>
              <w:ind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06D2" w:rsidRPr="00CC06D2" w:rsidDel="00710DB3" w:rsidTr="004D1B63">
        <w:trPr>
          <w:trHeight w:val="850"/>
          <w:del w:id="151" w:author="Сергей Бойко" w:date="2019-12-13T12:38:00Z"/>
        </w:trPr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Del="00710DB3" w:rsidRDefault="00CC06D2" w:rsidP="003201E0">
            <w:pPr>
              <w:ind w:firstLine="567"/>
              <w:jc w:val="center"/>
              <w:rPr>
                <w:del w:id="152" w:author="Сергей Бойко" w:date="2019-12-13T12:38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Del="00710DB3" w:rsidRDefault="00CC06D2" w:rsidP="003201E0">
            <w:pPr>
              <w:ind w:firstLine="567"/>
              <w:jc w:val="center"/>
              <w:rPr>
                <w:del w:id="153" w:author="Сергей Бойко" w:date="2019-12-13T12:38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6D2" w:rsidRPr="003201E0" w:rsidDel="00710DB3" w:rsidRDefault="00CC06D2" w:rsidP="003201E0">
            <w:pPr>
              <w:ind w:firstLine="567"/>
              <w:jc w:val="center"/>
              <w:rPr>
                <w:del w:id="154" w:author="Сергей Бойко" w:date="2019-12-13T12:38:00Z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D0366" w:rsidRPr="003201E0" w:rsidRDefault="003D0366" w:rsidP="003201E0">
      <w:pPr>
        <w:spacing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3D0366" w:rsidRPr="00320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9" w:author="Сергей Бойко" w:date="2019-12-12T19:20:00Z" w:initials="СБ">
    <w:p w:rsidR="002D7106" w:rsidRDefault="002D7106">
      <w:pPr>
        <w:pStyle w:val="a4"/>
      </w:pPr>
      <w:r>
        <w:rPr>
          <w:rStyle w:val="a3"/>
        </w:rPr>
        <w:annotationRef/>
      </w:r>
      <w:r>
        <w:t xml:space="preserve">Коллеги необходимо изменить на </w:t>
      </w:r>
      <w:proofErr w:type="gramStart"/>
      <w:r>
        <w:t>наш</w:t>
      </w:r>
      <w:proofErr w:type="gramEnd"/>
      <w:r>
        <w:t xml:space="preserve"> </w:t>
      </w:r>
      <w:proofErr w:type="spellStart"/>
      <w:r>
        <w:t>сетефикат</w:t>
      </w:r>
      <w:proofErr w:type="spellEnd"/>
    </w:p>
  </w:comment>
  <w:comment w:id="40" w:author="Сергей Бойко" w:date="2019-12-12T19:33:00Z" w:initials="СБ">
    <w:p w:rsidR="00286251" w:rsidRDefault="00286251">
      <w:pPr>
        <w:pStyle w:val="a4"/>
      </w:pPr>
      <w:r>
        <w:rPr>
          <w:rStyle w:val="a3"/>
        </w:rPr>
        <w:annotationRef/>
      </w:r>
      <w:r>
        <w:t>Необходимо указать наше время</w:t>
      </w:r>
    </w:p>
  </w:comment>
  <w:comment w:id="43" w:author="Сергей Бойко" w:date="2019-12-12T19:34:00Z" w:initials="СБ">
    <w:p w:rsidR="00286251" w:rsidRDefault="00286251">
      <w:pPr>
        <w:pStyle w:val="a4"/>
      </w:pPr>
      <w:r>
        <w:rPr>
          <w:rStyle w:val="a3"/>
        </w:rPr>
        <w:annotationRef/>
      </w:r>
      <w:r>
        <w:t>Так же необходимо указать время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15E1D"/>
    <w:multiLevelType w:val="hybridMultilevel"/>
    <w:tmpl w:val="6D46ACB2"/>
    <w:lvl w:ilvl="0" w:tplc="6FC2EC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0462E8"/>
    <w:multiLevelType w:val="hybridMultilevel"/>
    <w:tmpl w:val="6688F18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4D811AF6"/>
    <w:multiLevelType w:val="multilevel"/>
    <w:tmpl w:val="234EDE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color w:val="00000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0BD"/>
    <w:rsid w:val="00014D28"/>
    <w:rsid w:val="0001524D"/>
    <w:rsid w:val="00090828"/>
    <w:rsid w:val="000A4248"/>
    <w:rsid w:val="000B3B9D"/>
    <w:rsid w:val="000B7359"/>
    <w:rsid w:val="000C1ABA"/>
    <w:rsid w:val="000D1D72"/>
    <w:rsid w:val="000F2ADB"/>
    <w:rsid w:val="00111943"/>
    <w:rsid w:val="0012212E"/>
    <w:rsid w:val="00122207"/>
    <w:rsid w:val="00160C72"/>
    <w:rsid w:val="001700BD"/>
    <w:rsid w:val="00183FF4"/>
    <w:rsid w:val="0020485A"/>
    <w:rsid w:val="00230085"/>
    <w:rsid w:val="00274BF7"/>
    <w:rsid w:val="00286251"/>
    <w:rsid w:val="002D7106"/>
    <w:rsid w:val="003201E0"/>
    <w:rsid w:val="00387249"/>
    <w:rsid w:val="0039418A"/>
    <w:rsid w:val="003C4CC3"/>
    <w:rsid w:val="003D0366"/>
    <w:rsid w:val="003D1206"/>
    <w:rsid w:val="004A6274"/>
    <w:rsid w:val="0057715C"/>
    <w:rsid w:val="0058075A"/>
    <w:rsid w:val="00593DC3"/>
    <w:rsid w:val="005C469D"/>
    <w:rsid w:val="005C615D"/>
    <w:rsid w:val="005E3374"/>
    <w:rsid w:val="0069783F"/>
    <w:rsid w:val="006D7C71"/>
    <w:rsid w:val="006F24D7"/>
    <w:rsid w:val="00710DB3"/>
    <w:rsid w:val="00780E43"/>
    <w:rsid w:val="00796B7D"/>
    <w:rsid w:val="007A5271"/>
    <w:rsid w:val="007D0229"/>
    <w:rsid w:val="008165D1"/>
    <w:rsid w:val="008504F0"/>
    <w:rsid w:val="00894CE3"/>
    <w:rsid w:val="008B7EDE"/>
    <w:rsid w:val="00977472"/>
    <w:rsid w:val="009A4663"/>
    <w:rsid w:val="00A03359"/>
    <w:rsid w:val="00A6578F"/>
    <w:rsid w:val="00A801D2"/>
    <w:rsid w:val="00AA53A2"/>
    <w:rsid w:val="00AD544E"/>
    <w:rsid w:val="00B144BE"/>
    <w:rsid w:val="00B252C3"/>
    <w:rsid w:val="00B42AF6"/>
    <w:rsid w:val="00B70184"/>
    <w:rsid w:val="00BA5A99"/>
    <w:rsid w:val="00BF0C9C"/>
    <w:rsid w:val="00C2220D"/>
    <w:rsid w:val="00C85AA2"/>
    <w:rsid w:val="00C945E7"/>
    <w:rsid w:val="00CA3EB9"/>
    <w:rsid w:val="00CB54BB"/>
    <w:rsid w:val="00CC06D2"/>
    <w:rsid w:val="00D12FFA"/>
    <w:rsid w:val="00D445A7"/>
    <w:rsid w:val="00D56165"/>
    <w:rsid w:val="00D87B57"/>
    <w:rsid w:val="00DE083A"/>
    <w:rsid w:val="00E61D8B"/>
    <w:rsid w:val="00E72320"/>
    <w:rsid w:val="00E73CA5"/>
    <w:rsid w:val="00ED02F4"/>
    <w:rsid w:val="00ED54B5"/>
    <w:rsid w:val="00EF3960"/>
    <w:rsid w:val="00FC672D"/>
    <w:rsid w:val="00FF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D710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D710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D710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D710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D7106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D7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7106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0A4248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C469D"/>
    <w:rPr>
      <w:color w:val="0000FF"/>
      <w:u w:val="single"/>
    </w:rPr>
  </w:style>
  <w:style w:type="character" w:customStyle="1" w:styleId="s0">
    <w:name w:val="s0"/>
    <w:rsid w:val="00BA5A9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D710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D7106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D710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D710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D7106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D7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7106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0A4248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C469D"/>
    <w:rPr>
      <w:color w:val="0000FF"/>
      <w:u w:val="single"/>
    </w:rPr>
  </w:style>
  <w:style w:type="character" w:customStyle="1" w:styleId="s0">
    <w:name w:val="s0"/>
    <w:rsid w:val="00BA5A9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eyman.kz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moneyman.kz/" TargetMode="External"/><Relationship Id="rId12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eyman.kz/" TargetMode="External"/><Relationship Id="rId11" Type="http://schemas.openxmlformats.org/officeDocument/2006/relationships/hyperlink" Target="https://moneyman.kz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oneyman.kz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neyman.kz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cp:lastPrinted>2019-12-13T06:48:00Z</cp:lastPrinted>
  <dcterms:created xsi:type="dcterms:W3CDTF">2019-12-13T06:50:00Z</dcterms:created>
  <dcterms:modified xsi:type="dcterms:W3CDTF">2019-12-13T06:50:00Z</dcterms:modified>
</cp:coreProperties>
</file>