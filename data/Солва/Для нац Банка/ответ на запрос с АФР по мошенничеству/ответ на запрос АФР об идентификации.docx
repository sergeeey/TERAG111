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2EBCB8" w14:textId="77777777" w:rsidR="00AC2FEF" w:rsidRPr="004C0678" w:rsidRDefault="00AC2FEF" w:rsidP="001816DB">
      <w:pPr>
        <w:ind w:firstLine="567"/>
        <w:contextualSpacing/>
        <w:rPr>
          <w:i/>
          <w:color w:val="000000" w:themeColor="text1"/>
          <w:lang w:val="en-US"/>
          <w:rPrChange w:id="0" w:author="Оксана Кротова" w:date="2020-11-12T14:41:00Z">
            <w:rPr>
              <w:i/>
              <w:color w:val="000000" w:themeColor="text1"/>
            </w:rPr>
          </w:rPrChange>
        </w:rPr>
      </w:pPr>
    </w:p>
    <w:p w14:paraId="590AD72D" w14:textId="77777777" w:rsidR="00936245" w:rsidRPr="003D3AAD" w:rsidRDefault="005A57F9" w:rsidP="001816DB">
      <w:pPr>
        <w:ind w:firstLine="567"/>
        <w:contextualSpacing/>
        <w:rPr>
          <w:i/>
          <w:color w:val="000000" w:themeColor="text1"/>
        </w:rPr>
      </w:pPr>
      <w:r w:rsidRPr="003D3AAD">
        <w:rPr>
          <w:i/>
          <w:color w:val="000000" w:themeColor="text1"/>
        </w:rPr>
        <w:t xml:space="preserve">Исх. №__________  </w:t>
      </w:r>
    </w:p>
    <w:p w14:paraId="0FEDCE9D" w14:textId="77777777" w:rsidR="005A57F9" w:rsidRPr="003D3AAD" w:rsidRDefault="005A57F9" w:rsidP="001816DB">
      <w:pPr>
        <w:ind w:firstLine="567"/>
        <w:contextualSpacing/>
        <w:rPr>
          <w:i/>
          <w:color w:val="000000" w:themeColor="text1"/>
        </w:rPr>
      </w:pPr>
      <w:r w:rsidRPr="003D3AAD">
        <w:rPr>
          <w:i/>
          <w:color w:val="000000" w:themeColor="text1"/>
        </w:rPr>
        <w:t xml:space="preserve">«___» </w:t>
      </w:r>
      <w:del w:id="1" w:author="Жанна Смагулова" w:date="2020-11-12T12:30:00Z">
        <w:r w:rsidRPr="003D3AAD" w:rsidDel="001816DB">
          <w:rPr>
            <w:i/>
            <w:color w:val="000000" w:themeColor="text1"/>
          </w:rPr>
          <w:delText xml:space="preserve">октября </w:delText>
        </w:r>
      </w:del>
      <w:ins w:id="2" w:author="Жанна Смагулова" w:date="2020-11-12T12:30:00Z">
        <w:r w:rsidR="001816DB">
          <w:rPr>
            <w:i/>
            <w:color w:val="000000" w:themeColor="text1"/>
          </w:rPr>
          <w:t>ноября</w:t>
        </w:r>
        <w:r w:rsidR="001816DB" w:rsidRPr="003D3AAD">
          <w:rPr>
            <w:i/>
            <w:color w:val="000000" w:themeColor="text1"/>
          </w:rPr>
          <w:t xml:space="preserve"> </w:t>
        </w:r>
      </w:ins>
      <w:r w:rsidRPr="003D3AAD">
        <w:rPr>
          <w:i/>
          <w:color w:val="000000" w:themeColor="text1"/>
        </w:rPr>
        <w:t>2020г.</w:t>
      </w:r>
    </w:p>
    <w:p w14:paraId="311C1AC7" w14:textId="77777777" w:rsidR="004C75DD" w:rsidRPr="003D3AAD" w:rsidRDefault="004C75DD" w:rsidP="001816DB">
      <w:pPr>
        <w:ind w:firstLine="567"/>
        <w:rPr>
          <w:b/>
          <w:color w:val="000000" w:themeColor="text1"/>
        </w:rPr>
      </w:pPr>
    </w:p>
    <w:p w14:paraId="1E3C118C" w14:textId="77777777" w:rsidR="00AC2FEF" w:rsidRPr="003D3AAD" w:rsidRDefault="00AC2909">
      <w:pPr>
        <w:ind w:firstLine="567"/>
        <w:jc w:val="right"/>
        <w:rPr>
          <w:b/>
          <w:color w:val="000000" w:themeColor="text1"/>
        </w:rPr>
      </w:pP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="00AC2FEF" w:rsidRPr="003D3AAD">
        <w:rPr>
          <w:b/>
          <w:color w:val="000000" w:themeColor="text1"/>
        </w:rPr>
        <w:t xml:space="preserve">Агентство Республики Казахстан </w:t>
      </w:r>
    </w:p>
    <w:p w14:paraId="0179E5C1" w14:textId="77777777" w:rsidR="00AC2FEF" w:rsidRPr="003D3AAD" w:rsidRDefault="00AC2FEF">
      <w:pPr>
        <w:ind w:firstLine="567"/>
        <w:jc w:val="right"/>
        <w:rPr>
          <w:b/>
          <w:color w:val="000000" w:themeColor="text1"/>
        </w:rPr>
      </w:pPr>
      <w:r w:rsidRPr="003D3AAD">
        <w:rPr>
          <w:b/>
          <w:color w:val="000000" w:themeColor="text1"/>
        </w:rPr>
        <w:t>по регулированию и развитию финансового рынка</w:t>
      </w:r>
    </w:p>
    <w:p w14:paraId="3C6FD1F0" w14:textId="77777777" w:rsidR="00AC2909" w:rsidRPr="003D3AAD" w:rsidRDefault="00AC2909">
      <w:pPr>
        <w:ind w:firstLine="567"/>
        <w:jc w:val="both"/>
        <w:rPr>
          <w:b/>
          <w:color w:val="000000" w:themeColor="text1"/>
        </w:rPr>
      </w:pP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  <w:r w:rsidRPr="003D3AAD">
        <w:rPr>
          <w:color w:val="000000" w:themeColor="text1"/>
        </w:rPr>
        <w:tab/>
      </w:r>
    </w:p>
    <w:p w14:paraId="28D5C034" w14:textId="77777777" w:rsidR="00AC2909" w:rsidRPr="003D3AAD" w:rsidRDefault="00AC2909">
      <w:pPr>
        <w:ind w:firstLine="567"/>
        <w:jc w:val="both"/>
        <w:rPr>
          <w:color w:val="000000" w:themeColor="text1"/>
        </w:rPr>
      </w:pPr>
    </w:p>
    <w:p w14:paraId="2B3B4BEE" w14:textId="77777777" w:rsidR="00AC2909" w:rsidRPr="003D3AAD" w:rsidDel="001816DB" w:rsidRDefault="00AC2909">
      <w:pPr>
        <w:ind w:firstLine="567"/>
        <w:jc w:val="both"/>
        <w:rPr>
          <w:del w:id="3" w:author="Жанна Смагулова" w:date="2020-11-12T12:32:00Z"/>
          <w:color w:val="000000" w:themeColor="text1"/>
        </w:rPr>
      </w:pPr>
    </w:p>
    <w:p w14:paraId="1CDCB66A" w14:textId="77777777" w:rsidR="004C75DD" w:rsidRPr="003D3AAD" w:rsidRDefault="001816DB">
      <w:pPr>
        <w:ind w:firstLine="567"/>
        <w:jc w:val="both"/>
        <w:rPr>
          <w:color w:val="000000" w:themeColor="text1"/>
        </w:rPr>
      </w:pPr>
      <w:ins w:id="4" w:author="Жанна Смагулова" w:date="2020-11-12T12:33:00Z">
        <w:r>
          <w:t xml:space="preserve">Настоящим, </w:t>
        </w:r>
      </w:ins>
      <w:r w:rsidR="00AC2FEF" w:rsidRPr="003D3AAD">
        <w:t>ТОО «МФО «</w:t>
      </w:r>
      <w:proofErr w:type="spellStart"/>
      <w:r w:rsidR="00AC2FEF" w:rsidRPr="003D3AAD">
        <w:t>ОнлайнКазФинанс</w:t>
      </w:r>
      <w:proofErr w:type="spellEnd"/>
      <w:r w:rsidR="00AC2FEF" w:rsidRPr="003D3AAD">
        <w:t xml:space="preserve">»» </w:t>
      </w:r>
      <w:del w:id="5" w:author="Жанна Смагулова" w:date="2020-11-12T12:32:00Z">
        <w:r w:rsidR="00AC2FEF" w:rsidRPr="003D3AAD" w:rsidDel="001816DB">
          <w:delText xml:space="preserve"> </w:delText>
        </w:r>
      </w:del>
      <w:r w:rsidR="00AC2FEF" w:rsidRPr="003D3AAD">
        <w:t>(далее</w:t>
      </w:r>
      <w:r w:rsidR="00675A01" w:rsidRPr="003D3AAD">
        <w:t xml:space="preserve"> </w:t>
      </w:r>
      <w:del w:id="6" w:author="Жанна Смагулова" w:date="2020-11-12T12:32:00Z">
        <w:r w:rsidR="00AC2FEF" w:rsidRPr="003D3AAD" w:rsidDel="001816DB">
          <w:delText>-</w:delText>
        </w:r>
      </w:del>
      <w:ins w:id="7" w:author="Жанна Смагулова" w:date="2020-11-12T12:32:00Z">
        <w:r>
          <w:t>–</w:t>
        </w:r>
      </w:ins>
      <w:r w:rsidR="00AC2FEF" w:rsidRPr="003D3AAD">
        <w:t xml:space="preserve"> </w:t>
      </w:r>
      <w:ins w:id="8" w:author="Жанна Смагулова" w:date="2020-11-12T12:32:00Z">
        <w:r>
          <w:t>«</w:t>
        </w:r>
      </w:ins>
      <w:r w:rsidR="00AC2FEF" w:rsidRPr="003D3AAD">
        <w:t>МФО</w:t>
      </w:r>
      <w:ins w:id="9" w:author="Жанна Смагулова" w:date="2020-11-12T12:32:00Z">
        <w:r>
          <w:t>»</w:t>
        </w:r>
      </w:ins>
      <w:r w:rsidR="00AC2FEF" w:rsidRPr="003D3AAD">
        <w:t>)</w:t>
      </w:r>
      <w:ins w:id="10" w:author="Жанна Смагулова" w:date="2020-11-12T12:32:00Z">
        <w:r>
          <w:t>,</w:t>
        </w:r>
      </w:ins>
      <w:r w:rsidR="00AC2FEF" w:rsidRPr="003D3AAD">
        <w:t xml:space="preserve"> </w:t>
      </w:r>
      <w:r w:rsidR="00C71FDC" w:rsidRPr="003D3AAD">
        <w:t xml:space="preserve">свидетельствует вам свое почтение и </w:t>
      </w:r>
      <w:del w:id="11" w:author="Жанна Смагулова" w:date="2020-11-12T12:33:00Z">
        <w:r w:rsidR="00C71FDC" w:rsidRPr="003D3AAD" w:rsidDel="001816DB">
          <w:delText xml:space="preserve">настоящим </w:delText>
        </w:r>
      </w:del>
      <w:ins w:id="12" w:author="Жанна Смагулова" w:date="2020-11-12T12:33:00Z">
        <w:r>
          <w:t>в ответ</w:t>
        </w:r>
        <w:r w:rsidRPr="003D3AAD">
          <w:t xml:space="preserve"> </w:t>
        </w:r>
      </w:ins>
      <w:r w:rsidR="00AC2FEF" w:rsidRPr="003D3AAD">
        <w:t xml:space="preserve">на запрос </w:t>
      </w:r>
      <w:del w:id="13" w:author="Жанна Смагулова" w:date="2020-11-12T12:36:00Z">
        <w:r w:rsidR="00C71FDC" w:rsidRPr="003D3AAD" w:rsidDel="001816DB">
          <w:delText xml:space="preserve"> </w:delText>
        </w:r>
      </w:del>
      <w:r w:rsidR="00C71FDC" w:rsidRPr="003D3AAD">
        <w:t xml:space="preserve">№ </w:t>
      </w:r>
      <w:r w:rsidR="00AC2FEF" w:rsidRPr="003D3AAD">
        <w:t xml:space="preserve">22-0-26/2881 от 10.11.2020 года </w:t>
      </w:r>
      <w:ins w:id="14" w:author="Жанна Смагулова" w:date="2020-11-12T12:36:00Z">
        <w:r>
          <w:t xml:space="preserve">(далее – «Запрос») </w:t>
        </w:r>
      </w:ins>
      <w:r w:rsidR="00C71FDC" w:rsidRPr="003D3AAD">
        <w:t xml:space="preserve">касательно предоставления </w:t>
      </w:r>
      <w:r w:rsidR="00EF2A10" w:rsidRPr="003D3AAD">
        <w:t>информации</w:t>
      </w:r>
      <w:r w:rsidR="00AB7909">
        <w:t xml:space="preserve"> </w:t>
      </w:r>
      <w:r w:rsidR="00AB7909">
        <w:rPr>
          <w:color w:val="000000" w:themeColor="text1"/>
        </w:rPr>
        <w:t>сообщает следующ</w:t>
      </w:r>
      <w:ins w:id="15" w:author="Жанна Смагулова" w:date="2020-11-12T12:33:00Z">
        <w:r>
          <w:rPr>
            <w:color w:val="000000" w:themeColor="text1"/>
          </w:rPr>
          <w:t>е</w:t>
        </w:r>
      </w:ins>
      <w:del w:id="16" w:author="Жанна Смагулова" w:date="2020-11-12T12:33:00Z">
        <w:r w:rsidR="00AB7909" w:rsidDel="001816DB">
          <w:rPr>
            <w:color w:val="000000" w:themeColor="text1"/>
          </w:rPr>
          <w:delText>и</w:delText>
        </w:r>
      </w:del>
      <w:r w:rsidR="00AB7909">
        <w:rPr>
          <w:color w:val="000000" w:themeColor="text1"/>
        </w:rPr>
        <w:t>е:</w:t>
      </w:r>
    </w:p>
    <w:p w14:paraId="5A4EC8E3" w14:textId="77777777" w:rsidR="00675A01" w:rsidRPr="003D3AAD" w:rsidRDefault="00990D2A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</w:rPr>
        <w:t>По п</w:t>
      </w:r>
      <w:ins w:id="17" w:author="Жанна Смагулова" w:date="2020-11-12T12:34:00Z">
        <w:r w:rsidR="001816DB">
          <w:rPr>
            <w:color w:val="000000" w:themeColor="text1"/>
          </w:rPr>
          <w:t xml:space="preserve">ункту </w:t>
        </w:r>
      </w:ins>
      <w:del w:id="18" w:author="Жанна Смагулова" w:date="2020-11-12T12:34:00Z">
        <w:r w:rsidRPr="003D3AAD" w:rsidDel="001816DB">
          <w:rPr>
            <w:color w:val="000000" w:themeColor="text1"/>
          </w:rPr>
          <w:delText>.</w:delText>
        </w:r>
      </w:del>
      <w:r w:rsidRPr="003D3AAD">
        <w:rPr>
          <w:color w:val="000000" w:themeColor="text1"/>
        </w:rPr>
        <w:t>1</w:t>
      </w:r>
      <w:del w:id="19" w:author="Жанна Смагулова" w:date="2020-11-12T12:36:00Z">
        <w:r w:rsidRPr="003D3AAD" w:rsidDel="001816DB">
          <w:rPr>
            <w:color w:val="000000" w:themeColor="text1"/>
          </w:rPr>
          <w:delText>.</w:delText>
        </w:r>
      </w:del>
      <w:r w:rsidRPr="003D3AAD">
        <w:rPr>
          <w:color w:val="000000" w:themeColor="text1"/>
        </w:rPr>
        <w:t xml:space="preserve"> </w:t>
      </w:r>
      <w:ins w:id="20" w:author="Жанна Смагулова" w:date="2020-11-12T12:36:00Z">
        <w:r w:rsidR="001816DB">
          <w:rPr>
            <w:color w:val="000000" w:themeColor="text1"/>
          </w:rPr>
          <w:t>З</w:t>
        </w:r>
      </w:ins>
      <w:del w:id="21" w:author="Жанна Смагулова" w:date="2020-11-12T12:36:00Z">
        <w:r w:rsidRPr="003D3AAD" w:rsidDel="001816DB">
          <w:rPr>
            <w:color w:val="000000" w:themeColor="text1"/>
          </w:rPr>
          <w:delText>з</w:delText>
        </w:r>
      </w:del>
      <w:r w:rsidRPr="003D3AAD">
        <w:rPr>
          <w:color w:val="000000" w:themeColor="text1"/>
        </w:rPr>
        <w:t xml:space="preserve">апроса </w:t>
      </w:r>
      <w:del w:id="22" w:author="Жанна Смагулова" w:date="2020-11-12T12:34:00Z">
        <w:r w:rsidR="00F47889" w:rsidDel="001816DB">
          <w:rPr>
            <w:color w:val="000000" w:themeColor="text1"/>
          </w:rPr>
          <w:delText xml:space="preserve"> </w:delText>
        </w:r>
      </w:del>
      <w:r w:rsidRPr="003D3AAD">
        <w:rPr>
          <w:color w:val="000000" w:themeColor="text1"/>
        </w:rPr>
        <w:t>с</w:t>
      </w:r>
      <w:r w:rsidR="00675A01" w:rsidRPr="003D3AAD">
        <w:rPr>
          <w:color w:val="000000" w:themeColor="text1"/>
          <w:lang w:val="kk-KZ"/>
        </w:rPr>
        <w:t xml:space="preserve"> 1 января 2020 года </w:t>
      </w:r>
      <w:del w:id="23" w:author="Жанна Смагулова" w:date="2020-11-12T12:34:00Z">
        <w:r w:rsidR="00675A01" w:rsidRPr="003D3AAD" w:rsidDel="001816DB">
          <w:rPr>
            <w:color w:val="000000" w:themeColor="text1"/>
            <w:lang w:val="kk-KZ"/>
          </w:rPr>
          <w:delText xml:space="preserve"> </w:delText>
        </w:r>
      </w:del>
      <w:r w:rsidR="00675A01" w:rsidRPr="003D3AAD">
        <w:rPr>
          <w:color w:val="000000" w:themeColor="text1"/>
          <w:lang w:val="kk-KZ"/>
        </w:rPr>
        <w:t xml:space="preserve">по 10 ноября 2020 года МФО было выдано </w:t>
      </w:r>
      <w:del w:id="24" w:author="Жанна Смагулова" w:date="2020-11-12T12:34:00Z">
        <w:r w:rsidR="00675A01" w:rsidRPr="003D3AAD" w:rsidDel="001816DB">
          <w:rPr>
            <w:color w:val="000000" w:themeColor="text1"/>
            <w:lang w:val="kk-KZ"/>
          </w:rPr>
          <w:delText xml:space="preserve"> </w:delText>
        </w:r>
      </w:del>
      <w:r w:rsidR="00AB7909">
        <w:rPr>
          <w:color w:val="000000" w:themeColor="text1"/>
          <w:lang w:val="kk-KZ"/>
        </w:rPr>
        <w:t xml:space="preserve">294 989 </w:t>
      </w:r>
      <w:r w:rsidR="00675A01" w:rsidRPr="003D3AAD">
        <w:rPr>
          <w:color w:val="000000" w:themeColor="text1"/>
          <w:lang w:val="kk-KZ"/>
        </w:rPr>
        <w:t xml:space="preserve"> микрокредитов </w:t>
      </w:r>
      <w:ins w:id="25" w:author="Жанна Смагулова" w:date="2020-11-12T12:34:00Z">
        <w:r w:rsidR="001816DB">
          <w:rPr>
            <w:color w:val="000000" w:themeColor="text1"/>
            <w:lang w:val="kk-KZ"/>
          </w:rPr>
          <w:t xml:space="preserve">на </w:t>
        </w:r>
      </w:ins>
      <w:r w:rsidR="00B83C48" w:rsidRPr="003D3AAD">
        <w:rPr>
          <w:color w:val="000000" w:themeColor="text1"/>
          <w:lang w:val="kk-KZ"/>
        </w:rPr>
        <w:t>об</w:t>
      </w:r>
      <w:r w:rsidR="00675A01" w:rsidRPr="003D3AAD">
        <w:rPr>
          <w:color w:val="000000" w:themeColor="text1"/>
          <w:lang w:val="kk-KZ"/>
        </w:rPr>
        <w:t xml:space="preserve">щую сумму </w:t>
      </w:r>
      <w:del w:id="26" w:author="Жанна Смагулова" w:date="2020-11-12T12:34:00Z">
        <w:r w:rsidR="00AB7909" w:rsidDel="001816DB">
          <w:rPr>
            <w:color w:val="000000" w:themeColor="text1"/>
            <w:lang w:val="kk-KZ"/>
          </w:rPr>
          <w:delText xml:space="preserve"> </w:delText>
        </w:r>
      </w:del>
      <w:r w:rsidR="00AB7909">
        <w:rPr>
          <w:color w:val="000000" w:themeColor="text1"/>
          <w:lang w:val="kk-KZ"/>
        </w:rPr>
        <w:t>30 567 039 082</w:t>
      </w:r>
      <w:r w:rsidR="00675A01" w:rsidRPr="003D3AAD">
        <w:rPr>
          <w:color w:val="000000" w:themeColor="text1"/>
          <w:lang w:val="kk-KZ"/>
        </w:rPr>
        <w:t xml:space="preserve"> тенге, из них:</w:t>
      </w:r>
    </w:p>
    <w:p w14:paraId="17C70890" w14:textId="247A9D1D" w:rsidR="009B38A6" w:rsidRDefault="008F5191" w:rsidP="009B38A6">
      <w:pPr>
        <w:pStyle w:val="a9"/>
        <w:numPr>
          <w:ilvl w:val="0"/>
          <w:numId w:val="14"/>
        </w:numPr>
        <w:spacing w:line="240" w:lineRule="auto"/>
        <w:ind w:left="0" w:firstLine="567"/>
        <w:jc w:val="both"/>
        <w:rPr>
          <w:ins w:id="27" w:author="Оксана Кротова" w:date="2020-11-12T15:53:00Z"/>
          <w:rFonts w:ascii="Times New Roman" w:hAnsi="Times New Roman" w:cs="Times New Roman"/>
          <w:color w:val="000000" w:themeColor="text1"/>
          <w:sz w:val="24"/>
          <w:szCs w:val="24"/>
          <w:lang w:val="kk-KZ"/>
        </w:rPr>
        <w:pPrChange w:id="28" w:author="Оксана Кротова" w:date="2020-11-12T15:53:00Z">
          <w:pPr>
            <w:pStyle w:val="a9"/>
            <w:ind w:left="927"/>
            <w:jc w:val="both"/>
          </w:pPr>
        </w:pPrChange>
      </w:pPr>
      <w:ins w:id="29" w:author="Оксана Кротова" w:date="2020-11-12T15:51:00Z">
        <w:r w:rsidRPr="003D3AAD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>иде</w:t>
        </w:r>
        <w:r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 xml:space="preserve">нтификация </w:t>
        </w:r>
        <w:r w:rsidRPr="003D3AAD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>и ауентификация</w:t>
        </w:r>
        <w:r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 xml:space="preserve"> </w:t>
        </w:r>
        <w:r w:rsidRPr="003D3AAD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>проводилась</w:t>
        </w:r>
        <w:r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 xml:space="preserve"> </w:t>
        </w:r>
      </w:ins>
      <w:ins w:id="30" w:author="Оксана Кротова" w:date="2020-11-12T16:12:00Z">
        <w:r w:rsidR="00B53F4C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 xml:space="preserve">по </w:t>
        </w:r>
      </w:ins>
      <w:ins w:id="31" w:author="Жанна Смагулова" w:date="2020-11-12T12:34:00Z">
        <w:del w:id="32" w:author="Оксана Кротова" w:date="2020-11-12T15:51:00Z">
          <w:r w:rsidR="001816DB" w:rsidDel="008F5191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  <w:delText>п</w:delText>
          </w:r>
        </w:del>
      </w:ins>
      <w:del w:id="33" w:author="Оксана Кротова" w:date="2020-11-12T15:51:00Z">
        <w:r w:rsidR="00675A01" w:rsidRPr="003D3AAD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 xml:space="preserve">По </w:delText>
        </w:r>
      </w:del>
      <w:ins w:id="34" w:author="Жанна Смагулова" w:date="2020-11-12T12:35:00Z">
        <w:del w:id="35" w:author="Оксана Кротова" w:date="2020-11-12T15:51:00Z">
          <w:r w:rsidR="001816DB" w:rsidDel="008F5191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  <w:delText xml:space="preserve">абсолютно </w:delText>
          </w:r>
        </w:del>
      </w:ins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всем заемщикам</w:t>
      </w:r>
      <w:ins w:id="36" w:author="Оксана Кротова" w:date="2020-11-12T15:53:00Z">
        <w:r w:rsidR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>;</w:t>
        </w:r>
      </w:ins>
      <w:r w:rsidR="00675A01" w:rsidRPr="003D3AAD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 </w:t>
      </w:r>
    </w:p>
    <w:p w14:paraId="1B7D9824" w14:textId="200C6D3A" w:rsidR="00675A01" w:rsidRPr="003D3AAD" w:rsidDel="009B38A6" w:rsidRDefault="00675A01">
      <w:pPr>
        <w:pStyle w:val="a9"/>
        <w:numPr>
          <w:ilvl w:val="0"/>
          <w:numId w:val="14"/>
        </w:numPr>
        <w:spacing w:line="240" w:lineRule="auto"/>
        <w:ind w:left="0" w:firstLine="567"/>
        <w:jc w:val="both"/>
        <w:rPr>
          <w:del w:id="37" w:author="Оксана Кротова" w:date="2020-11-12T15:53:00Z"/>
          <w:rFonts w:ascii="Times New Roman" w:hAnsi="Times New Roman" w:cs="Times New Roman"/>
          <w:color w:val="000000" w:themeColor="text1"/>
          <w:sz w:val="24"/>
          <w:szCs w:val="24"/>
          <w:lang w:val="kk-KZ"/>
        </w:rPr>
        <w:pPrChange w:id="38" w:author="Жанна Смагулова" w:date="2020-11-12T12:32:00Z">
          <w:pPr>
            <w:pStyle w:val="a9"/>
            <w:numPr>
              <w:numId w:val="14"/>
            </w:numPr>
            <w:ind w:left="927" w:hanging="360"/>
            <w:jc w:val="both"/>
          </w:pPr>
        </w:pPrChange>
      </w:pPr>
      <w:del w:id="39" w:author="Оксана Кротова" w:date="2020-11-12T15:51:00Z">
        <w:r w:rsidRPr="003D3AAD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>проводилась и</w:delText>
        </w:r>
      </w:del>
      <w:del w:id="40" w:author="Оксана Кротова" w:date="2020-11-12T15:50:00Z">
        <w:r w:rsidRPr="003D3AAD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>н</w:delText>
        </w:r>
      </w:del>
      <w:del w:id="41" w:author="Оксана Кротова" w:date="2020-11-12T15:51:00Z">
        <w:r w:rsidRPr="003D3AAD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>де</w:delText>
        </w:r>
      </w:del>
      <w:del w:id="42" w:author="Оксана Кротова" w:date="2020-11-12T15:50:00Z">
        <w:r w:rsidRPr="003D3AAD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 xml:space="preserve">тефикация </w:delText>
        </w:r>
      </w:del>
      <w:del w:id="43" w:author="Оксана Кротова" w:date="2020-11-12T15:51:00Z">
        <w:r w:rsidRPr="003D3AAD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>и ауентификация</w:delText>
        </w:r>
      </w:del>
      <w:del w:id="44" w:author="Оксана Кротова" w:date="2020-11-12T15:53:00Z">
        <w:r w:rsidRPr="003D3AAD" w:rsidDel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delText>;</w:delText>
        </w:r>
      </w:del>
    </w:p>
    <w:p w14:paraId="3C42513B" w14:textId="005BCC34" w:rsidR="00C71FDC" w:rsidRPr="009B38A6" w:rsidDel="008F5191" w:rsidRDefault="00AB7909" w:rsidP="009B38A6">
      <w:pPr>
        <w:pStyle w:val="a9"/>
        <w:numPr>
          <w:ilvl w:val="0"/>
          <w:numId w:val="14"/>
        </w:numPr>
        <w:spacing w:line="240" w:lineRule="auto"/>
        <w:ind w:left="0" w:firstLine="567"/>
        <w:jc w:val="both"/>
        <w:rPr>
          <w:del w:id="45" w:author="Оксана Кротова" w:date="2020-11-12T15:52:00Z"/>
          <w:rFonts w:ascii="Times New Roman" w:hAnsi="Times New Roman" w:cs="Times New Roman"/>
          <w:color w:val="000000" w:themeColor="text1"/>
          <w:sz w:val="24"/>
          <w:szCs w:val="24"/>
          <w:lang w:val="kk-KZ"/>
          <w:rPrChange w:id="46" w:author="Оксана Кротова" w:date="2020-11-12T15:53:00Z">
            <w:rPr>
              <w:del w:id="47" w:author="Оксана Кротова" w:date="2020-11-12T15:52:00Z"/>
              <w:rFonts w:ascii="Times New Roman" w:hAnsi="Times New Roman" w:cs="Times New Roman"/>
              <w:sz w:val="24"/>
              <w:szCs w:val="24"/>
              <w:lang w:val="kk-KZ"/>
            </w:rPr>
          </w:rPrChange>
        </w:rPr>
        <w:pPrChange w:id="48" w:author="Оксана Кротова" w:date="2020-11-12T15:53:00Z">
          <w:pPr>
            <w:pStyle w:val="a9"/>
            <w:numPr>
              <w:numId w:val="14"/>
            </w:numPr>
            <w:ind w:left="927" w:hanging="360"/>
            <w:jc w:val="both"/>
          </w:pPr>
        </w:pPrChange>
      </w:pPr>
      <w:r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49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92</w:t>
      </w:r>
      <w:r w:rsidR="00675A01"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50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 микрок</w:t>
      </w:r>
      <w:ins w:id="51" w:author="Оксана Кротова" w:date="2020-11-12T15:54:00Z">
        <w:r w:rsidR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>ре</w:t>
        </w:r>
      </w:ins>
      <w:del w:id="52" w:author="Оксана Кротова" w:date="2020-11-12T15:54:00Z">
        <w:r w:rsidR="00675A01" w:rsidRPr="009B38A6" w:rsidDel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53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delText>е</w:delText>
        </w:r>
      </w:del>
      <w:r w:rsidR="00675A01"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54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дит</w:t>
      </w:r>
      <w:r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55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а</w:t>
      </w:r>
      <w:r w:rsidR="00675A01"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56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 с подозением на </w:t>
      </w:r>
      <w:ins w:id="57" w:author="Оксана Кротова" w:date="2020-11-12T16:14:00Z">
        <w:r w:rsidR="00C2119B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 xml:space="preserve">факты </w:t>
        </w:r>
      </w:ins>
      <w:del w:id="58" w:author="Оксана Кротова" w:date="2020-11-12T16:14:00Z">
        <w:r w:rsidR="00675A01" w:rsidRPr="009B38A6" w:rsidDel="00C2119B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59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delText xml:space="preserve">мошенничество </w:delText>
        </w:r>
      </w:del>
      <w:ins w:id="60" w:author="Оксана Кротова" w:date="2020-11-12T16:14:00Z">
        <w:r w:rsidR="00C2119B" w:rsidRPr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61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t>мошенничеств</w:t>
        </w:r>
        <w:r w:rsidR="00C2119B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>а</w:t>
        </w:r>
        <w:r w:rsidR="00C2119B" w:rsidRPr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62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t xml:space="preserve"> </w:t>
        </w:r>
      </w:ins>
      <w:r w:rsidR="00675A01"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63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на общую сумму</w:t>
      </w:r>
      <w:ins w:id="64" w:author="Оксана Кротова" w:date="2020-11-12T16:13:00Z">
        <w:r w:rsidR="00C2119B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</w:rPr>
          <w:t xml:space="preserve"> основного долга</w:t>
        </w:r>
      </w:ins>
      <w:r w:rsidR="00675A01"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65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 </w:t>
      </w:r>
      <w:r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66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4 789 135</w:t>
      </w:r>
      <w:r w:rsidR="00675A01" w:rsidRPr="009B38A6">
        <w:rPr>
          <w:rFonts w:ascii="Times New Roman" w:hAnsi="Times New Roman" w:cs="Times New Roman"/>
          <w:color w:val="000000" w:themeColor="text1"/>
          <w:sz w:val="24"/>
          <w:szCs w:val="24"/>
          <w:lang w:val="kk-KZ"/>
          <w:rPrChange w:id="67" w:author="Оксана Кротова" w:date="2020-11-12T15:53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 тенге</w:t>
      </w:r>
      <w:ins w:id="68" w:author="Оксана Кротова" w:date="2020-11-12T15:52:00Z">
        <w:r w:rsidR="009B38A6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69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t xml:space="preserve">. </w:t>
        </w:r>
      </w:ins>
      <w:del w:id="70" w:author="Оксана Кротова" w:date="2020-11-12T15:52:00Z">
        <w:r w:rsidR="00B83C48" w:rsidRPr="009B38A6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71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delText>;</w:delText>
        </w:r>
        <w:r w:rsidR="00675A01" w:rsidRPr="009B38A6" w:rsidDel="008F5191">
          <w:rPr>
            <w:rFonts w:ascii="Times New Roman" w:hAnsi="Times New Roman" w:cs="Times New Roman"/>
            <w:color w:val="000000" w:themeColor="text1"/>
            <w:sz w:val="24"/>
            <w:szCs w:val="24"/>
            <w:lang w:val="kk-KZ"/>
            <w:rPrChange w:id="72" w:author="Оксана Кротова" w:date="2020-11-12T15:53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delText xml:space="preserve">  </w:delText>
        </w:r>
      </w:del>
    </w:p>
    <w:p w14:paraId="57330818" w14:textId="4652543F" w:rsidR="00675A01" w:rsidRPr="008F5191" w:rsidRDefault="00C71FDC" w:rsidP="009B38A6">
      <w:pPr>
        <w:pStyle w:val="a9"/>
        <w:numPr>
          <w:ilvl w:val="0"/>
          <w:numId w:val="14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kk-KZ"/>
          <w:rPrChange w:id="73" w:author="Оксана Кротова" w:date="2020-11-12T15:52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pPrChange w:id="74" w:author="Оксана Кротова" w:date="2020-11-12T15:53:00Z">
          <w:pPr>
            <w:pStyle w:val="a9"/>
            <w:ind w:left="927"/>
            <w:jc w:val="both"/>
          </w:pPr>
        </w:pPrChange>
      </w:pPr>
      <w:commentRangeStart w:id="75"/>
      <w:r w:rsidRPr="008F5191">
        <w:rPr>
          <w:rFonts w:ascii="Times New Roman" w:hAnsi="Times New Roman" w:cs="Times New Roman"/>
          <w:sz w:val="24"/>
          <w:szCs w:val="24"/>
          <w:lang w:val="kk-KZ"/>
          <w:rPrChange w:id="76" w:author="Оксана Кротова" w:date="2020-11-12T15:52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Доля мошенничества </w:t>
      </w:r>
      <w:ins w:id="77" w:author="Оксана Кротова" w:date="2020-11-12T15:53:00Z">
        <w:r w:rsidR="009B38A6">
          <w:rPr>
            <w:rFonts w:ascii="Times New Roman" w:hAnsi="Times New Roman" w:cs="Times New Roman"/>
            <w:sz w:val="24"/>
            <w:szCs w:val="24"/>
            <w:lang w:val="kk-KZ"/>
          </w:rPr>
          <w:t>за вышеуказанный период</w:t>
        </w:r>
        <w:r w:rsidR="009B38A6" w:rsidRPr="008F5191">
          <w:rPr>
            <w:rFonts w:ascii="Times New Roman" w:hAnsi="Times New Roman" w:cs="Times New Roman"/>
            <w:sz w:val="24"/>
            <w:szCs w:val="24"/>
            <w:lang w:val="kk-KZ"/>
            <w:rPrChange w:id="78" w:author="Оксана Кротова" w:date="2020-11-12T15:52:00Z">
              <w:rPr>
                <w:rFonts w:ascii="Times New Roman" w:hAnsi="Times New Roman" w:cs="Times New Roman"/>
                <w:sz w:val="24"/>
                <w:szCs w:val="24"/>
                <w:lang w:val="kk-KZ"/>
              </w:rPr>
            </w:rPrChange>
          </w:rPr>
          <w:t xml:space="preserve"> </w:t>
        </w:r>
      </w:ins>
      <w:r w:rsidRPr="008F5191">
        <w:rPr>
          <w:rFonts w:ascii="Times New Roman" w:hAnsi="Times New Roman" w:cs="Times New Roman"/>
          <w:sz w:val="24"/>
          <w:szCs w:val="24"/>
          <w:lang w:val="kk-KZ"/>
          <w:rPrChange w:id="79" w:author="Оксана Кротова" w:date="2020-11-12T15:52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состав</w:t>
      </w:r>
      <w:ins w:id="80" w:author="Оксана Кротова" w:date="2020-11-12T15:53:00Z">
        <w:r w:rsidR="009B38A6">
          <w:rPr>
            <w:rFonts w:ascii="Times New Roman" w:hAnsi="Times New Roman" w:cs="Times New Roman"/>
            <w:sz w:val="24"/>
            <w:szCs w:val="24"/>
            <w:lang w:val="kk-KZ"/>
          </w:rPr>
          <w:t>ила</w:t>
        </w:r>
      </w:ins>
      <w:del w:id="81" w:author="Оксана Кротова" w:date="2020-11-12T15:54:00Z">
        <w:r w:rsidRPr="008F5191" w:rsidDel="009B38A6">
          <w:rPr>
            <w:rFonts w:ascii="Times New Roman" w:hAnsi="Times New Roman" w:cs="Times New Roman"/>
            <w:sz w:val="24"/>
            <w:szCs w:val="24"/>
            <w:lang w:val="kk-KZ"/>
            <w:rPrChange w:id="82" w:author="Оксана Кротова" w:date="2020-11-12T15:52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delText>ляет</w:delText>
        </w:r>
      </w:del>
      <w:r w:rsidRPr="008F5191">
        <w:rPr>
          <w:rFonts w:ascii="Times New Roman" w:hAnsi="Times New Roman" w:cs="Times New Roman"/>
          <w:sz w:val="24"/>
          <w:szCs w:val="24"/>
          <w:lang w:val="kk-KZ"/>
          <w:rPrChange w:id="83" w:author="Оксана Кротова" w:date="2020-11-12T15:52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 </w:t>
      </w:r>
      <w:ins w:id="84" w:author="Оксана Кротова" w:date="2020-11-12T15:51:00Z">
        <w:r w:rsidR="008F5191" w:rsidRPr="008F5191">
          <w:rPr>
            <w:rFonts w:ascii="Times New Roman" w:hAnsi="Times New Roman" w:cs="Times New Roman"/>
            <w:sz w:val="24"/>
            <w:szCs w:val="24"/>
            <w:lang w:val="kk-KZ"/>
            <w:rPrChange w:id="85" w:author="Оксана Кротова" w:date="2020-11-12T15:52:00Z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rPrChange>
          </w:rPr>
          <w:t>0,03</w:t>
        </w:r>
      </w:ins>
      <w:r w:rsidRPr="008F5191">
        <w:rPr>
          <w:rFonts w:ascii="Times New Roman" w:hAnsi="Times New Roman" w:cs="Times New Roman"/>
          <w:sz w:val="24"/>
          <w:szCs w:val="24"/>
          <w:lang w:val="kk-KZ"/>
          <w:rPrChange w:id="86" w:author="Оксана Кротова" w:date="2020-11-12T15:52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>%</w:t>
      </w:r>
      <w:ins w:id="87" w:author="Оксана Кротова" w:date="2020-11-12T15:54:00Z">
        <w:r w:rsidR="009B38A6">
          <w:rPr>
            <w:rFonts w:ascii="Times New Roman" w:hAnsi="Times New Roman" w:cs="Times New Roman"/>
            <w:sz w:val="24"/>
            <w:szCs w:val="24"/>
            <w:lang w:val="kk-KZ"/>
          </w:rPr>
          <w:t>.</w:t>
        </w:r>
      </w:ins>
      <w:r w:rsidR="00675A01" w:rsidRPr="008F5191">
        <w:rPr>
          <w:rFonts w:ascii="Times New Roman" w:hAnsi="Times New Roman" w:cs="Times New Roman"/>
          <w:sz w:val="24"/>
          <w:szCs w:val="24"/>
          <w:lang w:val="kk-KZ"/>
          <w:rPrChange w:id="88" w:author="Оксана Кротова" w:date="2020-11-12T15:52:00Z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kk-KZ"/>
            </w:rPr>
          </w:rPrChange>
        </w:rPr>
        <w:t xml:space="preserve"> </w:t>
      </w:r>
      <w:commentRangeEnd w:id="75"/>
      <w:r w:rsidR="001816DB">
        <w:rPr>
          <w:rStyle w:val="ab"/>
          <w:rFonts w:ascii="Times New Roman" w:eastAsia="Times New Roman" w:hAnsi="Times New Roman" w:cs="Times New Roman"/>
          <w:lang w:eastAsia="ru-RU"/>
        </w:rPr>
        <w:commentReference w:id="75"/>
      </w:r>
    </w:p>
    <w:p w14:paraId="2C4EFB0F" w14:textId="4CF2775E" w:rsidR="009B38A6" w:rsidRDefault="00990D2A" w:rsidP="00B53F4C">
      <w:pPr>
        <w:ind w:firstLine="567"/>
        <w:jc w:val="both"/>
        <w:rPr>
          <w:ins w:id="89" w:author="Оксана Кротова" w:date="2020-11-12T16:04:00Z"/>
          <w:color w:val="000000" w:themeColor="text1"/>
          <w:lang w:val="kk-KZ"/>
        </w:rPr>
        <w:pPrChange w:id="90" w:author="Оксана Кротова" w:date="2020-11-12T16:04:00Z">
          <w:pPr>
            <w:spacing w:after="200" w:line="276" w:lineRule="auto"/>
            <w:ind w:firstLine="708"/>
            <w:contextualSpacing/>
            <w:jc w:val="both"/>
          </w:pPr>
        </w:pPrChange>
      </w:pPr>
      <w:r w:rsidRPr="009B38A6">
        <w:rPr>
          <w:color w:val="000000" w:themeColor="text1"/>
          <w:lang w:val="kk-KZ"/>
          <w:rPrChange w:id="91" w:author="Оксана Кротова" w:date="2020-11-12T16:02:00Z">
            <w:rPr>
              <w:lang w:val="kk-KZ"/>
            </w:rPr>
          </w:rPrChange>
        </w:rPr>
        <w:t>По п</w:t>
      </w:r>
      <w:ins w:id="92" w:author="Жанна Смагулова" w:date="2020-11-12T12:36:00Z">
        <w:r w:rsidR="001816DB" w:rsidRPr="009B38A6">
          <w:rPr>
            <w:color w:val="000000" w:themeColor="text1"/>
            <w:lang w:val="kk-KZ"/>
            <w:rPrChange w:id="93" w:author="Оксана Кротова" w:date="2020-11-12T16:02:00Z">
              <w:rPr>
                <w:lang w:val="kk-KZ"/>
              </w:rPr>
            </w:rPrChange>
          </w:rPr>
          <w:t>ункту</w:t>
        </w:r>
      </w:ins>
      <w:del w:id="94" w:author="Жанна Смагулова" w:date="2020-11-12T12:36:00Z">
        <w:r w:rsidRPr="009B38A6" w:rsidDel="001816DB">
          <w:rPr>
            <w:color w:val="000000" w:themeColor="text1"/>
            <w:lang w:val="kk-KZ"/>
            <w:rPrChange w:id="95" w:author="Оксана Кротова" w:date="2020-11-12T16:02:00Z">
              <w:rPr>
                <w:lang w:val="kk-KZ"/>
              </w:rPr>
            </w:rPrChange>
          </w:rPr>
          <w:delText>.</w:delText>
        </w:r>
      </w:del>
      <w:ins w:id="96" w:author="Жанна Смагулова" w:date="2020-11-12T12:36:00Z">
        <w:r w:rsidR="001816DB" w:rsidRPr="009B38A6">
          <w:rPr>
            <w:color w:val="000000" w:themeColor="text1"/>
            <w:lang w:val="kk-KZ"/>
            <w:rPrChange w:id="97" w:author="Оксана Кротова" w:date="2020-11-12T16:02:00Z">
              <w:rPr>
                <w:lang w:val="kk-KZ"/>
              </w:rPr>
            </w:rPrChange>
          </w:rPr>
          <w:t xml:space="preserve"> </w:t>
        </w:r>
      </w:ins>
      <w:r w:rsidRPr="009B38A6">
        <w:rPr>
          <w:color w:val="000000" w:themeColor="text1"/>
          <w:lang w:val="kk-KZ"/>
          <w:rPrChange w:id="98" w:author="Оксана Кротова" w:date="2020-11-12T16:02:00Z">
            <w:rPr>
              <w:lang w:val="kk-KZ"/>
            </w:rPr>
          </w:rPrChange>
        </w:rPr>
        <w:t>2</w:t>
      </w:r>
      <w:del w:id="99" w:author="Жанна Смагулова" w:date="2020-11-12T12:36:00Z">
        <w:r w:rsidRPr="009B38A6" w:rsidDel="001816DB">
          <w:rPr>
            <w:color w:val="000000" w:themeColor="text1"/>
            <w:lang w:val="kk-KZ"/>
            <w:rPrChange w:id="100" w:author="Оксана Кротова" w:date="2020-11-12T16:02:00Z">
              <w:rPr>
                <w:lang w:val="kk-KZ"/>
              </w:rPr>
            </w:rPrChange>
          </w:rPr>
          <w:delText>.</w:delText>
        </w:r>
      </w:del>
      <w:r w:rsidRPr="009B38A6">
        <w:rPr>
          <w:color w:val="000000" w:themeColor="text1"/>
          <w:lang w:val="kk-KZ"/>
          <w:rPrChange w:id="101" w:author="Оксана Кротова" w:date="2020-11-12T16:02:00Z">
            <w:rPr>
              <w:lang w:val="kk-KZ"/>
            </w:rPr>
          </w:rPrChange>
        </w:rPr>
        <w:t xml:space="preserve"> </w:t>
      </w:r>
      <w:del w:id="102" w:author="Жанна Смагулова" w:date="2020-11-12T12:36:00Z">
        <w:r w:rsidRPr="009B38A6" w:rsidDel="001816DB">
          <w:rPr>
            <w:color w:val="000000" w:themeColor="text1"/>
            <w:lang w:val="kk-KZ"/>
            <w:rPrChange w:id="103" w:author="Оксана Кротова" w:date="2020-11-12T16:02:00Z">
              <w:rPr>
                <w:lang w:val="kk-KZ"/>
              </w:rPr>
            </w:rPrChange>
          </w:rPr>
          <w:delText xml:space="preserve">запроса </w:delText>
        </w:r>
      </w:del>
      <w:ins w:id="104" w:author="Жанна Смагулова" w:date="2020-11-12T12:36:00Z">
        <w:r w:rsidR="001816DB" w:rsidRPr="009B38A6">
          <w:rPr>
            <w:color w:val="000000" w:themeColor="text1"/>
            <w:lang w:val="kk-KZ"/>
            <w:rPrChange w:id="105" w:author="Оксана Кротова" w:date="2020-11-12T16:02:00Z">
              <w:rPr>
                <w:lang w:val="kk-KZ"/>
              </w:rPr>
            </w:rPrChange>
          </w:rPr>
          <w:t>Запроса</w:t>
        </w:r>
      </w:ins>
      <w:ins w:id="106" w:author="Оксана Кротова" w:date="2020-11-12T16:02:00Z">
        <w:r w:rsidR="009B38A6" w:rsidRPr="009B38A6">
          <w:rPr>
            <w:color w:val="000000" w:themeColor="text1"/>
            <w:lang w:val="kk-KZ"/>
            <w:rPrChange w:id="107" w:author="Оксана Кротова" w:date="2020-11-12T16:02:00Z">
              <w:rPr>
                <w:lang w:val="kk-KZ"/>
              </w:rPr>
            </w:rPrChange>
          </w:rPr>
          <w:t>,</w:t>
        </w:r>
      </w:ins>
      <w:ins w:id="108" w:author="Жанна Смагулова" w:date="2020-11-12T12:36:00Z">
        <w:r w:rsidR="001816DB" w:rsidRPr="009B38A6">
          <w:rPr>
            <w:color w:val="000000" w:themeColor="text1"/>
            <w:lang w:val="kk-KZ"/>
            <w:rPrChange w:id="109" w:author="Оксана Кротова" w:date="2020-11-12T16:02:00Z">
              <w:rPr>
                <w:lang w:val="kk-KZ"/>
              </w:rPr>
            </w:rPrChange>
          </w:rPr>
          <w:t xml:space="preserve"> </w:t>
        </w:r>
      </w:ins>
      <w:ins w:id="110" w:author="Оксана Кротова" w:date="2020-11-12T15:55:00Z">
        <w:r w:rsidR="009B38A6" w:rsidRPr="009B38A6">
          <w:rPr>
            <w:color w:val="000000" w:themeColor="text1"/>
            <w:lang w:val="kk-KZ"/>
            <w:rPrChange w:id="111" w:author="Оксана Кротова" w:date="2020-11-12T16:02:00Z">
              <w:rPr>
                <w:lang w:val="kk-KZ"/>
              </w:rPr>
            </w:rPrChange>
          </w:rPr>
          <w:t>МФО использу</w:t>
        </w:r>
      </w:ins>
      <w:ins w:id="112" w:author="Оксана Кротова" w:date="2020-11-12T16:02:00Z">
        <w:r w:rsidR="009B38A6" w:rsidRPr="009B38A6">
          <w:rPr>
            <w:color w:val="000000" w:themeColor="text1"/>
            <w:lang w:val="kk-KZ"/>
            <w:rPrChange w:id="113" w:author="Оксана Кротова" w:date="2020-11-12T16:02:00Z">
              <w:rPr>
                <w:lang w:val="kk-KZ"/>
              </w:rPr>
            </w:rPrChange>
          </w:rPr>
          <w:t>ет</w:t>
        </w:r>
      </w:ins>
      <w:ins w:id="114" w:author="Оксана Кротова" w:date="2020-11-12T15:55:00Z">
        <w:r w:rsidR="009B38A6" w:rsidRPr="009B38A6">
          <w:rPr>
            <w:color w:val="000000" w:themeColor="text1"/>
            <w:lang w:val="kk-KZ"/>
            <w:rPrChange w:id="115" w:author="Оксана Кротова" w:date="2020-11-12T16:02:00Z">
              <w:rPr>
                <w:lang w:val="kk-KZ"/>
              </w:rPr>
            </w:rPrChange>
          </w:rPr>
          <w:t xml:space="preserve"> </w:t>
        </w:r>
      </w:ins>
      <w:ins w:id="116" w:author="Оксана Кротова" w:date="2020-11-12T16:02:00Z">
        <w:r w:rsidR="009B38A6" w:rsidRPr="009B38A6">
          <w:rPr>
            <w:color w:val="000000" w:themeColor="text1"/>
            <w:lang w:val="kk-KZ"/>
            <w:rPrChange w:id="117" w:author="Оксана Кротова" w:date="2020-11-12T16:02:00Z">
              <w:rPr>
                <w:lang w:val="kk-KZ"/>
              </w:rPr>
            </w:rPrChange>
          </w:rPr>
          <w:t>электронн</w:t>
        </w:r>
        <w:r w:rsidR="009B38A6" w:rsidRPr="009B38A6">
          <w:rPr>
            <w:color w:val="000000" w:themeColor="text1"/>
            <w:lang w:val="kk-KZ"/>
            <w:rPrChange w:id="118" w:author="Оксана Кротова" w:date="2020-11-12T16:02:00Z">
              <w:rPr>
                <w:lang w:val="kk-KZ"/>
              </w:rPr>
            </w:rPrChange>
          </w:rPr>
          <w:t>ую</w:t>
        </w:r>
        <w:r w:rsidR="009B38A6" w:rsidRPr="009B38A6">
          <w:rPr>
            <w:color w:val="000000" w:themeColor="text1"/>
            <w:lang w:val="kk-KZ"/>
            <w:rPrChange w:id="119" w:author="Оксана Кротова" w:date="2020-11-12T16:02:00Z">
              <w:rPr>
                <w:lang w:val="kk-KZ"/>
              </w:rPr>
            </w:rPrChange>
          </w:rPr>
          <w:t xml:space="preserve"> цифров</w:t>
        </w:r>
        <w:r w:rsidR="009B38A6" w:rsidRPr="009B38A6">
          <w:rPr>
            <w:color w:val="000000" w:themeColor="text1"/>
            <w:lang w:val="kk-KZ"/>
            <w:rPrChange w:id="120" w:author="Оксана Кротова" w:date="2020-11-12T16:02:00Z">
              <w:rPr>
                <w:lang w:val="kk-KZ"/>
              </w:rPr>
            </w:rPrChange>
          </w:rPr>
          <w:t>ую</w:t>
        </w:r>
        <w:r w:rsidR="009B38A6" w:rsidRPr="009B38A6">
          <w:rPr>
            <w:color w:val="000000" w:themeColor="text1"/>
            <w:lang w:val="kk-KZ"/>
            <w:rPrChange w:id="121" w:author="Оксана Кротова" w:date="2020-11-12T16:02:00Z">
              <w:rPr>
                <w:lang w:val="kk-KZ"/>
              </w:rPr>
            </w:rPrChange>
          </w:rPr>
          <w:t xml:space="preserve"> подпис</w:t>
        </w:r>
        <w:r w:rsidR="009B38A6" w:rsidRPr="009B38A6">
          <w:rPr>
            <w:color w:val="000000" w:themeColor="text1"/>
            <w:lang w:val="kk-KZ"/>
            <w:rPrChange w:id="122" w:author="Оксана Кротова" w:date="2020-11-12T16:02:00Z">
              <w:rPr>
                <w:lang w:val="kk-KZ"/>
              </w:rPr>
            </w:rPrChange>
          </w:rPr>
          <w:t>ь</w:t>
        </w:r>
        <w:r w:rsidR="009B38A6" w:rsidRPr="009B38A6">
          <w:rPr>
            <w:color w:val="000000" w:themeColor="text1"/>
            <w:lang w:val="kk-KZ"/>
            <w:rPrChange w:id="123" w:author="Оксана Кротова" w:date="2020-11-12T16:02:00Z">
              <w:rPr>
                <w:lang w:val="kk-KZ"/>
              </w:rPr>
            </w:rPrChange>
          </w:rPr>
          <w:t xml:space="preserve"> заявителя</w:t>
        </w:r>
        <w:r w:rsidR="009B38A6" w:rsidRPr="009B38A6">
          <w:rPr>
            <w:color w:val="000000" w:themeColor="text1"/>
            <w:lang w:val="kk-KZ"/>
            <w:rPrChange w:id="124" w:author="Оксана Кротова" w:date="2020-11-12T16:02:00Z">
              <w:rPr>
                <w:lang w:val="kk-KZ"/>
              </w:rPr>
            </w:rPrChange>
          </w:rPr>
          <w:t xml:space="preserve"> и</w:t>
        </w:r>
      </w:ins>
      <w:ins w:id="125" w:author="Оксана Кротова" w:date="2020-11-12T16:03:00Z">
        <w:r w:rsidR="009B38A6" w:rsidRPr="009B38A6">
          <w:rPr>
            <w:color w:val="000000" w:themeColor="text1"/>
            <w:rPrChange w:id="126" w:author="Оксана Кротова" w:date="2020-11-12T16:03:00Z">
              <w:rPr>
                <w:color w:val="000000" w:themeColor="text1"/>
                <w:lang w:val="en-US"/>
              </w:rPr>
            </w:rPrChange>
          </w:rPr>
          <w:t xml:space="preserve">/ </w:t>
        </w:r>
        <w:r w:rsidR="009B38A6">
          <w:rPr>
            <w:color w:val="000000" w:themeColor="text1"/>
          </w:rPr>
          <w:t>или</w:t>
        </w:r>
      </w:ins>
      <w:ins w:id="127" w:author="Оксана Кротова" w:date="2020-11-12T16:02:00Z">
        <w:r w:rsidR="009B38A6" w:rsidRPr="009B38A6">
          <w:rPr>
            <w:color w:val="000000" w:themeColor="text1"/>
            <w:lang w:val="kk-KZ"/>
            <w:rPrChange w:id="128" w:author="Оксана Кротова" w:date="2020-11-12T16:02:00Z">
              <w:rPr>
                <w:lang w:val="kk-KZ"/>
              </w:rPr>
            </w:rPrChange>
          </w:rPr>
          <w:t xml:space="preserve"> </w:t>
        </w:r>
        <w:r w:rsidR="009B38A6" w:rsidRPr="009B38A6">
          <w:rPr>
            <w:color w:val="000000" w:themeColor="text1"/>
            <w:lang w:val="kk-KZ"/>
            <w:rPrChange w:id="129" w:author="Оксана Кротова" w:date="2020-11-12T16:02:00Z">
              <w:rPr>
                <w:lang w:val="kk-KZ"/>
              </w:rPr>
            </w:rPrChange>
          </w:rPr>
          <w:t>уникальный идентификатор</w:t>
        </w:r>
        <w:r w:rsidR="009B38A6">
          <w:rPr>
            <w:color w:val="000000" w:themeColor="text1"/>
            <w:lang w:val="kk-KZ"/>
          </w:rPr>
          <w:t xml:space="preserve"> </w:t>
        </w:r>
      </w:ins>
      <w:ins w:id="130" w:author="Оксана Кротова" w:date="2020-11-12T16:03:00Z">
        <w:r w:rsidR="009B38A6">
          <w:rPr>
            <w:color w:val="000000" w:themeColor="text1"/>
            <w:lang w:val="kk-KZ"/>
          </w:rPr>
          <w:t xml:space="preserve">как </w:t>
        </w:r>
      </w:ins>
      <w:ins w:id="131" w:author="Оксана Кротова" w:date="2020-11-12T15:55:00Z">
        <w:r w:rsidR="009B38A6">
          <w:rPr>
            <w:color w:val="000000" w:themeColor="text1"/>
            <w:lang w:val="kk-KZ"/>
          </w:rPr>
          <w:t>способ</w:t>
        </w:r>
      </w:ins>
      <w:ins w:id="132" w:author="Оксана Кротова" w:date="2020-11-12T15:56:00Z">
        <w:r w:rsidR="009B38A6" w:rsidRPr="009B38A6">
          <w:t xml:space="preserve"> </w:t>
        </w:r>
        <w:r w:rsidR="009B38A6" w:rsidRPr="009B38A6">
          <w:rPr>
            <w:color w:val="000000" w:themeColor="text1"/>
            <w:lang w:val="kk-KZ"/>
          </w:rPr>
          <w:t>идентификаци</w:t>
        </w:r>
        <w:r w:rsidR="009B38A6">
          <w:rPr>
            <w:color w:val="000000" w:themeColor="text1"/>
            <w:lang w:val="kk-KZ"/>
          </w:rPr>
          <w:t>и</w:t>
        </w:r>
        <w:r w:rsidR="009B38A6" w:rsidRPr="009B38A6">
          <w:rPr>
            <w:color w:val="000000" w:themeColor="text1"/>
            <w:lang w:val="kk-KZ"/>
          </w:rPr>
          <w:t xml:space="preserve"> и ауентификаци</w:t>
        </w:r>
        <w:r w:rsidR="009B38A6">
          <w:rPr>
            <w:color w:val="000000" w:themeColor="text1"/>
            <w:lang w:val="kk-KZ"/>
          </w:rPr>
          <w:t>и</w:t>
        </w:r>
      </w:ins>
      <w:ins w:id="133" w:author="Оксана Кротова" w:date="2020-11-12T16:03:00Z">
        <w:r w:rsidR="00B53F4C">
          <w:rPr>
            <w:color w:val="000000" w:themeColor="text1"/>
            <w:lang w:val="kk-KZ"/>
          </w:rPr>
          <w:t xml:space="preserve"> потенциального заемщика</w:t>
        </w:r>
      </w:ins>
      <w:ins w:id="134" w:author="Оксана Кротова" w:date="2020-11-12T15:56:00Z">
        <w:r w:rsidR="009B38A6">
          <w:rPr>
            <w:color w:val="000000" w:themeColor="text1"/>
            <w:lang w:val="kk-KZ"/>
          </w:rPr>
          <w:t>.</w:t>
        </w:r>
      </w:ins>
      <w:ins w:id="135" w:author="Оксана Кротова" w:date="2020-11-12T16:04:00Z">
        <w:r w:rsidR="00B53F4C">
          <w:rPr>
            <w:color w:val="000000" w:themeColor="text1"/>
            <w:lang w:val="kk-KZ"/>
          </w:rPr>
          <w:t xml:space="preserve"> Для минимизации риска мошенничества МФО использует свою скоринговую карту</w:t>
        </w:r>
      </w:ins>
      <w:ins w:id="136" w:author="Оксана Кротова" w:date="2020-11-12T16:05:00Z">
        <w:r w:rsidR="00C2119B">
          <w:rPr>
            <w:color w:val="000000" w:themeColor="text1"/>
            <w:lang w:val="kk-KZ"/>
          </w:rPr>
          <w:t xml:space="preserve">, </w:t>
        </w:r>
        <w:r w:rsidR="00B53F4C">
          <w:rPr>
            <w:color w:val="000000" w:themeColor="text1"/>
            <w:lang w:val="kk-KZ"/>
          </w:rPr>
          <w:t>верификацию, а также сверку предоставленных заявителем данных из дополнительных источников.</w:t>
        </w:r>
      </w:ins>
    </w:p>
    <w:p w14:paraId="12592C8E" w14:textId="020EFA83" w:rsidR="00B53F4C" w:rsidRDefault="00B53F4C" w:rsidP="00B53F4C">
      <w:pPr>
        <w:ind w:firstLine="567"/>
        <w:jc w:val="both"/>
        <w:rPr>
          <w:ins w:id="137" w:author="Оксана Кротова" w:date="2020-11-12T16:04:00Z"/>
          <w:color w:val="000000" w:themeColor="text1"/>
          <w:lang w:val="kk-KZ"/>
        </w:rPr>
        <w:pPrChange w:id="138" w:author="Оксана Кротова" w:date="2020-11-12T16:04:00Z">
          <w:pPr>
            <w:spacing w:after="200" w:line="276" w:lineRule="auto"/>
            <w:ind w:firstLine="708"/>
            <w:contextualSpacing/>
            <w:jc w:val="both"/>
          </w:pPr>
        </w:pPrChange>
      </w:pPr>
    </w:p>
    <w:p w14:paraId="13AD2C8A" w14:textId="7379679F" w:rsidR="00B53F4C" w:rsidRDefault="00B53F4C" w:rsidP="00B53F4C">
      <w:pPr>
        <w:ind w:firstLine="567"/>
        <w:jc w:val="both"/>
        <w:rPr>
          <w:ins w:id="139" w:author="Оксана Кротова" w:date="2020-11-12T16:02:00Z"/>
          <w:color w:val="000000" w:themeColor="text1"/>
          <w:lang w:val="kk-KZ"/>
        </w:rPr>
        <w:pPrChange w:id="140" w:author="Оксана Кротова" w:date="2020-11-12T16:04:00Z">
          <w:pPr>
            <w:spacing w:after="200" w:line="276" w:lineRule="auto"/>
            <w:ind w:firstLine="708"/>
            <w:contextualSpacing/>
            <w:jc w:val="both"/>
          </w:pPr>
        </w:pPrChange>
      </w:pPr>
      <w:ins w:id="141" w:author="Оксана Кротова" w:date="2020-11-12T16:04:00Z">
        <w:r>
          <w:rPr>
            <w:color w:val="000000" w:themeColor="text1"/>
            <w:lang w:val="kk-KZ"/>
          </w:rPr>
          <w:t xml:space="preserve">МФО </w:t>
        </w:r>
      </w:ins>
      <w:ins w:id="142" w:author="Оксана Кротова" w:date="2020-11-12T16:15:00Z">
        <w:r w:rsidR="00C2119B">
          <w:rPr>
            <w:color w:val="000000" w:themeColor="text1"/>
            <w:lang w:val="kk-KZ"/>
          </w:rPr>
          <w:t>детально изучил</w:t>
        </w:r>
      </w:ins>
      <w:ins w:id="143" w:author="Оксана Кротова" w:date="2020-11-12T16:06:00Z">
        <w:r>
          <w:rPr>
            <w:color w:val="000000" w:themeColor="text1"/>
            <w:lang w:val="kk-KZ"/>
          </w:rPr>
          <w:t xml:space="preserve"> проект изменений в</w:t>
        </w:r>
      </w:ins>
      <w:ins w:id="144" w:author="Оксана Кротова" w:date="2020-11-12T16:07:00Z">
        <w:r>
          <w:rPr>
            <w:color w:val="000000" w:themeColor="text1"/>
            <w:lang w:val="kk-KZ"/>
          </w:rPr>
          <w:t xml:space="preserve"> Постановление Правления </w:t>
        </w:r>
      </w:ins>
      <w:ins w:id="145" w:author="Оксана Кротова" w:date="2020-11-12T16:08:00Z">
        <w:r>
          <w:rPr>
            <w:color w:val="000000" w:themeColor="text1"/>
            <w:lang w:val="kk-KZ"/>
          </w:rPr>
          <w:t>Национального Банка Республики Казахстан № 217 от 28 ноября 2019 года</w:t>
        </w:r>
      </w:ins>
      <w:ins w:id="146" w:author="Оксана Кротова" w:date="2020-11-12T16:06:00Z">
        <w:r>
          <w:rPr>
            <w:color w:val="000000" w:themeColor="text1"/>
            <w:lang w:val="kk-KZ"/>
          </w:rPr>
          <w:t xml:space="preserve"> Правила предоставления микрокредитов электронных способом</w:t>
        </w:r>
      </w:ins>
      <w:ins w:id="147" w:author="Оксана Кротова" w:date="2020-11-12T16:10:00Z">
        <w:r w:rsidR="00C2119B">
          <w:rPr>
            <w:color w:val="000000" w:themeColor="text1"/>
            <w:lang w:val="kk-KZ"/>
          </w:rPr>
          <w:t>.</w:t>
        </w:r>
      </w:ins>
      <w:ins w:id="148" w:author="Оксана Кротова" w:date="2020-11-12T16:16:00Z">
        <w:r w:rsidR="00C2119B">
          <w:rPr>
            <w:color w:val="000000" w:themeColor="text1"/>
            <w:lang w:val="kk-KZ"/>
          </w:rPr>
          <w:t xml:space="preserve"> МФО проводит анализ необходимых доработок программного обеспечения </w:t>
        </w:r>
      </w:ins>
      <w:ins w:id="149" w:author="Оксана Кротова" w:date="2020-11-12T16:10:00Z">
        <w:r>
          <w:rPr>
            <w:color w:val="000000" w:themeColor="text1"/>
            <w:lang w:val="kk-KZ"/>
          </w:rPr>
          <w:t xml:space="preserve"> с учетом предлагаемых требований. </w:t>
        </w:r>
      </w:ins>
      <w:ins w:id="150" w:author="Оксана Кротова" w:date="2020-11-12T16:17:00Z">
        <w:r w:rsidR="00C2119B">
          <w:rPr>
            <w:color w:val="000000" w:themeColor="text1"/>
            <w:lang w:val="kk-KZ"/>
          </w:rPr>
          <w:t>На данном этапе остается открытым вопрос</w:t>
        </w:r>
      </w:ins>
      <w:ins w:id="151" w:author="Оксана Кротова" w:date="2020-11-12T16:18:00Z">
        <w:r w:rsidR="00C2119B">
          <w:rPr>
            <w:color w:val="000000" w:themeColor="text1"/>
            <w:lang w:val="kk-KZ"/>
          </w:rPr>
          <w:t>, что именно будет относится к средствам биометрической идентификации</w:t>
        </w:r>
      </w:ins>
      <w:ins w:id="152" w:author="Оксана Кротова" w:date="2020-11-12T16:19:00Z">
        <w:r w:rsidR="00C2119B">
          <w:rPr>
            <w:color w:val="000000" w:themeColor="text1"/>
            <w:lang w:val="kk-KZ"/>
          </w:rPr>
          <w:t>, а также наличи</w:t>
        </w:r>
      </w:ins>
      <w:ins w:id="153" w:author="Оксана Кротова" w:date="2020-11-12T16:22:00Z">
        <w:r w:rsidR="00C2119B">
          <w:rPr>
            <w:color w:val="000000" w:themeColor="text1"/>
            <w:lang w:val="kk-KZ"/>
          </w:rPr>
          <w:t>е</w:t>
        </w:r>
      </w:ins>
      <w:ins w:id="154" w:author="Оксана Кротова" w:date="2020-11-12T16:19:00Z">
        <w:r w:rsidR="00C2119B">
          <w:rPr>
            <w:color w:val="000000" w:themeColor="text1"/>
            <w:lang w:val="kk-KZ"/>
          </w:rPr>
          <w:t xml:space="preserve"> сертифицированного поставщика услуг по такому инструменту идентификации.</w:t>
        </w:r>
      </w:ins>
      <w:ins w:id="155" w:author="Оксана Кротова" w:date="2020-11-12T16:18:00Z">
        <w:r w:rsidR="00C2119B">
          <w:rPr>
            <w:color w:val="000000" w:themeColor="text1"/>
            <w:lang w:val="kk-KZ"/>
          </w:rPr>
          <w:t xml:space="preserve"> </w:t>
        </w:r>
      </w:ins>
      <w:ins w:id="156" w:author="Оксана Кротова" w:date="2020-11-12T16:20:00Z">
        <w:r w:rsidR="00C2119B">
          <w:rPr>
            <w:color w:val="000000" w:themeColor="text1"/>
            <w:lang w:val="kk-KZ"/>
          </w:rPr>
          <w:t>Будем признательны</w:t>
        </w:r>
      </w:ins>
      <w:ins w:id="157" w:author="Оксана Кротова" w:date="2020-11-12T16:21:00Z">
        <w:r w:rsidR="00C2119B">
          <w:rPr>
            <w:color w:val="000000" w:themeColor="text1"/>
            <w:lang w:val="kk-KZ"/>
          </w:rPr>
          <w:t>х</w:t>
        </w:r>
      </w:ins>
      <w:ins w:id="158" w:author="Оксана Кротова" w:date="2020-11-12T16:20:00Z">
        <w:r w:rsidR="00C2119B">
          <w:rPr>
            <w:color w:val="000000" w:themeColor="text1"/>
            <w:lang w:val="kk-KZ"/>
          </w:rPr>
          <w:t xml:space="preserve"> если Вы </w:t>
        </w:r>
      </w:ins>
      <w:ins w:id="159" w:author="Оксана Кротова" w:date="2020-11-12T16:21:00Z">
        <w:r w:rsidR="00C2119B">
          <w:rPr>
            <w:color w:val="000000" w:themeColor="text1"/>
            <w:lang w:val="kk-KZ"/>
          </w:rPr>
          <w:t xml:space="preserve">дополнительно сообщите о </w:t>
        </w:r>
      </w:ins>
      <w:ins w:id="160" w:author="Оксана Кротова" w:date="2020-11-12T16:11:00Z">
        <w:r>
          <w:rPr>
            <w:color w:val="000000" w:themeColor="text1"/>
            <w:lang w:val="kk-KZ"/>
          </w:rPr>
          <w:t>планируемых сроках принятия данного нормативно правового акта</w:t>
        </w:r>
      </w:ins>
      <w:ins w:id="161" w:author="Оксана Кротова" w:date="2020-11-12T16:12:00Z">
        <w:r>
          <w:rPr>
            <w:color w:val="000000" w:themeColor="text1"/>
            <w:lang w:val="kk-KZ"/>
          </w:rPr>
          <w:t>, а также сроках</w:t>
        </w:r>
      </w:ins>
      <w:ins w:id="162" w:author="Оксана Кротова" w:date="2020-11-12T16:15:00Z">
        <w:r w:rsidR="00C2119B">
          <w:rPr>
            <w:color w:val="000000" w:themeColor="text1"/>
            <w:lang w:val="kk-KZ"/>
          </w:rPr>
          <w:t>, предоставляемых</w:t>
        </w:r>
      </w:ins>
      <w:ins w:id="163" w:author="Оксана Кротова" w:date="2020-11-12T16:12:00Z">
        <w:r>
          <w:rPr>
            <w:color w:val="000000" w:themeColor="text1"/>
            <w:lang w:val="kk-KZ"/>
          </w:rPr>
          <w:t xml:space="preserve"> </w:t>
        </w:r>
      </w:ins>
      <w:ins w:id="164" w:author="Оксана Кротова" w:date="2020-11-12T16:21:00Z">
        <w:r w:rsidR="00C2119B">
          <w:rPr>
            <w:color w:val="000000" w:themeColor="text1"/>
            <w:lang w:val="kk-KZ"/>
          </w:rPr>
          <w:t xml:space="preserve">микрофинансовым организациям </w:t>
        </w:r>
      </w:ins>
      <w:ins w:id="165" w:author="Оксана Кротова" w:date="2020-11-12T16:12:00Z">
        <w:r>
          <w:rPr>
            <w:color w:val="000000" w:themeColor="text1"/>
            <w:lang w:val="kk-KZ"/>
          </w:rPr>
          <w:t>на приведение</w:t>
        </w:r>
      </w:ins>
      <w:ins w:id="166" w:author="Оксана Кротова" w:date="2020-11-12T16:22:00Z">
        <w:r w:rsidR="00C2119B">
          <w:rPr>
            <w:color w:val="000000" w:themeColor="text1"/>
            <w:lang w:val="kk-KZ"/>
          </w:rPr>
          <w:t xml:space="preserve"> своей деятельности</w:t>
        </w:r>
      </w:ins>
      <w:bookmarkStart w:id="167" w:name="_GoBack"/>
      <w:bookmarkEnd w:id="167"/>
      <w:ins w:id="168" w:author="Оксана Кротова" w:date="2020-11-12T16:12:00Z">
        <w:r>
          <w:rPr>
            <w:color w:val="000000" w:themeColor="text1"/>
            <w:lang w:val="kk-KZ"/>
          </w:rPr>
          <w:t xml:space="preserve"> в соответствие с новыми требованиями.</w:t>
        </w:r>
      </w:ins>
    </w:p>
    <w:p w14:paraId="75BC6580" w14:textId="578EC88C" w:rsidR="009B38A6" w:rsidRDefault="009B38A6" w:rsidP="009B38A6">
      <w:pPr>
        <w:jc w:val="both"/>
        <w:rPr>
          <w:ins w:id="169" w:author="Оксана Кротова" w:date="2020-11-12T16:02:00Z"/>
          <w:color w:val="000000" w:themeColor="text1"/>
          <w:lang w:val="kk-KZ"/>
        </w:rPr>
        <w:pPrChange w:id="170" w:author="Оксана Кротова" w:date="2020-11-12T16:02:00Z">
          <w:pPr>
            <w:spacing w:after="200" w:line="276" w:lineRule="auto"/>
            <w:ind w:firstLine="708"/>
            <w:contextualSpacing/>
            <w:jc w:val="both"/>
          </w:pPr>
        </w:pPrChange>
      </w:pPr>
    </w:p>
    <w:p w14:paraId="1BB0962D" w14:textId="77777777" w:rsidR="009B38A6" w:rsidRDefault="009B38A6" w:rsidP="009B38A6">
      <w:pPr>
        <w:jc w:val="both"/>
        <w:rPr>
          <w:ins w:id="171" w:author="Оксана Кротова" w:date="2020-11-12T15:56:00Z"/>
          <w:color w:val="000000" w:themeColor="text1"/>
          <w:lang w:val="kk-KZ"/>
        </w:rPr>
        <w:pPrChange w:id="172" w:author="Оксана Кротова" w:date="2020-11-12T16:02:00Z">
          <w:pPr>
            <w:spacing w:after="200" w:line="276" w:lineRule="auto"/>
            <w:ind w:firstLine="708"/>
            <w:contextualSpacing/>
            <w:jc w:val="both"/>
          </w:pPr>
        </w:pPrChange>
      </w:pPr>
    </w:p>
    <w:p w14:paraId="5BCA5B61" w14:textId="75BE836B" w:rsidR="001816DB" w:rsidDel="00B53F4C" w:rsidRDefault="00990D2A">
      <w:pPr>
        <w:spacing w:after="200"/>
        <w:ind w:firstLine="708"/>
        <w:contextualSpacing/>
        <w:jc w:val="both"/>
        <w:rPr>
          <w:ins w:id="173" w:author="Жанна Смагулова" w:date="2020-11-12T12:37:00Z"/>
          <w:del w:id="174" w:author="Оксана Кротова" w:date="2020-11-12T16:03:00Z"/>
          <w:rFonts w:eastAsiaTheme="minorEastAsia"/>
        </w:rPr>
        <w:pPrChange w:id="175" w:author="Жанна Смагулова" w:date="2020-11-12T12:31:00Z">
          <w:pPr>
            <w:spacing w:after="200" w:line="276" w:lineRule="auto"/>
            <w:ind w:firstLine="708"/>
            <w:contextualSpacing/>
            <w:jc w:val="both"/>
          </w:pPr>
        </w:pPrChange>
      </w:pPr>
      <w:del w:id="176" w:author="Оксана Кротова" w:date="2020-11-12T16:03:00Z">
        <w:r w:rsidRPr="003D3AAD" w:rsidDel="00B53F4C">
          <w:rPr>
            <w:rFonts w:eastAsiaTheme="minorEastAsia"/>
          </w:rPr>
          <w:delText xml:space="preserve">в целях получения </w:delText>
        </w:r>
      </w:del>
      <w:ins w:id="177" w:author="Жанна Смагулова" w:date="2020-11-12T12:36:00Z">
        <w:del w:id="178" w:author="Оксана Кротова" w:date="2020-11-12T16:03:00Z">
          <w:r w:rsidR="001816DB" w:rsidDel="00B53F4C">
            <w:rPr>
              <w:rFonts w:eastAsiaTheme="minorEastAsia"/>
            </w:rPr>
            <w:delText>м</w:delText>
          </w:r>
        </w:del>
      </w:ins>
      <w:del w:id="179" w:author="Оксана Кротова" w:date="2020-11-12T16:03:00Z">
        <w:r w:rsidRPr="003D3AAD" w:rsidDel="00B53F4C">
          <w:rPr>
            <w:rFonts w:eastAsiaTheme="minorEastAsia"/>
          </w:rPr>
          <w:delText xml:space="preserve">Микрокредита Заявитель должен осуществить следующие действия: </w:delText>
        </w:r>
      </w:del>
    </w:p>
    <w:p w14:paraId="7D209032" w14:textId="4F253FB2" w:rsidR="001816DB" w:rsidDel="00B53F4C" w:rsidRDefault="001816DB">
      <w:pPr>
        <w:ind w:firstLine="708"/>
        <w:jc w:val="both"/>
        <w:rPr>
          <w:ins w:id="180" w:author="Жанна Смагулова" w:date="2020-11-12T12:37:00Z"/>
          <w:del w:id="181" w:author="Оксана Кротова" w:date="2020-11-12T16:03:00Z"/>
          <w:rFonts w:eastAsiaTheme="minorEastAsia"/>
        </w:rPr>
        <w:pPrChange w:id="182" w:author="Жанна Смагулова" w:date="2020-11-12T12:37:00Z">
          <w:pPr>
            <w:spacing w:after="200" w:line="276" w:lineRule="auto"/>
            <w:ind w:firstLine="708"/>
            <w:contextualSpacing/>
            <w:jc w:val="both"/>
          </w:pPr>
        </w:pPrChange>
      </w:pPr>
      <w:ins w:id="183" w:author="Жанна Смагулова" w:date="2020-11-12T12:37:00Z">
        <w:del w:id="184" w:author="Оксана Кротова" w:date="2020-11-12T16:03:00Z">
          <w:r w:rsidRPr="001816DB" w:rsidDel="00B53F4C">
            <w:rPr>
              <w:rFonts w:eastAsiaTheme="minorEastAsia"/>
            </w:rPr>
            <w:delText>1)</w:delText>
          </w:r>
          <w:r w:rsidDel="00B53F4C">
            <w:rPr>
              <w:rFonts w:eastAsiaTheme="minorEastAsia"/>
            </w:rPr>
            <w:delText xml:space="preserve"> </w:delText>
          </w:r>
        </w:del>
      </w:ins>
      <w:del w:id="185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зарегистрироваться на </w:delText>
        </w:r>
      </w:del>
      <w:ins w:id="186" w:author="Жанна Смагулова" w:date="2020-11-12T12:37:00Z">
        <w:del w:id="187" w:author="Оксана Кротова" w:date="2020-11-12T16:03:00Z">
          <w:r w:rsidDel="00B53F4C">
            <w:rPr>
              <w:rFonts w:eastAsiaTheme="minorEastAsia"/>
            </w:rPr>
            <w:delText>с</w:delText>
          </w:r>
        </w:del>
      </w:ins>
      <w:del w:id="188" w:author="Оксана Кротова" w:date="2020-11-12T16:03:00Z">
        <w:r w:rsidR="00990D2A" w:rsidRPr="001816DB" w:rsidDel="00B53F4C">
          <w:rPr>
            <w:rFonts w:eastAsiaTheme="minorEastAsia"/>
          </w:rPr>
          <w:delText>Сайте МФО</w:delText>
        </w:r>
      </w:del>
      <w:ins w:id="189" w:author="Жанна Смагулова" w:date="2020-11-12T12:37:00Z">
        <w:del w:id="190" w:author="Оксана Кротова" w:date="2020-11-12T16:03:00Z">
          <w:r w:rsidDel="00B53F4C">
            <w:rPr>
              <w:rFonts w:eastAsiaTheme="minorEastAsia"/>
            </w:rPr>
            <w:delText xml:space="preserve"> и</w:delText>
          </w:r>
        </w:del>
      </w:ins>
      <w:del w:id="191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 заполнить Заявление, размещенное на </w:delText>
        </w:r>
      </w:del>
      <w:ins w:id="192" w:author="Жанна Смагулова" w:date="2020-11-12T12:37:00Z">
        <w:del w:id="193" w:author="Оксана Кротова" w:date="2020-11-12T16:03:00Z">
          <w:r w:rsidDel="00B53F4C">
            <w:rPr>
              <w:rFonts w:eastAsiaTheme="minorEastAsia"/>
            </w:rPr>
            <w:delText>с</w:delText>
          </w:r>
        </w:del>
      </w:ins>
      <w:del w:id="194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Сайте; </w:delText>
        </w:r>
      </w:del>
    </w:p>
    <w:p w14:paraId="6548C6F2" w14:textId="6A5F01F6" w:rsidR="001816DB" w:rsidDel="00B53F4C" w:rsidRDefault="001816DB">
      <w:pPr>
        <w:ind w:firstLine="708"/>
        <w:jc w:val="both"/>
        <w:rPr>
          <w:ins w:id="195" w:author="Жанна Смагулова" w:date="2020-11-12T12:39:00Z"/>
          <w:del w:id="196" w:author="Оксана Кротова" w:date="2020-11-12T16:03:00Z"/>
          <w:rFonts w:eastAsiaTheme="minorEastAsia"/>
        </w:rPr>
        <w:pPrChange w:id="197" w:author="Жанна Смагулова" w:date="2020-11-12T12:37:00Z">
          <w:pPr>
            <w:spacing w:after="200" w:line="276" w:lineRule="auto"/>
            <w:ind w:firstLine="708"/>
            <w:contextualSpacing/>
            <w:jc w:val="both"/>
          </w:pPr>
        </w:pPrChange>
      </w:pPr>
      <w:ins w:id="198" w:author="Жанна Смагулова" w:date="2020-11-12T12:37:00Z">
        <w:del w:id="199" w:author="Оксана Кротова" w:date="2020-11-12T16:03:00Z">
          <w:r w:rsidDel="00B53F4C">
            <w:rPr>
              <w:rFonts w:eastAsiaTheme="minorEastAsia"/>
            </w:rPr>
            <w:delText xml:space="preserve">2) </w:delText>
          </w:r>
        </w:del>
      </w:ins>
      <w:del w:id="200" w:author="Оксана Кротова" w:date="2020-11-12T16:03:00Z">
        <w:r w:rsidR="00990D2A" w:rsidRPr="001816DB" w:rsidDel="00B53F4C">
          <w:rPr>
            <w:rFonts w:eastAsiaTheme="minorEastAsia"/>
          </w:rPr>
          <w:delText>вести информацию об документе, удостоверяющего его личность</w:delText>
        </w:r>
      </w:del>
      <w:ins w:id="201" w:author="Жанна Смагулова" w:date="2020-11-12T12:38:00Z">
        <w:del w:id="202" w:author="Оксана Кротова" w:date="2020-11-12T16:03:00Z">
          <w:r w:rsidDel="00B53F4C">
            <w:rPr>
              <w:rFonts w:eastAsiaTheme="minorEastAsia"/>
            </w:rPr>
            <w:delText xml:space="preserve"> заявителя</w:delText>
          </w:r>
        </w:del>
      </w:ins>
      <w:del w:id="203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, а так же в случае необходимости по запросу МФО предоставить способами, установленными МФО, </w:delText>
        </w:r>
      </w:del>
      <w:ins w:id="204" w:author="Жанна Смагулова" w:date="2020-11-12T12:38:00Z">
        <w:del w:id="205" w:author="Оксана Кротова" w:date="2020-11-12T16:03:00Z">
          <w:r w:rsidDel="00B53F4C">
            <w:rPr>
              <w:rFonts w:eastAsiaTheme="minorEastAsia"/>
            </w:rPr>
            <w:delText>с</w:delText>
          </w:r>
        </w:del>
      </w:ins>
      <w:del w:id="206" w:author="Оксана Кротова" w:date="2020-11-12T16:03:00Z">
        <w:r w:rsidR="00990D2A" w:rsidRPr="001816DB" w:rsidDel="00B53F4C">
          <w:rPr>
            <w:rFonts w:eastAsiaTheme="minorEastAsia"/>
          </w:rPr>
          <w:delText>Согласия</w:delText>
        </w:r>
      </w:del>
      <w:ins w:id="207" w:author="Жанна Смагулова" w:date="2020-11-12T12:38:00Z">
        <w:del w:id="208" w:author="Оксана Кротова" w:date="2020-11-12T16:03:00Z">
          <w:r w:rsidDel="00B53F4C">
            <w:rPr>
              <w:rFonts w:eastAsiaTheme="minorEastAsia"/>
            </w:rPr>
            <w:delText>е</w:delText>
          </w:r>
        </w:del>
      </w:ins>
      <w:del w:id="209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 на предоставление – получение информации по </w:delText>
        </w:r>
      </w:del>
      <w:ins w:id="210" w:author="Жанна Смагулова" w:date="2020-11-12T12:39:00Z">
        <w:del w:id="211" w:author="Оксана Кротова" w:date="2020-11-12T16:03:00Z">
          <w:r w:rsidDel="00B53F4C">
            <w:rPr>
              <w:rFonts w:eastAsiaTheme="minorEastAsia"/>
            </w:rPr>
            <w:delText>з</w:delText>
          </w:r>
        </w:del>
      </w:ins>
      <w:del w:id="212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Заявителю в/из организации (–й) (кредитные бюро, НАО «ГК «Правительство для граждан», АО «Центр развития трудовых ресурсов»); </w:delText>
        </w:r>
      </w:del>
    </w:p>
    <w:p w14:paraId="34052AA0" w14:textId="7862DF2A" w:rsidR="001816DB" w:rsidDel="00B53F4C" w:rsidRDefault="001816DB">
      <w:pPr>
        <w:ind w:firstLine="708"/>
        <w:jc w:val="both"/>
        <w:rPr>
          <w:ins w:id="213" w:author="Жанна Смагулова" w:date="2020-11-12T12:39:00Z"/>
          <w:del w:id="214" w:author="Оксана Кротова" w:date="2020-11-12T16:03:00Z"/>
          <w:rFonts w:eastAsiaTheme="minorEastAsia"/>
        </w:rPr>
        <w:pPrChange w:id="215" w:author="Жанна Смагулова" w:date="2020-11-12T12:37:00Z">
          <w:pPr>
            <w:spacing w:after="200" w:line="276" w:lineRule="auto"/>
            <w:ind w:firstLine="708"/>
            <w:contextualSpacing/>
            <w:jc w:val="both"/>
          </w:pPr>
        </w:pPrChange>
      </w:pPr>
      <w:ins w:id="216" w:author="Жанна Смагулова" w:date="2020-11-12T12:39:00Z">
        <w:del w:id="217" w:author="Оксана Кротова" w:date="2020-11-12T16:03:00Z">
          <w:r w:rsidDel="00B53F4C">
            <w:rPr>
              <w:rFonts w:eastAsiaTheme="minorEastAsia"/>
            </w:rPr>
            <w:delText xml:space="preserve">3) </w:delText>
          </w:r>
        </w:del>
      </w:ins>
      <w:del w:id="218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при необходимости предоставить иные дополнительные документы согласно требованиям внутренних нормативных документов \МФО; </w:delText>
        </w:r>
      </w:del>
    </w:p>
    <w:p w14:paraId="45410781" w14:textId="3286D632" w:rsidR="005A70E1" w:rsidDel="00B53F4C" w:rsidRDefault="001816DB">
      <w:pPr>
        <w:ind w:firstLine="708"/>
        <w:jc w:val="both"/>
        <w:rPr>
          <w:ins w:id="219" w:author="Жанна Смагулова" w:date="2020-11-12T12:44:00Z"/>
          <w:del w:id="220" w:author="Оксана Кротова" w:date="2020-11-12T16:03:00Z"/>
          <w:rFonts w:eastAsiaTheme="minorEastAsia"/>
        </w:rPr>
        <w:pPrChange w:id="221" w:author="Жанна Смагулова" w:date="2020-11-12T12:37:00Z">
          <w:pPr>
            <w:spacing w:after="200" w:line="276" w:lineRule="auto"/>
            <w:ind w:firstLine="708"/>
            <w:contextualSpacing/>
            <w:jc w:val="both"/>
          </w:pPr>
        </w:pPrChange>
      </w:pPr>
      <w:ins w:id="222" w:author="Жанна Смагулова" w:date="2020-11-12T12:39:00Z">
        <w:del w:id="223" w:author="Оксана Кротова" w:date="2020-11-12T16:03:00Z">
          <w:r w:rsidDel="00B53F4C">
            <w:rPr>
              <w:rFonts w:eastAsiaTheme="minorEastAsia"/>
            </w:rPr>
            <w:delText xml:space="preserve">4) </w:delText>
          </w:r>
        </w:del>
      </w:ins>
      <w:del w:id="224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предоставить МФО следующую информацию: фамилию, имя, отчество; пол; дату и место рождения; ИИН; </w:delText>
        </w:r>
      </w:del>
      <w:ins w:id="225" w:author="Жанна Смагулова" w:date="2020-11-12T12:40:00Z">
        <w:del w:id="226" w:author="Оксана Кротова" w:date="2020-11-12T16:03:00Z">
          <w:r w:rsidDel="00B53F4C">
            <w:rPr>
              <w:rFonts w:eastAsiaTheme="minorEastAsia"/>
            </w:rPr>
            <w:delText xml:space="preserve">адрес </w:delText>
          </w:r>
        </w:del>
      </w:ins>
      <w:del w:id="227" w:author="Оксана Кротова" w:date="2020-11-12T16:03:00Z">
        <w:r w:rsidR="00990D2A" w:rsidRPr="001816DB" w:rsidDel="00B53F4C">
          <w:rPr>
            <w:rFonts w:eastAsiaTheme="minorEastAsia"/>
          </w:rPr>
          <w:delText>место</w:delText>
        </w:r>
      </w:del>
      <w:ins w:id="228" w:author="Жанна Смагулова" w:date="2020-11-12T12:40:00Z">
        <w:del w:id="229" w:author="Оксана Кротова" w:date="2020-11-12T16:03:00Z">
          <w:r w:rsidDel="00B53F4C">
            <w:rPr>
              <w:rFonts w:eastAsiaTheme="minorEastAsia"/>
            </w:rPr>
            <w:delText>а</w:delText>
          </w:r>
        </w:del>
      </w:ins>
      <w:del w:id="230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 проживания и на каком основани</w:delText>
        </w:r>
      </w:del>
      <w:ins w:id="231" w:author="Жанна Смагулова" w:date="2020-11-12T12:40:00Z">
        <w:del w:id="232" w:author="Оксана Кротова" w:date="2020-11-12T16:03:00Z">
          <w:r w:rsidR="005A70E1" w:rsidDel="00B53F4C">
            <w:rPr>
              <w:rFonts w:eastAsiaTheme="minorEastAsia"/>
            </w:rPr>
            <w:delText>я такого проживания</w:delText>
          </w:r>
        </w:del>
      </w:ins>
      <w:del w:id="233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и (найм или нахождение жилого помещения в собственности </w:delText>
        </w:r>
      </w:del>
      <w:ins w:id="234" w:author="Жанна Смагулова" w:date="2020-11-12T12:41:00Z">
        <w:del w:id="235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36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</w:delText>
        </w:r>
      </w:del>
      <w:ins w:id="237" w:author="Жанна Смагулова" w:date="2020-11-12T12:42:00Z">
        <w:del w:id="238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39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Заявления </w:delText>
        </w:r>
      </w:del>
      <w:ins w:id="240" w:author="Жанна Смагулова" w:date="2020-11-12T12:42:00Z">
        <w:del w:id="241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42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активации в </w:delText>
        </w:r>
      </w:del>
      <w:ins w:id="243" w:author="Жанна Смагулова" w:date="2020-11-12T13:15:00Z">
        <w:del w:id="244" w:author="Оксана Кротова" w:date="2020-11-12T16:03:00Z">
          <w:r w:rsidR="00584E4C" w:rsidDel="00B53F4C">
            <w:rPr>
              <w:rFonts w:eastAsiaTheme="minorEastAsia"/>
            </w:rPr>
            <w:delText>л</w:delText>
          </w:r>
        </w:del>
      </w:ins>
      <w:del w:id="245" w:author="Оксана Кротова" w:date="2020-11-12T16:03:00Z">
        <w:r w:rsidR="00990D2A" w:rsidRPr="001816DB" w:rsidDel="00B53F4C">
          <w:rPr>
            <w:rFonts w:eastAsiaTheme="minorEastAsia"/>
          </w:rPr>
          <w:delText>Личном кабинете на С</w:delText>
        </w:r>
      </w:del>
      <w:ins w:id="246" w:author="Жанна Смагулова" w:date="2020-11-12T12:41:00Z">
        <w:del w:id="247" w:author="Оксана Кротова" w:date="2020-11-12T16:03:00Z">
          <w:r w:rsidR="005A70E1" w:rsidDel="00B53F4C">
            <w:rPr>
              <w:rFonts w:eastAsiaTheme="minorEastAsia"/>
            </w:rPr>
            <w:delText>с</w:delText>
          </w:r>
        </w:del>
      </w:ins>
      <w:del w:id="248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айте МФО специального кода, направленного МФО </w:delText>
        </w:r>
      </w:del>
      <w:ins w:id="249" w:author="Жанна Смагулова" w:date="2020-11-12T12:42:00Z">
        <w:del w:id="250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51" w:author="Оксана Кротова" w:date="2020-11-12T16:03:00Z">
        <w:r w:rsidR="00990D2A" w:rsidRPr="001816DB" w:rsidDel="00B53F4C">
          <w:rPr>
            <w:rFonts w:eastAsiaTheme="minorEastAsia"/>
          </w:rPr>
          <w:delText>Заявителю на мобильный телефон, указанный Заявителем при заполнении Заявления (регистрации) на Сайте. В случае если З</w:delText>
        </w:r>
      </w:del>
      <w:ins w:id="252" w:author="Жанна Смагулова" w:date="2020-11-12T12:42:00Z">
        <w:del w:id="253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54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аявитель согласен получить </w:delText>
        </w:r>
      </w:del>
      <w:ins w:id="255" w:author="Жанна Смагулова" w:date="2020-11-12T12:42:00Z">
        <w:del w:id="256" w:author="Оксана Кротова" w:date="2020-11-12T16:03:00Z">
          <w:r w:rsidR="005A70E1" w:rsidDel="00B53F4C">
            <w:rPr>
              <w:rFonts w:eastAsiaTheme="minorEastAsia"/>
            </w:rPr>
            <w:delText>м</w:delText>
          </w:r>
        </w:del>
      </w:ins>
      <w:del w:id="257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Микрокредит на указанных в настоящих Правилах условиях он должен подтвердить свое согласие на подписание </w:delText>
        </w:r>
      </w:del>
      <w:ins w:id="258" w:author="Жанна Смагулова" w:date="2020-11-12T12:43:00Z">
        <w:del w:id="259" w:author="Оксана Кротова" w:date="2020-11-12T16:03:00Z">
          <w:r w:rsidR="005A70E1" w:rsidDel="00B53F4C">
            <w:rPr>
              <w:rFonts w:eastAsiaTheme="minorEastAsia"/>
            </w:rPr>
            <w:delText>д</w:delText>
          </w:r>
        </w:del>
      </w:ins>
      <w:del w:id="260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Договора, отправив </w:delText>
        </w:r>
      </w:del>
      <w:ins w:id="261" w:author="Жанна Смагулова" w:date="2020-11-12T12:43:00Z">
        <w:del w:id="262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63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Заявление/ </w:delText>
        </w:r>
      </w:del>
      <w:ins w:id="264" w:author="Жанна Смагулова" w:date="2020-11-12T12:43:00Z">
        <w:del w:id="265" w:author="Оксана Кротова" w:date="2020-11-12T16:03:00Z">
          <w:r w:rsidR="005A70E1" w:rsidDel="00B53F4C">
            <w:rPr>
              <w:rFonts w:eastAsiaTheme="minorEastAsia"/>
            </w:rPr>
            <w:delText>о</w:delText>
          </w:r>
        </w:del>
      </w:ins>
      <w:del w:id="266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Оферту в МФО с использованием механизма </w:delText>
        </w:r>
      </w:del>
      <w:ins w:id="267" w:author="Жанна Смагулова" w:date="2020-11-12T12:43:00Z">
        <w:del w:id="268" w:author="Оксана Кротова" w:date="2020-11-12T16:03:00Z">
          <w:r w:rsidR="005A70E1" w:rsidDel="00B53F4C">
            <w:rPr>
              <w:rFonts w:eastAsiaTheme="minorEastAsia"/>
            </w:rPr>
            <w:delText>л</w:delText>
          </w:r>
        </w:del>
      </w:ins>
      <w:del w:id="269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Личного </w:delText>
        </w:r>
      </w:del>
      <w:ins w:id="270" w:author="Жанна Смагулова" w:date="2020-11-12T12:43:00Z">
        <w:del w:id="271" w:author="Оксана Кротова" w:date="2020-11-12T16:03:00Z">
          <w:r w:rsidR="005A70E1" w:rsidDel="00B53F4C">
            <w:rPr>
              <w:rFonts w:eastAsiaTheme="minorEastAsia"/>
            </w:rPr>
            <w:delText>к</w:delText>
          </w:r>
        </w:del>
      </w:ins>
      <w:del w:id="272" w:author="Оксана Кротова" w:date="2020-11-12T16:03:00Z">
        <w:r w:rsidR="00990D2A" w:rsidRPr="001816DB" w:rsidDel="00B53F4C">
          <w:rPr>
            <w:rFonts w:eastAsiaTheme="minorEastAsia"/>
          </w:rPr>
          <w:delText xml:space="preserve">Кабинета на </w:delText>
        </w:r>
      </w:del>
      <w:ins w:id="273" w:author="Жанна Смагулова" w:date="2020-11-12T12:43:00Z">
        <w:del w:id="274" w:author="Оксана Кротова" w:date="2020-11-12T16:03:00Z">
          <w:r w:rsidR="005A70E1" w:rsidDel="00B53F4C">
            <w:rPr>
              <w:rFonts w:eastAsiaTheme="minorEastAsia"/>
            </w:rPr>
            <w:delText>с</w:delText>
          </w:r>
        </w:del>
      </w:ins>
      <w:del w:id="275" w:author="Оксана Кротова" w:date="2020-11-12T16:03:00Z">
        <w:r w:rsidR="00990D2A" w:rsidRPr="001816DB" w:rsidDel="00B53F4C">
          <w:rPr>
            <w:rFonts w:eastAsiaTheme="minorEastAsia"/>
          </w:rPr>
          <w:delText>Сайте МФО. Заявитель и МФО согласовали, что заключение договора о предоставлении микрокредита электронным способом осуществляется посредством электронной</w:delText>
        </w:r>
        <w:r w:rsidR="00990D2A" w:rsidRPr="005A70E1" w:rsidDel="00B53F4C">
          <w:rPr>
            <w:rFonts w:eastAsiaTheme="minorEastAsia"/>
          </w:rPr>
          <w:delText xml:space="preserve"> цифровой подписи </w:delText>
        </w:r>
      </w:del>
      <w:ins w:id="276" w:author="Жанна Смагулова" w:date="2020-11-12T12:44:00Z">
        <w:del w:id="277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78" w:author="Оксана Кротова" w:date="2020-11-12T16:03:00Z">
        <w:r w:rsidR="00990D2A" w:rsidRPr="005A70E1" w:rsidDel="00B53F4C">
          <w:rPr>
            <w:rFonts w:eastAsiaTheme="minorEastAsia"/>
          </w:rPr>
          <w:delText xml:space="preserve">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аутентификационных признаков (цифровых сертификатов, токенов, смарт-карт, одноразовых паролей и биометрических параметров). </w:delText>
        </w:r>
      </w:del>
    </w:p>
    <w:p w14:paraId="6AC9AF5C" w14:textId="24CEE04A" w:rsidR="00990D2A" w:rsidRPr="005A70E1" w:rsidDel="00B53F4C" w:rsidRDefault="00990D2A">
      <w:pPr>
        <w:ind w:firstLine="708"/>
        <w:jc w:val="both"/>
        <w:rPr>
          <w:del w:id="279" w:author="Оксана Кротова" w:date="2020-11-12T16:03:00Z"/>
          <w:rFonts w:eastAsiaTheme="minorEastAsia"/>
        </w:rPr>
        <w:pPrChange w:id="280" w:author="Жанна Смагулова" w:date="2020-11-12T12:37:00Z">
          <w:pPr>
            <w:spacing w:after="200" w:line="276" w:lineRule="auto"/>
            <w:ind w:firstLine="708"/>
            <w:contextualSpacing/>
            <w:jc w:val="both"/>
          </w:pPr>
        </w:pPrChange>
      </w:pPr>
      <w:del w:id="281" w:author="Оксана Кротова" w:date="2020-11-12T16:03:00Z">
        <w:r w:rsidRPr="005A70E1" w:rsidDel="00B53F4C">
          <w:rPr>
            <w:rFonts w:eastAsiaTheme="minorEastAsia"/>
          </w:rPr>
          <w:delText xml:space="preserve">На основе полученных данных </w:delText>
        </w:r>
      </w:del>
      <w:ins w:id="282" w:author="Жанна Смагулова" w:date="2020-11-12T12:44:00Z">
        <w:del w:id="283" w:author="Оксана Кротова" w:date="2020-11-12T16:03:00Z">
          <w:r w:rsidR="005A70E1" w:rsidDel="00B53F4C">
            <w:rPr>
              <w:rFonts w:eastAsiaTheme="minorEastAsia"/>
            </w:rPr>
            <w:delText>с</w:delText>
          </w:r>
        </w:del>
      </w:ins>
      <w:del w:id="284" w:author="Оксана Кротова" w:date="2020-11-12T16:03:00Z">
        <w:r w:rsidRPr="005A70E1" w:rsidDel="00B53F4C">
          <w:rPr>
            <w:rFonts w:eastAsiaTheme="minorEastAsia"/>
          </w:rPr>
          <w:delText xml:space="preserve">Кредитным </w:delText>
        </w:r>
      </w:del>
      <w:ins w:id="285" w:author="Жанна Смагулова" w:date="2020-11-12T12:44:00Z">
        <w:del w:id="286" w:author="Оксана Кротова" w:date="2020-11-12T16:03:00Z">
          <w:r w:rsidR="005A70E1" w:rsidDel="00B53F4C">
            <w:rPr>
              <w:rFonts w:eastAsiaTheme="minorEastAsia"/>
            </w:rPr>
            <w:delText>с</w:delText>
          </w:r>
        </w:del>
      </w:ins>
      <w:del w:id="287" w:author="Оксана Кротова" w:date="2020-11-12T16:03:00Z">
        <w:r w:rsidRPr="005A70E1" w:rsidDel="00B53F4C">
          <w:rPr>
            <w:rFonts w:eastAsiaTheme="minorEastAsia"/>
          </w:rPr>
          <w:delText>Скорингом автоматически определяется оценка кредитоспособности З</w:delText>
        </w:r>
      </w:del>
      <w:ins w:id="288" w:author="Жанна Смагулова" w:date="2020-11-12T12:44:00Z">
        <w:del w:id="289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290" w:author="Оксана Кротова" w:date="2020-11-12T16:03:00Z">
        <w:r w:rsidRPr="005A70E1" w:rsidDel="00B53F4C">
          <w:rPr>
            <w:rFonts w:eastAsiaTheme="minorEastAsia"/>
          </w:rPr>
          <w:delText>аявителя и рассчитывается возможная сумма микрокредита. В определенных случаях после К</w:delText>
        </w:r>
      </w:del>
      <w:ins w:id="291" w:author="Жанна Смагулова" w:date="2020-11-12T12:45:00Z">
        <w:del w:id="292" w:author="Оксана Кротова" w:date="2020-11-12T16:03:00Z">
          <w:r w:rsidR="005A70E1" w:rsidDel="00B53F4C">
            <w:rPr>
              <w:rFonts w:eastAsiaTheme="minorEastAsia"/>
            </w:rPr>
            <w:delText>к</w:delText>
          </w:r>
        </w:del>
      </w:ins>
      <w:del w:id="293" w:author="Оксана Кротова" w:date="2020-11-12T16:03:00Z">
        <w:r w:rsidRPr="005A70E1" w:rsidDel="00B53F4C">
          <w:rPr>
            <w:rFonts w:eastAsiaTheme="minorEastAsia"/>
          </w:rPr>
          <w:delText xml:space="preserve">редитного </w:delText>
        </w:r>
      </w:del>
      <w:ins w:id="294" w:author="Жанна Смагулова" w:date="2020-11-12T12:44:00Z">
        <w:del w:id="295" w:author="Оксана Кротова" w:date="2020-11-12T16:03:00Z">
          <w:r w:rsidR="005A70E1" w:rsidDel="00B53F4C">
            <w:rPr>
              <w:rFonts w:eastAsiaTheme="minorEastAsia"/>
            </w:rPr>
            <w:delText>с</w:delText>
          </w:r>
        </w:del>
      </w:ins>
      <w:del w:id="296" w:author="Оксана Кротова" w:date="2020-11-12T16:03:00Z">
        <w:r w:rsidRPr="005A70E1" w:rsidDel="00B53F4C">
          <w:rPr>
            <w:rFonts w:eastAsiaTheme="minorEastAsia"/>
          </w:rPr>
          <w:delText xml:space="preserve">Скоринга для принятия решения подключается </w:delText>
        </w:r>
      </w:del>
      <w:ins w:id="297" w:author="Жанна Смагулова" w:date="2020-11-12T12:46:00Z">
        <w:del w:id="298" w:author="Оксана Кротова" w:date="2020-11-12T16:03:00Z">
          <w:r w:rsidR="005A70E1" w:rsidDel="00B53F4C">
            <w:rPr>
              <w:rFonts w:eastAsiaTheme="minorEastAsia"/>
            </w:rPr>
            <w:delText>о</w:delText>
          </w:r>
        </w:del>
      </w:ins>
      <w:del w:id="299" w:author="Оксана Кротова" w:date="2020-11-12T16:03:00Z">
        <w:r w:rsidRPr="005A70E1" w:rsidDel="00B53F4C">
          <w:rPr>
            <w:rFonts w:eastAsiaTheme="minorEastAsia"/>
          </w:rPr>
          <w:delText>Отдел верификации, сотрудники отдела верификации  сверяют данные предоставленные клиентом через различные открытые источники  интернет ресурсов (егов</w:delText>
        </w:r>
      </w:del>
      <w:ins w:id="300" w:author="Жанна Смагулова" w:date="2020-11-12T12:46:00Z">
        <w:del w:id="301" w:author="Оксана Кротова" w:date="2020-11-12T16:03:00Z">
          <w:r w:rsidR="005A70E1" w:rsidDel="00B53F4C">
            <w:rPr>
              <w:rFonts w:eastAsiaTheme="minorEastAsia"/>
              <w:lang w:val="en-US"/>
            </w:rPr>
            <w:delText>egov</w:delText>
          </w:r>
          <w:r w:rsidR="005A70E1" w:rsidRPr="005A70E1" w:rsidDel="00B53F4C">
            <w:rPr>
              <w:rFonts w:eastAsiaTheme="minorEastAsia"/>
              <w:rPrChange w:id="302" w:author="Жанна Смагулова" w:date="2020-11-12T12:46:00Z">
                <w:rPr>
                  <w:rFonts w:eastAsiaTheme="minorEastAsia"/>
                  <w:lang w:val="en-US"/>
                </w:rPr>
              </w:rPrChange>
            </w:rPr>
            <w:delText>.</w:delText>
          </w:r>
          <w:r w:rsidR="005A70E1" w:rsidDel="00B53F4C">
            <w:rPr>
              <w:rFonts w:eastAsiaTheme="minorEastAsia"/>
              <w:lang w:val="en-US"/>
            </w:rPr>
            <w:delText>kz</w:delText>
          </w:r>
        </w:del>
      </w:ins>
      <w:del w:id="303" w:author="Оксана Кротова" w:date="2020-11-12T16:03:00Z">
        <w:r w:rsidRPr="005A70E1" w:rsidDel="00B53F4C">
          <w:rPr>
            <w:rFonts w:eastAsiaTheme="minorEastAsia"/>
          </w:rPr>
          <w:delText>, судебный кабинет, КГД), дополнительно осуществляют обзвон указанных контактных телефонов и задают различные уточняющие вопросы,</w:delText>
        </w:r>
      </w:del>
      <w:ins w:id="304" w:author="Жанна Смагулова" w:date="2020-11-12T13:16:00Z">
        <w:del w:id="305" w:author="Оксана Кротова" w:date="2020-11-12T16:03:00Z">
          <w:r w:rsidR="00584E4C" w:rsidDel="00B53F4C">
            <w:rPr>
              <w:rFonts w:eastAsiaTheme="minorEastAsia"/>
            </w:rPr>
            <w:delText xml:space="preserve"> </w:delText>
          </w:r>
        </w:del>
        <w:del w:id="306" w:author="Оксана Кротова" w:date="2020-11-12T14:46:00Z">
          <w:r w:rsidR="00584E4C" w:rsidDel="004C0678">
            <w:rPr>
              <w:rFonts w:eastAsiaTheme="minorEastAsia"/>
            </w:rPr>
            <w:delText>в</w:delText>
          </w:r>
        </w:del>
        <w:del w:id="307" w:author="Оксана Кротова" w:date="2020-11-12T16:03:00Z">
          <w:r w:rsidR="00584E4C" w:rsidDel="00B53F4C">
            <w:rPr>
              <w:rFonts w:eastAsiaTheme="minorEastAsia"/>
            </w:rPr>
            <w:delText>том числе</w:delText>
          </w:r>
        </w:del>
      </w:ins>
      <w:del w:id="308" w:author="Оксана Кротова" w:date="2020-11-12T16:03:00Z">
        <w:r w:rsidRPr="005A70E1" w:rsidDel="00B53F4C">
          <w:rPr>
            <w:rFonts w:eastAsiaTheme="minorEastAsia"/>
          </w:rPr>
          <w:delText xml:space="preserve"> спрашивают </w:delText>
        </w:r>
      </w:del>
      <w:ins w:id="309" w:author="Жанна Смагулова" w:date="2020-11-12T12:46:00Z">
        <w:del w:id="310" w:author="Оксана Кротова" w:date="2020-11-12T16:03:00Z">
          <w:r w:rsidR="005A70E1" w:rsidDel="00B53F4C">
            <w:rPr>
              <w:rFonts w:eastAsiaTheme="minorEastAsia"/>
            </w:rPr>
            <w:delText xml:space="preserve">о </w:delText>
          </w:r>
        </w:del>
      </w:ins>
      <w:del w:id="311" w:author="Оксана Кротова" w:date="2020-11-12T16:03:00Z">
        <w:r w:rsidRPr="005A70E1" w:rsidDel="00B53F4C">
          <w:rPr>
            <w:rFonts w:eastAsiaTheme="minorEastAsia"/>
          </w:rPr>
          <w:delText>принадлежность</w:delText>
        </w:r>
      </w:del>
      <w:ins w:id="312" w:author="Жанна Смагулова" w:date="2020-11-12T12:47:00Z">
        <w:del w:id="313" w:author="Оксана Кротова" w:date="2020-11-12T16:03:00Z">
          <w:r w:rsidR="005A70E1" w:rsidDel="00B53F4C">
            <w:rPr>
              <w:rFonts w:eastAsiaTheme="minorEastAsia"/>
            </w:rPr>
            <w:delText>и</w:delText>
          </w:r>
        </w:del>
      </w:ins>
      <w:del w:id="314" w:author="Оксана Кротова" w:date="2020-11-12T16:03:00Z">
        <w:r w:rsidRPr="005A70E1" w:rsidDel="00B53F4C">
          <w:rPr>
            <w:rFonts w:eastAsiaTheme="minorEastAsia"/>
          </w:rPr>
          <w:delText xml:space="preserve"> счета у самого</w:delText>
        </w:r>
      </w:del>
      <w:ins w:id="315" w:author="Жанна Смагулова" w:date="2020-11-12T12:47:00Z">
        <w:del w:id="316" w:author="Оксана Кротова" w:date="2020-11-12T16:03:00Z">
          <w:r w:rsidR="005A70E1" w:rsidDel="00B53F4C">
            <w:rPr>
              <w:rFonts w:eastAsiaTheme="minorEastAsia"/>
            </w:rPr>
            <w:delText>му</w:delText>
          </w:r>
        </w:del>
      </w:ins>
      <w:del w:id="317" w:author="Оксана Кротова" w:date="2020-11-12T16:03:00Z">
        <w:r w:rsidRPr="005A70E1" w:rsidDel="00B53F4C">
          <w:rPr>
            <w:rFonts w:eastAsiaTheme="minorEastAsia"/>
          </w:rPr>
          <w:delText xml:space="preserve"> клиента</w:delText>
        </w:r>
      </w:del>
      <w:ins w:id="318" w:author="Жанна Смагулова" w:date="2020-11-12T12:47:00Z">
        <w:del w:id="319" w:author="Оксана Кротова" w:date="2020-11-12T16:03:00Z">
          <w:r w:rsidR="005A70E1" w:rsidDel="00B53F4C">
            <w:rPr>
              <w:rFonts w:eastAsiaTheme="minorEastAsia"/>
            </w:rPr>
            <w:delText>у</w:delText>
          </w:r>
        </w:del>
      </w:ins>
      <w:del w:id="320" w:author="Оксана Кротова" w:date="2020-11-12T16:03:00Z">
        <w:r w:rsidRPr="005A70E1" w:rsidDel="00B53F4C">
          <w:rPr>
            <w:rFonts w:eastAsiaTheme="minorEastAsia"/>
          </w:rPr>
          <w:delText xml:space="preserve"> и м.</w:delText>
        </w:r>
      </w:del>
      <w:ins w:id="321" w:author="Жанна Смагулова" w:date="2020-11-12T12:47:00Z">
        <w:del w:id="322" w:author="Оксана Кротова" w:date="2020-11-12T16:03:00Z">
          <w:r w:rsidR="005A70E1" w:rsidDel="00B53F4C">
            <w:rPr>
              <w:rFonts w:eastAsiaTheme="minorEastAsia"/>
            </w:rPr>
            <w:delText xml:space="preserve">ногое </w:delText>
          </w:r>
        </w:del>
      </w:ins>
      <w:del w:id="323" w:author="Оксана Кротова" w:date="2020-11-12T16:03:00Z">
        <w:r w:rsidRPr="005A70E1" w:rsidDel="00B53F4C">
          <w:rPr>
            <w:rFonts w:eastAsiaTheme="minorEastAsia"/>
          </w:rPr>
          <w:delText>др</w:delText>
        </w:r>
      </w:del>
      <w:ins w:id="324" w:author="Жанна Смагулова" w:date="2020-11-12T12:47:00Z">
        <w:del w:id="325" w:author="Оксана Кротова" w:date="2020-11-12T16:03:00Z">
          <w:r w:rsidR="005A70E1" w:rsidDel="00B53F4C">
            <w:rPr>
              <w:rFonts w:eastAsiaTheme="minorEastAsia"/>
            </w:rPr>
            <w:delText>угое</w:delText>
          </w:r>
        </w:del>
      </w:ins>
      <w:del w:id="326" w:author="Оксана Кротова" w:date="2020-11-12T16:03:00Z">
        <w:r w:rsidRPr="005A70E1" w:rsidDel="00B53F4C">
          <w:rPr>
            <w:rFonts w:eastAsiaTheme="minorEastAsia"/>
          </w:rPr>
          <w:delText xml:space="preserve">. </w:delText>
        </w:r>
      </w:del>
    </w:p>
    <w:p w14:paraId="565951E9" w14:textId="7A473F3B" w:rsidR="00990D2A" w:rsidRPr="003D3AAD" w:rsidDel="00B53F4C" w:rsidRDefault="00990D2A">
      <w:pPr>
        <w:spacing w:after="200"/>
        <w:ind w:firstLine="708"/>
        <w:contextualSpacing/>
        <w:jc w:val="both"/>
        <w:rPr>
          <w:del w:id="327" w:author="Оксана Кротова" w:date="2020-11-12T16:03:00Z"/>
          <w:rFonts w:eastAsiaTheme="minorEastAsia"/>
        </w:rPr>
        <w:pPrChange w:id="328" w:author="Жанна Смагулова" w:date="2020-11-12T12:31:00Z">
          <w:pPr>
            <w:spacing w:after="200" w:line="276" w:lineRule="auto"/>
            <w:ind w:firstLine="708"/>
            <w:contextualSpacing/>
            <w:jc w:val="both"/>
          </w:pPr>
        </w:pPrChange>
      </w:pPr>
      <w:del w:id="329" w:author="Оксана Кротова" w:date="2020-11-12T16:03:00Z">
        <w:r w:rsidRPr="003D3AAD" w:rsidDel="00B53F4C">
          <w:rPr>
            <w:rFonts w:eastAsiaTheme="minorEastAsia"/>
          </w:rPr>
          <w:delText xml:space="preserve">МФО уведомляет </w:delText>
        </w:r>
      </w:del>
      <w:ins w:id="330" w:author="Жанна Смагулова" w:date="2020-11-12T12:47:00Z">
        <w:del w:id="331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32" w:author="Оксана Кротова" w:date="2020-11-12T16:03:00Z">
        <w:r w:rsidRPr="003D3AAD" w:rsidDel="00B53F4C">
          <w:rPr>
            <w:rFonts w:eastAsiaTheme="minorEastAsia"/>
          </w:rPr>
          <w:delText xml:space="preserve">Заявителя о принятом решении о предоставлении </w:delText>
        </w:r>
      </w:del>
      <w:ins w:id="333" w:author="Жанна Смагулова" w:date="2020-11-12T12:47:00Z">
        <w:del w:id="334" w:author="Оксана Кротова" w:date="2020-11-12T16:03:00Z">
          <w:r w:rsidR="005A70E1" w:rsidDel="00B53F4C">
            <w:rPr>
              <w:rFonts w:eastAsiaTheme="minorEastAsia"/>
            </w:rPr>
            <w:delText>м</w:delText>
          </w:r>
        </w:del>
      </w:ins>
      <w:del w:id="335" w:author="Оксана Кротова" w:date="2020-11-12T16:03:00Z">
        <w:r w:rsidRPr="003D3AAD" w:rsidDel="00B53F4C">
          <w:rPr>
            <w:rFonts w:eastAsiaTheme="minorEastAsia"/>
          </w:rPr>
          <w:delText xml:space="preserve">Микрокредита или отказе от предоставления микрокредита любым доступным способом, в том числе посредством электронной почты, указанной </w:delText>
        </w:r>
      </w:del>
      <w:ins w:id="336" w:author="Жанна Смагулова" w:date="2020-11-12T12:47:00Z">
        <w:del w:id="337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38" w:author="Оксана Кротова" w:date="2020-11-12T16:03:00Z">
        <w:r w:rsidRPr="003D3AAD" w:rsidDel="00B53F4C">
          <w:rPr>
            <w:rFonts w:eastAsiaTheme="minorEastAsia"/>
          </w:rPr>
          <w:delText xml:space="preserve">Заявителем в Заявлении </w:delText>
        </w:r>
      </w:del>
      <w:ins w:id="339" w:author="Жанна Смагулова" w:date="2020-11-12T12:47:00Z">
        <w:del w:id="340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  <w:r w:rsidR="005A70E1" w:rsidRPr="003D3AAD" w:rsidDel="00B53F4C">
            <w:rPr>
              <w:rFonts w:eastAsiaTheme="minorEastAsia"/>
            </w:rPr>
            <w:delText xml:space="preserve">аявлении </w:delText>
          </w:r>
        </w:del>
      </w:ins>
      <w:del w:id="341" w:author="Оксана Кротова" w:date="2020-11-12T16:03:00Z">
        <w:r w:rsidRPr="003D3AAD" w:rsidDel="00B53F4C">
          <w:rPr>
            <w:rFonts w:eastAsiaTheme="minorEastAsia"/>
          </w:rPr>
          <w:delText>и/или</w:delText>
        </w:r>
      </w:del>
      <w:ins w:id="342" w:author="Жанна Смагулова" w:date="2020-11-12T12:48:00Z">
        <w:del w:id="343" w:author="Оксана Кротова" w:date="2020-11-12T16:03:00Z">
          <w:r w:rsidR="005A70E1" w:rsidDel="00B53F4C">
            <w:rPr>
              <w:rFonts w:eastAsiaTheme="minorEastAsia"/>
            </w:rPr>
            <w:delText xml:space="preserve"> с</w:delText>
          </w:r>
        </w:del>
      </w:ins>
      <w:del w:id="344" w:author="Оксана Кротова" w:date="2020-11-12T16:03:00Z">
        <w:r w:rsidRPr="003D3AAD" w:rsidDel="00B53F4C">
          <w:rPr>
            <w:rFonts w:eastAsiaTheme="minorEastAsia"/>
          </w:rPr>
          <w:delText xml:space="preserve"> </w:delText>
        </w:r>
      </w:del>
      <w:ins w:id="345" w:author="Жанна Смагулова" w:date="2020-11-12T12:48:00Z">
        <w:del w:id="346" w:author="Оксана Кротова" w:date="2020-11-12T16:03:00Z">
          <w:r w:rsidR="005A70E1" w:rsidDel="00B53F4C">
            <w:rPr>
              <w:rFonts w:eastAsiaTheme="minorEastAsia"/>
            </w:rPr>
            <w:delText>смс</w:delText>
          </w:r>
        </w:del>
      </w:ins>
      <w:del w:id="347" w:author="Оксана Кротова" w:date="2020-11-12T16:03:00Z">
        <w:r w:rsidRPr="003D3AAD" w:rsidDel="00B53F4C">
          <w:rPr>
            <w:rFonts w:eastAsiaTheme="minorEastAsia"/>
          </w:rPr>
          <w:delText>sms — уведомлени</w:delText>
        </w:r>
      </w:del>
      <w:ins w:id="348" w:author="Жанна Смагулова" w:date="2020-11-12T12:48:00Z">
        <w:del w:id="349" w:author="Оксана Кротова" w:date="2020-11-12T16:03:00Z">
          <w:r w:rsidR="005A70E1" w:rsidDel="00B53F4C">
            <w:rPr>
              <w:rFonts w:eastAsiaTheme="minorEastAsia"/>
            </w:rPr>
            <w:delText>я</w:delText>
          </w:r>
        </w:del>
      </w:ins>
      <w:del w:id="350" w:author="Оксана Кротова" w:date="2020-11-12T16:03:00Z">
        <w:r w:rsidRPr="003D3AAD" w:rsidDel="00B53F4C">
          <w:rPr>
            <w:rFonts w:eastAsiaTheme="minorEastAsia"/>
          </w:rPr>
          <w:delText xml:space="preserve">я. </w:delText>
        </w:r>
      </w:del>
    </w:p>
    <w:p w14:paraId="3BA82A4B" w14:textId="6F952787" w:rsidR="00990D2A" w:rsidRPr="003D3AAD" w:rsidDel="00B53F4C" w:rsidRDefault="00990D2A">
      <w:pPr>
        <w:spacing w:after="200"/>
        <w:ind w:firstLine="708"/>
        <w:contextualSpacing/>
        <w:jc w:val="both"/>
        <w:rPr>
          <w:del w:id="351" w:author="Оксана Кротова" w:date="2020-11-12T16:03:00Z"/>
          <w:rFonts w:eastAsiaTheme="minorEastAsia"/>
        </w:rPr>
        <w:pPrChange w:id="352" w:author="Жанна Смагулова" w:date="2020-11-12T12:31:00Z">
          <w:pPr>
            <w:spacing w:after="200" w:line="276" w:lineRule="auto"/>
            <w:ind w:firstLine="708"/>
            <w:contextualSpacing/>
            <w:jc w:val="both"/>
          </w:pPr>
        </w:pPrChange>
      </w:pPr>
      <w:del w:id="353" w:author="Оксана Кротова" w:date="2020-11-12T16:03:00Z">
        <w:r w:rsidRPr="003D3AAD" w:rsidDel="00B53F4C">
          <w:rPr>
            <w:rFonts w:eastAsiaTheme="minorEastAsia"/>
          </w:rPr>
          <w:delText xml:space="preserve">Подписание всех необходимых документов осуществляется </w:delText>
        </w:r>
      </w:del>
      <w:ins w:id="354" w:author="Жанна Смагулова" w:date="2020-11-12T12:48:00Z">
        <w:del w:id="355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56" w:author="Оксана Кротова" w:date="2020-11-12T16:03:00Z">
        <w:r w:rsidRPr="003D3AAD" w:rsidDel="00B53F4C">
          <w:rPr>
            <w:rFonts w:eastAsiaTheme="minorEastAsia"/>
          </w:rPr>
          <w:delText xml:space="preserve">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sms сообщения с кодом на абонентский сотовый номер клиента, который был указан им при регистрации на сайте и последующего его подтверждения на сайте МФО.   </w:delText>
        </w:r>
      </w:del>
    </w:p>
    <w:p w14:paraId="3D6B4022" w14:textId="72E301C9" w:rsidR="00990D2A" w:rsidRPr="003D3AAD" w:rsidDel="00B53F4C" w:rsidRDefault="00990D2A">
      <w:pPr>
        <w:spacing w:after="200"/>
        <w:ind w:firstLine="708"/>
        <w:contextualSpacing/>
        <w:jc w:val="both"/>
        <w:rPr>
          <w:del w:id="357" w:author="Оксана Кротова" w:date="2020-11-12T16:03:00Z"/>
          <w:rFonts w:eastAsiaTheme="minorEastAsia"/>
        </w:rPr>
        <w:pPrChange w:id="358" w:author="Жанна Смагулова" w:date="2020-11-12T12:31:00Z">
          <w:pPr>
            <w:spacing w:after="200" w:line="276" w:lineRule="auto"/>
            <w:ind w:firstLine="708"/>
            <w:contextualSpacing/>
            <w:jc w:val="both"/>
          </w:pPr>
        </w:pPrChange>
      </w:pPr>
      <w:del w:id="359" w:author="Оксана Кротова" w:date="2020-11-12T16:03:00Z">
        <w:r w:rsidRPr="003D3AAD" w:rsidDel="00B53F4C">
          <w:rPr>
            <w:rFonts w:eastAsiaTheme="minorEastAsia"/>
          </w:rPr>
          <w:delTex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delText>
        </w:r>
      </w:del>
    </w:p>
    <w:p w14:paraId="56883DBA" w14:textId="0590F88A" w:rsidR="00990D2A" w:rsidRPr="003D3AAD" w:rsidDel="00B53F4C" w:rsidRDefault="00990D2A">
      <w:pPr>
        <w:spacing w:after="200"/>
        <w:ind w:firstLine="708"/>
        <w:contextualSpacing/>
        <w:jc w:val="both"/>
        <w:rPr>
          <w:del w:id="360" w:author="Оксана Кротова" w:date="2020-11-12T16:03:00Z"/>
          <w:rFonts w:eastAsiaTheme="minorEastAsia"/>
        </w:rPr>
        <w:pPrChange w:id="361" w:author="Жанна Смагулова" w:date="2020-11-12T12:31:00Z">
          <w:pPr>
            <w:spacing w:after="200" w:line="276" w:lineRule="auto"/>
            <w:ind w:firstLine="708"/>
            <w:contextualSpacing/>
            <w:jc w:val="both"/>
          </w:pPr>
        </w:pPrChange>
      </w:pPr>
      <w:del w:id="362" w:author="Оксана Кротова" w:date="2020-11-12T16:03:00Z">
        <w:r w:rsidRPr="003D3AAD" w:rsidDel="00B53F4C">
          <w:rPr>
            <w:rFonts w:eastAsiaTheme="minorEastAsia"/>
          </w:rPr>
          <w:delText xml:space="preserve">В случае принятия МФО положительного решения о выдаче </w:delText>
        </w:r>
      </w:del>
      <w:ins w:id="363" w:author="Жанна Смагулова" w:date="2020-11-12T12:49:00Z">
        <w:del w:id="364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65" w:author="Оксана Кротова" w:date="2020-11-12T16:03:00Z">
        <w:r w:rsidRPr="003D3AAD" w:rsidDel="00B53F4C">
          <w:rPr>
            <w:rFonts w:eastAsiaTheme="minorEastAsia"/>
          </w:rPr>
          <w:delText xml:space="preserve">Заявителю </w:delText>
        </w:r>
      </w:del>
      <w:ins w:id="366" w:author="Жанна Смагулова" w:date="2020-11-12T12:49:00Z">
        <w:del w:id="367" w:author="Оксана Кротова" w:date="2020-11-12T16:03:00Z">
          <w:r w:rsidR="005A70E1" w:rsidDel="00B53F4C">
            <w:rPr>
              <w:rFonts w:eastAsiaTheme="minorEastAsia"/>
            </w:rPr>
            <w:delText>м</w:delText>
          </w:r>
        </w:del>
      </w:ins>
      <w:del w:id="368" w:author="Оксана Кротова" w:date="2020-11-12T16:03:00Z">
        <w:r w:rsidRPr="003D3AAD" w:rsidDel="00B53F4C">
          <w:rPr>
            <w:rFonts w:eastAsiaTheme="minorEastAsia"/>
          </w:rPr>
          <w:delText xml:space="preserve">Микрокредита МФО предоставляет </w:delText>
        </w:r>
      </w:del>
      <w:ins w:id="369" w:author="Жанна Смагулова" w:date="2020-11-12T12:50:00Z">
        <w:del w:id="370" w:author="Оксана Кротова" w:date="2020-11-12T16:03:00Z">
          <w:r w:rsidR="005A70E1" w:rsidDel="00B53F4C">
            <w:rPr>
              <w:rFonts w:eastAsiaTheme="minorEastAsia"/>
            </w:rPr>
            <w:delText>м</w:delText>
          </w:r>
        </w:del>
      </w:ins>
      <w:del w:id="371" w:author="Оксана Кротова" w:date="2020-11-12T16:03:00Z">
        <w:r w:rsidRPr="003D3AAD" w:rsidDel="00B53F4C">
          <w:rPr>
            <w:rFonts w:eastAsiaTheme="minorEastAsia"/>
          </w:rPr>
          <w:delText xml:space="preserve">Микрокредит </w:delText>
        </w:r>
      </w:del>
      <w:ins w:id="372" w:author="Жанна Смагулова" w:date="2020-11-12T12:50:00Z">
        <w:del w:id="373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74" w:author="Оксана Кротова" w:date="2020-11-12T16:03:00Z">
        <w:r w:rsidRPr="003D3AAD" w:rsidDel="00B53F4C">
          <w:rPr>
            <w:rFonts w:eastAsiaTheme="minorEastAsia"/>
          </w:rPr>
          <w:delText xml:space="preserve">Заемщику в виде единовременного перечисления </w:delText>
        </w:r>
      </w:del>
      <w:ins w:id="375" w:author="Жанна Смагулова" w:date="2020-11-12T12:50:00Z">
        <w:del w:id="376" w:author="Оксана Кротова" w:date="2020-11-12T16:03:00Z">
          <w:r w:rsidR="005A70E1" w:rsidDel="00B53F4C">
            <w:rPr>
              <w:rFonts w:eastAsiaTheme="minorEastAsia"/>
            </w:rPr>
            <w:delText>с</w:delText>
          </w:r>
        </w:del>
      </w:ins>
      <w:del w:id="377" w:author="Оксана Кротова" w:date="2020-11-12T16:03:00Z">
        <w:r w:rsidRPr="003D3AAD" w:rsidDel="00B53F4C">
          <w:rPr>
            <w:rFonts w:eastAsiaTheme="minorEastAsia"/>
          </w:rPr>
          <w:delText xml:space="preserve">Суммы </w:delText>
        </w:r>
      </w:del>
      <w:ins w:id="378" w:author="Жанна Смагулова" w:date="2020-11-12T12:50:00Z">
        <w:del w:id="379" w:author="Оксана Кротова" w:date="2020-11-12T16:03:00Z">
          <w:r w:rsidR="005A70E1" w:rsidDel="00B53F4C">
            <w:rPr>
              <w:rFonts w:eastAsiaTheme="minorEastAsia"/>
            </w:rPr>
            <w:delText>м</w:delText>
          </w:r>
        </w:del>
      </w:ins>
      <w:del w:id="380" w:author="Оксана Кротова" w:date="2020-11-12T16:03:00Z">
        <w:r w:rsidRPr="003D3AAD" w:rsidDel="00B53F4C">
          <w:rPr>
            <w:rFonts w:eastAsiaTheme="minorEastAsia"/>
          </w:rPr>
          <w:delText xml:space="preserve">Микрокредита, указанной в </w:delText>
        </w:r>
      </w:del>
      <w:ins w:id="381" w:author="Жанна Смагулова" w:date="2020-11-12T12:50:00Z">
        <w:del w:id="382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83" w:author="Оксана Кротова" w:date="2020-11-12T16:03:00Z">
        <w:r w:rsidRPr="003D3AAD" w:rsidDel="00B53F4C">
          <w:rPr>
            <w:rFonts w:eastAsiaTheme="minorEastAsia"/>
          </w:rPr>
          <w:delText xml:space="preserve">Заявлении, на IBAN счёт, карту </w:delText>
        </w:r>
      </w:del>
      <w:ins w:id="384" w:author="Жанна Смагулова" w:date="2020-11-12T12:50:00Z">
        <w:del w:id="385" w:author="Оксана Кротова" w:date="2020-11-12T16:03:00Z">
          <w:r w:rsidR="005A70E1" w:rsidDel="00B53F4C">
            <w:rPr>
              <w:rFonts w:eastAsiaTheme="minorEastAsia"/>
            </w:rPr>
            <w:delText>з</w:delText>
          </w:r>
        </w:del>
      </w:ins>
      <w:del w:id="386" w:author="Оксана Кротова" w:date="2020-11-12T16:03:00Z">
        <w:r w:rsidRPr="003D3AAD" w:rsidDel="00B53F4C">
          <w:rPr>
            <w:rFonts w:eastAsiaTheme="minorEastAsia"/>
          </w:rPr>
          <w:delText>Заявителя.</w:delText>
        </w:r>
      </w:del>
    </w:p>
    <w:p w14:paraId="43B4FF8E" w14:textId="3393EC3A" w:rsidR="00AB5113" w:rsidRPr="003D3AAD" w:rsidDel="00B53F4C" w:rsidRDefault="00990D2A" w:rsidP="001816DB">
      <w:pPr>
        <w:jc w:val="both"/>
        <w:rPr>
          <w:del w:id="387" w:author="Оксана Кротова" w:date="2020-11-12T16:03:00Z"/>
          <w:color w:val="000000" w:themeColor="text1"/>
          <w:lang w:val="kk-KZ"/>
        </w:rPr>
      </w:pPr>
      <w:del w:id="388" w:author="Оксана Кротова" w:date="2020-11-12T16:03:00Z">
        <w:r w:rsidRPr="003D3AAD" w:rsidDel="00B53F4C">
          <w:rPr>
            <w:color w:val="000000" w:themeColor="text1"/>
            <w:lang w:val="kk-KZ"/>
          </w:rPr>
          <w:tab/>
        </w:r>
        <w:r w:rsidR="00AB5113" w:rsidRPr="003D3AAD" w:rsidDel="00B53F4C">
          <w:rPr>
            <w:color w:val="000000" w:themeColor="text1"/>
            <w:lang w:val="kk-KZ"/>
          </w:rPr>
          <w:delText>В соответствии с</w:delText>
        </w:r>
        <w:r w:rsidR="00AB5113" w:rsidRPr="003D3AAD" w:rsidDel="00B53F4C">
          <w:delText xml:space="preserve"> внесенными </w:delText>
        </w:r>
        <w:r w:rsidR="00AB5113" w:rsidRPr="003D3AAD" w:rsidDel="00B53F4C">
          <w:rPr>
            <w:color w:val="000000" w:themeColor="text1"/>
            <w:lang w:val="kk-KZ"/>
          </w:rPr>
          <w:delText xml:space="preserve">изменениями в постановление Правления Национального Банка Республики Казахстан №217 от 28 ноября 2019 года «Об утверждении Правил предоставления микрокредитов электронным способом </w:delText>
        </w:r>
        <w:commentRangeStart w:id="389"/>
        <w:r w:rsidR="00AB5113" w:rsidRPr="003D3AAD" w:rsidDel="00B53F4C">
          <w:rPr>
            <w:color w:val="000000" w:themeColor="text1"/>
            <w:lang w:val="kk-KZ"/>
          </w:rPr>
          <w:delText>МФО</w:delText>
        </w:r>
        <w:commentRangeEnd w:id="389"/>
        <w:r w:rsidR="003D3AAD" w:rsidRPr="003D3AAD" w:rsidDel="00B53F4C">
          <w:rPr>
            <w:rStyle w:val="ab"/>
            <w:sz w:val="24"/>
            <w:szCs w:val="24"/>
          </w:rPr>
          <w:commentReference w:id="389"/>
        </w:r>
        <w:r w:rsidR="00AB5113" w:rsidRPr="003D3AAD" w:rsidDel="00B53F4C">
          <w:rPr>
            <w:color w:val="000000" w:themeColor="text1"/>
            <w:lang w:val="kk-KZ"/>
          </w:rPr>
          <w:delText xml:space="preserve">  </w:delText>
        </w:r>
        <w:r w:rsidR="003D3AAD" w:rsidRPr="003D3AAD" w:rsidDel="00B53F4C">
          <w:rPr>
            <w:color w:val="000000" w:themeColor="text1"/>
            <w:lang w:val="kk-KZ"/>
          </w:rPr>
          <w:delText>примет меры для внедрения биометрических параметров при ауентификации потенциальных заемщиков.</w:delText>
        </w:r>
      </w:del>
    </w:p>
    <w:p w14:paraId="11BCD583" w14:textId="76677C52" w:rsidR="00C71FDC" w:rsidRPr="003D3AAD" w:rsidDel="00B53F4C" w:rsidRDefault="00C71FDC" w:rsidP="001816DB">
      <w:pPr>
        <w:ind w:firstLine="567"/>
        <w:jc w:val="both"/>
        <w:rPr>
          <w:del w:id="390" w:author="Оксана Кротова" w:date="2020-11-12T16:03:00Z"/>
          <w:color w:val="000000" w:themeColor="text1"/>
          <w:lang w:val="kk-KZ"/>
        </w:rPr>
      </w:pPr>
      <w:del w:id="391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Как вам известно, что  мошенничество является одним из самых древних преступных посягательств против собственности. И можно предположить, что оно появилось с момента возникновения общественных отношений,  до сих пор человечество не искореннило данный вид преступления. </w:delText>
        </w:r>
      </w:del>
    </w:p>
    <w:p w14:paraId="1457BDC9" w14:textId="78D2E491" w:rsidR="00C71FDC" w:rsidRPr="003D3AAD" w:rsidDel="00B53F4C" w:rsidRDefault="00C71FDC" w:rsidP="001816DB">
      <w:pPr>
        <w:ind w:firstLine="567"/>
        <w:jc w:val="both"/>
        <w:rPr>
          <w:del w:id="392" w:author="Оксана Кротова" w:date="2020-11-12T16:03:00Z"/>
          <w:color w:val="000000" w:themeColor="text1"/>
          <w:lang w:val="kk-KZ"/>
        </w:rPr>
      </w:pPr>
      <w:del w:id="393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В дополнение к ощутимым финансовым потерям мошенничество влечет за собой пагубные последствия для репутации Компании</w:delText>
        </w:r>
      </w:del>
      <w:ins w:id="394" w:author="Жанна Смагулова" w:date="2020-11-12T12:51:00Z">
        <w:del w:id="395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МФО</w:delText>
          </w:r>
        </w:del>
      </w:ins>
      <w:del w:id="396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.</w:delText>
        </w:r>
      </w:del>
    </w:p>
    <w:p w14:paraId="05188E88" w14:textId="1489789C" w:rsidR="00C71FDC" w:rsidRPr="003D3AAD" w:rsidDel="00B53F4C" w:rsidRDefault="00C71FDC">
      <w:pPr>
        <w:ind w:firstLine="567"/>
        <w:jc w:val="both"/>
        <w:rPr>
          <w:del w:id="397" w:author="Оксана Кротова" w:date="2020-11-12T16:03:00Z"/>
          <w:color w:val="000000" w:themeColor="text1"/>
          <w:lang w:val="kk-KZ"/>
        </w:rPr>
      </w:pPr>
      <w:del w:id="398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Мы понимаем, что  принятие эффективных мер по предупреждению мошенничества было бы намного менее затратным, нежели  выявление уже имевших место случаев мошенничества и ликвидация их последствий. </w:delText>
        </w:r>
      </w:del>
    </w:p>
    <w:p w14:paraId="1A20A7F6" w14:textId="6165309C" w:rsidR="00684475" w:rsidRPr="003D3AAD" w:rsidDel="00B53F4C" w:rsidRDefault="00684475">
      <w:pPr>
        <w:ind w:firstLine="567"/>
        <w:jc w:val="both"/>
        <w:rPr>
          <w:del w:id="399" w:author="Оксана Кротова" w:date="2020-11-12T16:03:00Z"/>
          <w:color w:val="000000" w:themeColor="text1"/>
          <w:lang w:val="kk-KZ"/>
        </w:rPr>
      </w:pPr>
      <w:del w:id="400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На постоянной основе, с целью недопущения внутреннего мошенничества,  проводится разъяснительная работа среди работников Компании </w:delText>
        </w:r>
      </w:del>
      <w:ins w:id="401" w:author="Жанна Смагулова" w:date="2020-11-12T13:17:00Z">
        <w:del w:id="402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МФО</w:delText>
          </w:r>
          <w:r w:rsidR="00584E4C" w:rsidRPr="003D3AAD" w:rsidDel="00B53F4C">
            <w:rPr>
              <w:color w:val="000000" w:themeColor="text1"/>
              <w:lang w:val="kk-KZ"/>
            </w:rPr>
            <w:delText xml:space="preserve"> </w:delText>
          </w:r>
        </w:del>
      </w:ins>
      <w:del w:id="403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о строгом соблюдении регламентов Компании и </w:delText>
        </w:r>
      </w:del>
      <w:ins w:id="404" w:author="Жанна Смагулова" w:date="2020-11-12T13:18:00Z">
        <w:del w:id="405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 xml:space="preserve">действующего </w:delText>
          </w:r>
        </w:del>
      </w:ins>
      <w:del w:id="406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З</w:delText>
        </w:r>
      </w:del>
      <w:ins w:id="407" w:author="Жанна Смагулова" w:date="2020-11-12T13:18:00Z">
        <w:del w:id="408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з</w:delText>
          </w:r>
        </w:del>
      </w:ins>
      <w:del w:id="409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аконодательства Р</w:delText>
        </w:r>
      </w:del>
      <w:ins w:id="410" w:author="Жанна Смагулова" w:date="2020-11-12T13:18:00Z">
        <w:del w:id="411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 xml:space="preserve">еспублики </w:delText>
          </w:r>
        </w:del>
      </w:ins>
      <w:del w:id="412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К</w:delText>
        </w:r>
      </w:del>
      <w:ins w:id="413" w:author="Жанна Смагулова" w:date="2020-11-12T13:18:00Z">
        <w:del w:id="414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азахстан регламентирующие деятельность микрофинансов</w:delText>
          </w:r>
        </w:del>
      </w:ins>
      <w:ins w:id="415" w:author="Жанна Смагулова" w:date="2020-11-12T13:19:00Z">
        <w:del w:id="416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ых</w:delText>
          </w:r>
        </w:del>
      </w:ins>
      <w:ins w:id="417" w:author="Жанна Смагулова" w:date="2020-11-12T13:18:00Z">
        <w:del w:id="418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 xml:space="preserve"> организаци</w:delText>
          </w:r>
        </w:del>
      </w:ins>
      <w:ins w:id="419" w:author="Жанна Смагулова" w:date="2020-11-12T13:19:00Z">
        <w:del w:id="420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й</w:delText>
          </w:r>
        </w:del>
      </w:ins>
      <w:del w:id="421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. </w:delText>
        </w:r>
      </w:del>
    </w:p>
    <w:p w14:paraId="71D856D0" w14:textId="4006C7ED" w:rsidR="00AC2909" w:rsidRPr="003D3AAD" w:rsidDel="00B53F4C" w:rsidRDefault="00684475" w:rsidP="00861BC8">
      <w:pPr>
        <w:ind w:firstLine="567"/>
        <w:jc w:val="both"/>
        <w:rPr>
          <w:del w:id="422" w:author="Оксана Кротова" w:date="2020-11-12T16:03:00Z"/>
          <w:color w:val="000000" w:themeColor="text1"/>
          <w:lang w:val="kk-KZ"/>
        </w:rPr>
      </w:pPr>
      <w:del w:id="423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 Создана специальная </w:delText>
        </w:r>
      </w:del>
      <w:ins w:id="424" w:author="Жанна Смагулова" w:date="2020-11-12T13:19:00Z">
        <w:del w:id="425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 xml:space="preserve">электронная </w:delText>
          </w:r>
        </w:del>
      </w:ins>
      <w:del w:id="426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почта </w:delText>
        </w:r>
      </w:del>
      <w:ins w:id="427" w:author="Жанна Смагулова" w:date="2020-11-12T13:20:00Z">
        <w:del w:id="428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(</w:delText>
          </w:r>
          <w:r w:rsidR="00584E4C" w:rsidRPr="00861BC8" w:rsidDel="00B53F4C">
            <w:rPr>
              <w:color w:val="000000" w:themeColor="text1"/>
              <w:lang w:val="kk-KZ"/>
            </w:rPr>
            <w:delText>sb@solva.kz</w:delText>
          </w:r>
          <w:r w:rsidR="00584E4C" w:rsidDel="00B53F4C">
            <w:rPr>
              <w:color w:val="000000" w:themeColor="text1"/>
              <w:lang w:val="kk-KZ"/>
            </w:rPr>
            <w:delText>)</w:delText>
          </w:r>
          <w:r w:rsidR="00584E4C" w:rsidRPr="003D3AAD" w:rsidDel="00B53F4C">
            <w:rPr>
              <w:color w:val="000000" w:themeColor="text1"/>
              <w:lang w:val="kk-KZ"/>
            </w:rPr>
            <w:delText xml:space="preserve"> </w:delText>
          </w:r>
        </w:del>
      </w:ins>
      <w:del w:id="429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для</w:delText>
        </w:r>
      </w:del>
      <w:ins w:id="430" w:author="Жанна Смагулова" w:date="2020-11-12T13:19:00Z">
        <w:del w:id="431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 xml:space="preserve"> сбора</w:delText>
          </w:r>
        </w:del>
      </w:ins>
      <w:del w:id="432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 анонимн</w:delText>
        </w:r>
      </w:del>
      <w:ins w:id="433" w:author="Жанна Смагулова" w:date="2020-11-12T13:19:00Z">
        <w:del w:id="434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ых</w:delText>
          </w:r>
        </w:del>
      </w:ins>
      <w:del w:id="435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ого сообщения/информирования</w:delText>
        </w:r>
      </w:del>
      <w:ins w:id="436" w:author="Жанна Смагулова" w:date="2020-11-12T13:20:00Z">
        <w:del w:id="437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обращений</w:delText>
          </w:r>
        </w:del>
      </w:ins>
      <w:del w:id="438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 о</w:delText>
        </w:r>
      </w:del>
      <w:ins w:id="439" w:author="Жанна Смагулова" w:date="2020-11-12T13:20:00Z">
        <w:del w:id="440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 xml:space="preserve"> возможных</w:delText>
          </w:r>
        </w:del>
      </w:ins>
      <w:del w:id="441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 фактах мошенничества </w:delText>
        </w:r>
      </w:del>
      <w:ins w:id="442" w:author="Жанна Смагулова" w:date="2020-11-12T13:20:00Z">
        <w:del w:id="443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в офисах продаж</w:delText>
          </w:r>
        </w:del>
      </w:ins>
      <w:del w:id="444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на оффлаин точках.</w:delText>
        </w:r>
      </w:del>
    </w:p>
    <w:p w14:paraId="13877096" w14:textId="2CB75206" w:rsidR="00AC2909" w:rsidRPr="003D3AAD" w:rsidDel="00B53F4C" w:rsidRDefault="00EF2A10">
      <w:pPr>
        <w:ind w:firstLine="567"/>
        <w:jc w:val="both"/>
        <w:rPr>
          <w:del w:id="445" w:author="Оксана Кротова" w:date="2020-11-12T16:03:00Z"/>
          <w:color w:val="000000" w:themeColor="text1"/>
          <w:lang w:val="kk-KZ"/>
        </w:rPr>
      </w:pPr>
      <w:del w:id="446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На постоянной основе МФО</w:delText>
        </w:r>
        <w:r w:rsidR="00AC2909" w:rsidRPr="003D3AAD" w:rsidDel="00B53F4C">
          <w:rPr>
            <w:color w:val="000000" w:themeColor="text1"/>
            <w:lang w:val="kk-KZ"/>
          </w:rPr>
          <w:delText xml:space="preserve"> совершенствуются предпринимаемые меры по минимизации риска мошенничества.</w:delText>
        </w:r>
        <w:r w:rsidR="005D7B7F" w:rsidRPr="003D3AAD" w:rsidDel="00B53F4C">
          <w:rPr>
            <w:color w:val="000000" w:themeColor="text1"/>
            <w:lang w:val="kk-KZ"/>
          </w:rPr>
          <w:delText xml:space="preserve"> Проводится работа по повышению </w:delText>
        </w:r>
      </w:del>
      <w:ins w:id="447" w:author="Жанна Смагулова" w:date="2020-11-12T12:53:00Z">
        <w:del w:id="448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 xml:space="preserve">финансовой </w:delText>
          </w:r>
        </w:del>
      </w:ins>
      <w:del w:id="449" w:author="Оксана Кротова" w:date="2020-11-12T16:03:00Z">
        <w:r w:rsidR="005D7B7F" w:rsidRPr="003D3AAD" w:rsidDel="00B53F4C">
          <w:rPr>
            <w:color w:val="000000" w:themeColor="text1"/>
            <w:lang w:val="kk-KZ"/>
          </w:rPr>
          <w:delText xml:space="preserve">осведомленности/образованности клиентов. </w:delText>
        </w:r>
      </w:del>
    </w:p>
    <w:p w14:paraId="4DF6EA41" w14:textId="609278AD" w:rsidR="00861BC8" w:rsidDel="00B53F4C" w:rsidRDefault="005A57F9">
      <w:pPr>
        <w:ind w:firstLine="567"/>
        <w:jc w:val="both"/>
        <w:rPr>
          <w:ins w:id="450" w:author="Жанна Смагулова" w:date="2020-11-12T12:54:00Z"/>
          <w:del w:id="451" w:author="Оксана Кротова" w:date="2020-11-12T16:03:00Z"/>
          <w:color w:val="000000" w:themeColor="text1"/>
          <w:lang w:val="kk-KZ"/>
        </w:rPr>
      </w:pPr>
      <w:del w:id="452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Н</w:delText>
        </w:r>
        <w:r w:rsidR="00E1729C" w:rsidRPr="003D3AAD" w:rsidDel="00B53F4C">
          <w:rPr>
            <w:color w:val="000000" w:themeColor="text1"/>
            <w:lang w:val="kk-KZ"/>
          </w:rPr>
          <w:delText>а сайте Компании</w:delText>
        </w:r>
      </w:del>
      <w:ins w:id="453" w:author="Жанна Смагулова" w:date="2020-11-12T12:54:00Z">
        <w:del w:id="454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МФО</w:delText>
          </w:r>
        </w:del>
      </w:ins>
      <w:del w:id="455" w:author="Оксана Кротова" w:date="2020-11-12T16:03:00Z">
        <w:r w:rsidR="005D7B7F" w:rsidRPr="003D3AAD" w:rsidDel="00B53F4C">
          <w:rPr>
            <w:color w:val="000000" w:themeColor="text1"/>
            <w:lang w:val="kk-KZ"/>
          </w:rPr>
          <w:delText xml:space="preserve">, Офлаин </w:delText>
        </w:r>
      </w:del>
      <w:ins w:id="456" w:author="Жанна Смагулова" w:date="2020-11-12T13:17:00Z">
        <w:del w:id="457" w:author="Оксана Кротова" w:date="2020-11-12T16:03:00Z">
          <w:r w:rsidR="00584E4C" w:rsidDel="00B53F4C">
            <w:rPr>
              <w:color w:val="000000" w:themeColor="text1"/>
              <w:lang w:val="kk-KZ"/>
            </w:rPr>
            <w:delText>офисах</w:delText>
          </w:r>
        </w:del>
      </w:ins>
      <w:del w:id="458" w:author="Оксана Кротова" w:date="2020-11-12T16:03:00Z">
        <w:r w:rsidR="005D7B7F" w:rsidRPr="003D3AAD" w:rsidDel="00B53F4C">
          <w:rPr>
            <w:color w:val="000000" w:themeColor="text1"/>
            <w:lang w:val="kk-KZ"/>
          </w:rPr>
          <w:delText>точках</w:delText>
        </w:r>
        <w:r w:rsidR="00E1729C" w:rsidRPr="003D3AAD" w:rsidDel="00B53F4C">
          <w:rPr>
            <w:color w:val="000000" w:themeColor="text1"/>
            <w:lang w:val="kk-KZ"/>
          </w:rPr>
          <w:delText xml:space="preserve"> </w:delText>
        </w:r>
      </w:del>
      <w:ins w:id="459" w:author="Жанна Смагулова" w:date="2020-11-12T12:54:00Z">
        <w:del w:id="460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 xml:space="preserve">продаж </w:delText>
          </w:r>
        </w:del>
      </w:ins>
      <w:del w:id="461" w:author="Оксана Кротова" w:date="2020-11-12T16:03:00Z">
        <w:r w:rsidR="00E1729C" w:rsidRPr="003D3AAD" w:rsidDel="00B53F4C">
          <w:rPr>
            <w:color w:val="000000" w:themeColor="text1"/>
            <w:lang w:val="kk-KZ"/>
          </w:rPr>
          <w:delText xml:space="preserve">размещаются объявления следущего содержания: </w:delText>
        </w:r>
      </w:del>
    </w:p>
    <w:p w14:paraId="1485AF8F" w14:textId="3BF0A14B" w:rsidR="00E1729C" w:rsidRPr="003D3AAD" w:rsidDel="00B53F4C" w:rsidRDefault="00E1729C">
      <w:pPr>
        <w:ind w:firstLine="567"/>
        <w:jc w:val="both"/>
        <w:rPr>
          <w:del w:id="462" w:author="Оксана Кротова" w:date="2020-11-12T16:03:00Z"/>
          <w:i/>
          <w:color w:val="000000" w:themeColor="text1"/>
          <w:lang w:val="kk-KZ"/>
        </w:rPr>
      </w:pPr>
      <w:del w:id="463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>«Уважаемые клиенты будьте бдительны!</w:delText>
        </w:r>
      </w:del>
    </w:p>
    <w:p w14:paraId="67ACC2A9" w14:textId="4BF7430D" w:rsidR="00E1729C" w:rsidRPr="003D3AAD" w:rsidDel="00B53F4C" w:rsidRDefault="00E1729C">
      <w:pPr>
        <w:ind w:firstLine="567"/>
        <w:jc w:val="both"/>
        <w:rPr>
          <w:del w:id="464" w:author="Оксана Кротова" w:date="2020-11-12T16:03:00Z"/>
          <w:i/>
          <w:color w:val="000000" w:themeColor="text1"/>
          <w:lang w:val="kk-KZ"/>
        </w:rPr>
      </w:pPr>
      <w:del w:id="465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 xml:space="preserve">В </w:delText>
        </w:r>
        <w:r w:rsidR="005D7B7F" w:rsidRPr="003D3AAD" w:rsidDel="00B53F4C">
          <w:rPr>
            <w:i/>
            <w:color w:val="000000" w:themeColor="text1"/>
            <w:lang w:val="kk-KZ"/>
          </w:rPr>
          <w:delText xml:space="preserve">период пандемии </w:delText>
        </w:r>
        <w:r w:rsidRPr="003D3AAD" w:rsidDel="00B53F4C">
          <w:rPr>
            <w:i/>
            <w:color w:val="000000" w:themeColor="text1"/>
            <w:lang w:val="kk-KZ"/>
          </w:rPr>
          <w:delText xml:space="preserve"> участились обращения в Компанию обманутых заемщиков касательно предоставления отсрочек и за того что заемные средства были вложены в финансовые пирамиды и различные организации обещающие быстрый заработок. </w:delText>
        </w:r>
      </w:del>
    </w:p>
    <w:p w14:paraId="69B4B2B2" w14:textId="6752C078" w:rsidR="00E1729C" w:rsidRPr="003D3AAD" w:rsidDel="00B53F4C" w:rsidRDefault="005D7B7F">
      <w:pPr>
        <w:ind w:firstLine="567"/>
        <w:jc w:val="both"/>
        <w:rPr>
          <w:del w:id="466" w:author="Оксана Кротова" w:date="2020-11-12T16:03:00Z"/>
          <w:i/>
          <w:color w:val="000000" w:themeColor="text1"/>
          <w:lang w:val="kk-KZ"/>
        </w:rPr>
      </w:pPr>
      <w:del w:id="467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>С</w:delText>
        </w:r>
        <w:r w:rsidR="00EF2A10" w:rsidRPr="003D3AAD" w:rsidDel="00B53F4C">
          <w:rPr>
            <w:i/>
            <w:color w:val="000000" w:themeColor="text1"/>
            <w:lang w:val="kk-KZ"/>
          </w:rPr>
          <w:delText xml:space="preserve">ообщаем, что </w:delText>
        </w:r>
      </w:del>
      <w:del w:id="468" w:author="Оксана Кротова" w:date="2020-11-12T14:49:00Z">
        <w:r w:rsidR="00EF2A10" w:rsidRPr="003D3AAD" w:rsidDel="004C0678">
          <w:rPr>
            <w:i/>
            <w:color w:val="000000" w:themeColor="text1"/>
            <w:lang w:val="kk-KZ"/>
          </w:rPr>
          <w:delText xml:space="preserve">Наше </w:delText>
        </w:r>
      </w:del>
      <w:del w:id="469" w:author="Оксана Кротова" w:date="2020-11-12T16:03:00Z">
        <w:r w:rsidR="00EF2A10" w:rsidRPr="003D3AAD" w:rsidDel="00B53F4C">
          <w:rPr>
            <w:i/>
            <w:color w:val="000000" w:themeColor="text1"/>
            <w:lang w:val="kk-KZ"/>
          </w:rPr>
          <w:delText xml:space="preserve">МФО </w:delText>
        </w:r>
        <w:r w:rsidR="00E1729C" w:rsidRPr="003D3AAD" w:rsidDel="00B53F4C">
          <w:rPr>
            <w:i/>
            <w:color w:val="000000" w:themeColor="text1"/>
            <w:lang w:val="kk-KZ"/>
          </w:rPr>
          <w:delText xml:space="preserve"> занимает активную позицию по неприятию/недопущению в своих рядах коррупции и мошенничества.</w:delText>
        </w:r>
      </w:del>
    </w:p>
    <w:p w14:paraId="543846AE" w14:textId="78C10BFE" w:rsidR="00E1729C" w:rsidRPr="003D3AAD" w:rsidDel="00B53F4C" w:rsidRDefault="00E1729C">
      <w:pPr>
        <w:ind w:firstLine="567"/>
        <w:jc w:val="both"/>
        <w:rPr>
          <w:del w:id="470" w:author="Оксана Кротова" w:date="2020-11-12T16:03:00Z"/>
          <w:i/>
          <w:color w:val="000000" w:themeColor="text1"/>
          <w:lang w:val="kk-KZ"/>
        </w:rPr>
      </w:pPr>
      <w:del w:id="471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>Уведомляем Вас – о том, что наши сотрудники не взымают плату за оформление микрозайма, за принятие решений по микрозайму, и за любые другие услуги оказываемые на наших Offline Точках!</w:delText>
        </w:r>
      </w:del>
    </w:p>
    <w:p w14:paraId="0DFC7042" w14:textId="2EBDB8B3" w:rsidR="00E1729C" w:rsidRPr="003D3AAD" w:rsidDel="00B53F4C" w:rsidRDefault="00990D2A">
      <w:pPr>
        <w:ind w:firstLine="567"/>
        <w:jc w:val="both"/>
        <w:rPr>
          <w:del w:id="472" w:author="Оксана Кротова" w:date="2020-11-12T16:03:00Z"/>
          <w:i/>
          <w:color w:val="000000" w:themeColor="text1"/>
          <w:lang w:val="kk-KZ"/>
        </w:rPr>
      </w:pPr>
      <w:del w:id="473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 xml:space="preserve">Все лица </w:delText>
        </w:r>
        <w:r w:rsidR="00E1729C" w:rsidRPr="003D3AAD" w:rsidDel="00B53F4C">
          <w:rPr>
            <w:i/>
            <w:color w:val="000000" w:themeColor="text1"/>
            <w:lang w:val="kk-KZ"/>
          </w:rPr>
          <w:delText xml:space="preserve"> которые</w:delText>
        </w:r>
        <w:r w:rsidRPr="003D3AAD" w:rsidDel="00B53F4C">
          <w:rPr>
            <w:i/>
            <w:color w:val="000000" w:themeColor="text1"/>
            <w:lang w:val="kk-KZ"/>
          </w:rPr>
          <w:delText xml:space="preserve"> обещают за определенную плату </w:delText>
        </w:r>
        <w:r w:rsidR="00E1729C" w:rsidRPr="003D3AAD" w:rsidDel="00B53F4C">
          <w:rPr>
            <w:i/>
            <w:color w:val="000000" w:themeColor="text1"/>
            <w:lang w:val="kk-KZ"/>
          </w:rPr>
          <w:delText xml:space="preserve"> оказать </w:delText>
        </w:r>
        <w:r w:rsidRPr="003D3AAD" w:rsidDel="00B53F4C">
          <w:rPr>
            <w:i/>
            <w:color w:val="000000" w:themeColor="text1"/>
            <w:lang w:val="kk-KZ"/>
          </w:rPr>
          <w:delText xml:space="preserve">услуги в оформлении микрозайма </w:delText>
        </w:r>
        <w:r w:rsidR="00E1729C" w:rsidRPr="003D3AAD" w:rsidDel="00B53F4C">
          <w:rPr>
            <w:i/>
            <w:color w:val="000000" w:themeColor="text1"/>
            <w:lang w:val="kk-KZ"/>
          </w:rPr>
          <w:delText xml:space="preserve"> являю</w:delText>
        </w:r>
        <w:r w:rsidRPr="003D3AAD" w:rsidDel="00B53F4C">
          <w:rPr>
            <w:i/>
            <w:color w:val="000000" w:themeColor="text1"/>
            <w:lang w:val="kk-KZ"/>
          </w:rPr>
          <w:delText xml:space="preserve">тся потенциальными мошенниками </w:delText>
        </w:r>
        <w:r w:rsidR="00E1729C" w:rsidRPr="003D3AAD" w:rsidDel="00B53F4C">
          <w:rPr>
            <w:i/>
            <w:color w:val="000000" w:themeColor="text1"/>
            <w:lang w:val="kk-KZ"/>
          </w:rPr>
          <w:delText xml:space="preserve"> которые пользуясь Вашей доверчивостью, слабыми знаниями финансовых технологий и юридических вопросов – незаконно обогащаются за Ваш счет!</w:delText>
        </w:r>
      </w:del>
    </w:p>
    <w:p w14:paraId="286B4ECC" w14:textId="1F907991" w:rsidR="00E1729C" w:rsidRPr="003D3AAD" w:rsidDel="00B53F4C" w:rsidRDefault="00EF2A10">
      <w:pPr>
        <w:ind w:firstLine="567"/>
        <w:jc w:val="both"/>
        <w:rPr>
          <w:del w:id="474" w:author="Оксана Кротова" w:date="2020-11-12T16:03:00Z"/>
          <w:i/>
          <w:color w:val="000000" w:themeColor="text1"/>
          <w:lang w:val="kk-KZ"/>
        </w:rPr>
      </w:pPr>
      <w:del w:id="475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>МФО</w:delText>
        </w:r>
        <w:r w:rsidR="00E1729C" w:rsidRPr="003D3AAD" w:rsidDel="00B53F4C">
          <w:rPr>
            <w:i/>
            <w:color w:val="000000" w:themeColor="text1"/>
            <w:lang w:val="kk-KZ"/>
          </w:rPr>
          <w:delText xml:space="preserve"> не несет за них ответственность!</w:delText>
        </w:r>
      </w:del>
    </w:p>
    <w:p w14:paraId="37BAB224" w14:textId="71022A6A" w:rsidR="00E1729C" w:rsidRPr="003D3AAD" w:rsidDel="00B53F4C" w:rsidRDefault="00E1729C" w:rsidP="00861BC8">
      <w:pPr>
        <w:ind w:firstLine="567"/>
        <w:jc w:val="both"/>
        <w:rPr>
          <w:del w:id="476" w:author="Оксана Кротова" w:date="2020-11-12T16:03:00Z"/>
          <w:i/>
          <w:color w:val="000000" w:themeColor="text1"/>
          <w:lang w:val="kk-KZ"/>
        </w:rPr>
      </w:pPr>
      <w:del w:id="477" w:author="Оксана Кротова" w:date="2020-11-12T16:03:00Z">
        <w:r w:rsidRPr="003D3AAD" w:rsidDel="00B53F4C">
          <w:rPr>
            <w:i/>
            <w:color w:val="000000" w:themeColor="text1"/>
            <w:lang w:val="kk-KZ"/>
          </w:rPr>
          <w:delText>По вопросам незаконного требования с Вас денег, просим Вас обращаться в правоохранительные органы по месту жительства, а также сообщать по номеру тел. с.т. 8 701 887 00 61 (WhatsApp), Email –sb@solva.kz конфиденциальность гарантируем».</w:delText>
        </w:r>
      </w:del>
    </w:p>
    <w:p w14:paraId="1050D43D" w14:textId="20AFFFC6" w:rsidR="00E1729C" w:rsidRPr="003D3AAD" w:rsidDel="00B53F4C" w:rsidRDefault="00E1729C" w:rsidP="00861BC8">
      <w:pPr>
        <w:ind w:firstLine="567"/>
        <w:jc w:val="both"/>
        <w:rPr>
          <w:del w:id="478" w:author="Оксана Кротова" w:date="2020-11-12T16:03:00Z"/>
          <w:color w:val="000000" w:themeColor="text1"/>
          <w:lang w:val="kk-KZ"/>
        </w:rPr>
      </w:pPr>
      <w:del w:id="479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     На</w:delText>
        </w:r>
        <w:r w:rsidR="00572BD6" w:rsidRPr="003D3AAD" w:rsidDel="00B53F4C">
          <w:rPr>
            <w:color w:val="000000" w:themeColor="text1"/>
            <w:lang w:val="kk-KZ"/>
          </w:rPr>
          <w:delText xml:space="preserve"> </w:delText>
        </w:r>
        <w:r w:rsidRPr="003D3AAD" w:rsidDel="00B53F4C">
          <w:rPr>
            <w:color w:val="000000" w:themeColor="text1"/>
            <w:lang w:val="kk-KZ"/>
          </w:rPr>
          <w:delText xml:space="preserve">сегодняшний день </w:delText>
        </w:r>
        <w:r w:rsidR="005D7B7F" w:rsidRPr="003D3AAD" w:rsidDel="00B53F4C">
          <w:rPr>
            <w:color w:val="000000" w:themeColor="text1"/>
            <w:lang w:val="kk-KZ"/>
          </w:rPr>
          <w:delText>наше МФО</w:delText>
        </w:r>
        <w:r w:rsidR="00572BD6" w:rsidRPr="003D3AAD" w:rsidDel="00B53F4C">
          <w:rPr>
            <w:color w:val="000000" w:themeColor="text1"/>
            <w:lang w:val="kk-KZ"/>
          </w:rPr>
          <w:delText xml:space="preserve"> занимает лидирующу</w:delText>
        </w:r>
        <w:r w:rsidRPr="003D3AAD" w:rsidDel="00B53F4C">
          <w:rPr>
            <w:color w:val="000000" w:themeColor="text1"/>
            <w:lang w:val="kk-KZ"/>
          </w:rPr>
          <w:delText xml:space="preserve">ю позицию среди МФО </w:delText>
        </w:r>
      </w:del>
      <w:ins w:id="480" w:author="Жанна Смагулова" w:date="2020-11-12T12:55:00Z">
        <w:del w:id="481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микрофинансовых организаций</w:delText>
          </w:r>
          <w:r w:rsidR="00861BC8" w:rsidRPr="003D3AAD" w:rsidDel="00B53F4C">
            <w:rPr>
              <w:color w:val="000000" w:themeColor="text1"/>
              <w:lang w:val="kk-KZ"/>
            </w:rPr>
            <w:delText xml:space="preserve"> </w:delText>
          </w:r>
        </w:del>
      </w:ins>
      <w:del w:id="482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по </w:delText>
        </w:r>
      </w:del>
      <w:ins w:id="483" w:author="Жанна Смагулова" w:date="2020-11-12T12:56:00Z">
        <w:del w:id="484" w:author="Оксана Кротова" w:date="2020-11-12T16:03:00Z">
          <w:r w:rsidR="00861BC8" w:rsidRPr="003D3AAD" w:rsidDel="00B53F4C">
            <w:rPr>
              <w:color w:val="000000" w:themeColor="text1"/>
              <w:lang w:val="kk-KZ"/>
            </w:rPr>
            <w:delText>предпринемаемым</w:delText>
          </w:r>
          <w:r w:rsidR="00861BC8" w:rsidDel="00B53F4C">
            <w:rPr>
              <w:color w:val="000000" w:themeColor="text1"/>
              <w:lang w:val="kk-KZ"/>
            </w:rPr>
            <w:delText xml:space="preserve"> превентивным </w:delText>
          </w:r>
        </w:del>
      </w:ins>
      <w:del w:id="485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предпринемаемым мерам в части минимизации риска мошенничества.</w:delText>
        </w:r>
      </w:del>
    </w:p>
    <w:p w14:paraId="07EAF4BE" w14:textId="17B5EBC5" w:rsidR="00B83C48" w:rsidRPr="003D3AAD" w:rsidDel="00B53F4C" w:rsidRDefault="00B83C48">
      <w:pPr>
        <w:ind w:firstLine="567"/>
        <w:jc w:val="both"/>
        <w:rPr>
          <w:del w:id="486" w:author="Оксана Кротова" w:date="2020-11-12T16:03:00Z"/>
          <w:color w:val="000000" w:themeColor="text1"/>
          <w:lang w:val="kk-KZ"/>
        </w:rPr>
      </w:pPr>
      <w:del w:id="487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МФО </w:delText>
        </w:r>
        <w:r w:rsidR="00EF2A10" w:rsidRPr="003D3AAD" w:rsidDel="00B53F4C">
          <w:rPr>
            <w:color w:val="000000" w:themeColor="text1"/>
            <w:lang w:val="kk-KZ"/>
          </w:rPr>
          <w:delText>р</w:delText>
        </w:r>
        <w:r w:rsidRPr="003D3AAD" w:rsidDel="00B53F4C">
          <w:rPr>
            <w:color w:val="000000" w:themeColor="text1"/>
            <w:lang w:val="kk-KZ"/>
          </w:rPr>
          <w:delText>азработана соответствующая форма заявления,</w:delText>
        </w:r>
        <w:r w:rsidR="00EF2A10" w:rsidRPr="003D3AAD" w:rsidDel="00B53F4C">
          <w:rPr>
            <w:color w:val="000000" w:themeColor="text1"/>
            <w:lang w:val="kk-KZ"/>
          </w:rPr>
          <w:delText xml:space="preserve"> </w:delText>
        </w:r>
        <w:r w:rsidRPr="003D3AAD" w:rsidDel="00B53F4C">
          <w:rPr>
            <w:color w:val="000000" w:themeColor="text1"/>
            <w:lang w:val="kk-KZ"/>
          </w:rPr>
          <w:delText xml:space="preserve"> для лиц</w:delText>
        </w:r>
        <w:r w:rsidR="00EF2A10" w:rsidRPr="003D3AAD" w:rsidDel="00B53F4C">
          <w:rPr>
            <w:color w:val="000000" w:themeColor="text1"/>
            <w:lang w:val="kk-KZ"/>
          </w:rPr>
          <w:delText xml:space="preserve"> не причастных к получению микрокредита (приложение №1 к настоящему письму).</w:delText>
        </w:r>
        <w:r w:rsidRPr="003D3AAD" w:rsidDel="00B53F4C">
          <w:rPr>
            <w:color w:val="000000" w:themeColor="text1"/>
            <w:lang w:val="kk-KZ"/>
          </w:rPr>
          <w:delText xml:space="preserve">   </w:delText>
        </w:r>
      </w:del>
    </w:p>
    <w:p w14:paraId="5BBBC290" w14:textId="5E55B1B0" w:rsidR="00B83C48" w:rsidRPr="003D3AAD" w:rsidDel="00B53F4C" w:rsidRDefault="00E1729C">
      <w:pPr>
        <w:ind w:firstLine="567"/>
        <w:jc w:val="both"/>
        <w:rPr>
          <w:del w:id="488" w:author="Оксана Кротова" w:date="2020-11-12T16:03:00Z"/>
          <w:color w:val="000000" w:themeColor="text1"/>
          <w:lang w:val="kk-KZ"/>
        </w:rPr>
      </w:pPr>
      <w:del w:id="489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Хотелось бы отметить, </w:delText>
        </w:r>
        <w:r w:rsidR="005D7B7F" w:rsidRPr="003D3AAD" w:rsidDel="00B53F4C">
          <w:rPr>
            <w:color w:val="000000" w:themeColor="text1"/>
            <w:lang w:val="kk-KZ"/>
          </w:rPr>
          <w:delText>что при поступлении инфомации касателно непричастности лица к получениию микрокредита в нашей   МФО,  все процедуры по взысканию просроченной задолженности приостанавливаются до решения дела по существу</w:delText>
        </w:r>
      </w:del>
      <w:ins w:id="490" w:author="Жанна Смагулова" w:date="2020-11-12T12:56:00Z">
        <w:del w:id="491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 xml:space="preserve"> в суде</w:delText>
          </w:r>
        </w:del>
      </w:ins>
      <w:del w:id="492" w:author="Оксана Кротова" w:date="2020-11-12T16:03:00Z">
        <w:r w:rsidR="005D7B7F" w:rsidRPr="003D3AAD" w:rsidDel="00B53F4C">
          <w:rPr>
            <w:color w:val="000000" w:themeColor="text1"/>
            <w:lang w:val="kk-KZ"/>
          </w:rPr>
          <w:delText>.</w:delText>
        </w:r>
        <w:r w:rsidR="00B83C48" w:rsidRPr="003D3AAD" w:rsidDel="00B53F4C">
          <w:rPr>
            <w:color w:val="000000" w:themeColor="text1"/>
            <w:lang w:val="kk-KZ"/>
          </w:rPr>
          <w:delText xml:space="preserve"> </w:delText>
        </w:r>
      </w:del>
    </w:p>
    <w:p w14:paraId="4D23E83A" w14:textId="369F069B" w:rsidR="00684475" w:rsidRPr="003D3AAD" w:rsidDel="00B53F4C" w:rsidRDefault="00EF2A10" w:rsidP="001816DB">
      <w:pPr>
        <w:ind w:firstLine="567"/>
        <w:jc w:val="both"/>
        <w:rPr>
          <w:del w:id="493" w:author="Оксана Кротова" w:date="2020-11-12T16:03:00Z"/>
          <w:color w:val="000000" w:themeColor="text1"/>
          <w:lang w:val="kk-KZ"/>
        </w:rPr>
      </w:pPr>
      <w:del w:id="494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 xml:space="preserve">На сколько нам известно на сегодняшний день мы еденственное </w:delText>
        </w:r>
        <w:r w:rsidR="00B83C48" w:rsidRPr="003D3AAD" w:rsidDel="00B53F4C">
          <w:rPr>
            <w:color w:val="000000" w:themeColor="text1"/>
            <w:lang w:val="kk-KZ"/>
          </w:rPr>
          <w:delText>МФО</w:delText>
        </w:r>
      </w:del>
      <w:ins w:id="495" w:author="Жанна Смагулова" w:date="2020-11-12T12:57:00Z">
        <w:del w:id="496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единственная микрофинансовая организация</w:delText>
          </w:r>
        </w:del>
      </w:ins>
      <w:del w:id="497" w:author="Оксана Кротова" w:date="2020-11-12T16:03:00Z">
        <w:r w:rsidRPr="003D3AAD" w:rsidDel="00B53F4C">
          <w:rPr>
            <w:color w:val="000000" w:themeColor="text1"/>
            <w:lang w:val="kk-KZ"/>
          </w:rPr>
          <w:delText>,</w:delText>
        </w:r>
        <w:r w:rsidR="00B83C48" w:rsidRPr="003D3AAD" w:rsidDel="00B53F4C">
          <w:rPr>
            <w:color w:val="000000" w:themeColor="text1"/>
            <w:lang w:val="kk-KZ"/>
          </w:rPr>
          <w:delText xml:space="preserve"> имея </w:delText>
        </w:r>
      </w:del>
      <w:ins w:id="498" w:author="Жанна Смагулова" w:date="2020-11-12T12:58:00Z">
        <w:del w:id="499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при</w:delText>
          </w:r>
          <w:r w:rsidR="00861BC8" w:rsidRPr="003D3AAD" w:rsidDel="00B53F4C">
            <w:rPr>
              <w:color w:val="000000" w:themeColor="text1"/>
              <w:lang w:val="kk-KZ"/>
            </w:rPr>
            <w:delText xml:space="preserve"> </w:delText>
          </w:r>
        </w:del>
      </w:ins>
      <w:del w:id="500" w:author="Оксана Кротова" w:date="2020-11-12T16:03:00Z">
        <w:r w:rsidR="00B83C48" w:rsidRPr="003D3AAD" w:rsidDel="00B53F4C">
          <w:rPr>
            <w:color w:val="000000" w:themeColor="text1"/>
            <w:lang w:val="kk-KZ"/>
          </w:rPr>
          <w:delText>достаточн</w:delText>
        </w:r>
      </w:del>
      <w:ins w:id="501" w:author="Жанна Смагулова" w:date="2020-11-12T12:58:00Z">
        <w:del w:id="502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ости</w:delText>
          </w:r>
        </w:del>
      </w:ins>
      <w:del w:id="503" w:author="Оксана Кротова" w:date="2020-11-12T16:03:00Z">
        <w:r w:rsidR="00B83C48" w:rsidRPr="003D3AAD" w:rsidDel="00B53F4C">
          <w:rPr>
            <w:color w:val="000000" w:themeColor="text1"/>
            <w:lang w:val="kk-KZ"/>
          </w:rPr>
          <w:delText>ые основани</w:delText>
        </w:r>
      </w:del>
      <w:ins w:id="504" w:author="Жанна Смагулова" w:date="2020-11-12T12:58:00Z">
        <w:del w:id="505" w:author="Оксана Кротова" w:date="2020-11-12T16:03:00Z">
          <w:r w:rsidR="00861BC8" w:rsidDel="00B53F4C">
            <w:rPr>
              <w:color w:val="000000" w:themeColor="text1"/>
              <w:lang w:val="kk-KZ"/>
            </w:rPr>
            <w:delText>й</w:delText>
          </w:r>
        </w:del>
      </w:ins>
      <w:del w:id="506" w:author="Оксана Кротова" w:date="2020-11-12T16:03:00Z">
        <w:r w:rsidR="00B83C48" w:rsidRPr="003D3AAD" w:rsidDel="00B53F4C">
          <w:rPr>
            <w:color w:val="000000" w:themeColor="text1"/>
            <w:lang w:val="kk-KZ"/>
          </w:rPr>
          <w:delText>я полагать, что лицо непричастное к получению микрокредита</w:delText>
        </w:r>
        <w:r w:rsidRPr="003D3AAD" w:rsidDel="00B53F4C">
          <w:rPr>
            <w:color w:val="000000" w:themeColor="text1"/>
            <w:lang w:val="kk-KZ"/>
          </w:rPr>
          <w:delText xml:space="preserve">, </w:delText>
        </w:r>
        <w:r w:rsidR="00B83C48" w:rsidRPr="003D3AAD" w:rsidDel="00B53F4C">
          <w:rPr>
            <w:color w:val="000000" w:themeColor="text1"/>
            <w:lang w:val="kk-KZ"/>
          </w:rPr>
          <w:delText xml:space="preserve">  не дожидаясь </w:delText>
        </w:r>
        <w:r w:rsidR="00F47889" w:rsidDel="00B53F4C">
          <w:rPr>
            <w:color w:val="000000" w:themeColor="text1"/>
            <w:lang w:val="kk-KZ"/>
          </w:rPr>
          <w:delText>решение</w:delText>
        </w:r>
        <w:r w:rsidR="00B83C48" w:rsidRPr="003D3AAD" w:rsidDel="00B53F4C">
          <w:rPr>
            <w:color w:val="000000" w:themeColor="text1"/>
            <w:lang w:val="kk-KZ"/>
          </w:rPr>
          <w:delText xml:space="preserve"> суда</w:delText>
        </w:r>
        <w:r w:rsidRPr="003D3AAD" w:rsidDel="00B53F4C">
          <w:rPr>
            <w:color w:val="000000" w:themeColor="text1"/>
            <w:lang w:val="kk-KZ"/>
          </w:rPr>
          <w:delText>,</w:delText>
        </w:r>
        <w:r w:rsidR="00B83C48" w:rsidRPr="003D3AAD" w:rsidDel="00B53F4C">
          <w:rPr>
            <w:color w:val="000000" w:themeColor="text1"/>
            <w:lang w:val="kk-KZ"/>
          </w:rPr>
          <w:delText xml:space="preserve">  удаляет </w:delText>
        </w:r>
      </w:del>
      <w:ins w:id="507" w:author="Жанна Смагулова" w:date="2020-11-12T13:08:00Z">
        <w:del w:id="508" w:author="Оксана Кротова" w:date="2020-11-12T16:03:00Z">
          <w:r w:rsidR="00CB07CB" w:rsidDel="00B53F4C">
            <w:rPr>
              <w:color w:val="000000" w:themeColor="text1"/>
              <w:lang w:val="kk-KZ"/>
            </w:rPr>
            <w:delText>корректирует</w:delText>
          </w:r>
          <w:r w:rsidR="00CB07CB" w:rsidRPr="003D3AAD" w:rsidDel="00B53F4C">
            <w:rPr>
              <w:color w:val="000000" w:themeColor="text1"/>
              <w:lang w:val="kk-KZ"/>
            </w:rPr>
            <w:delText xml:space="preserve"> </w:delText>
          </w:r>
        </w:del>
      </w:ins>
      <w:del w:id="509" w:author="Оксана Кротова" w:date="2020-11-12T16:03:00Z">
        <w:r w:rsidR="00B83C48" w:rsidRPr="003D3AAD" w:rsidDel="00B53F4C">
          <w:rPr>
            <w:color w:val="000000" w:themeColor="text1"/>
            <w:lang w:val="kk-KZ"/>
          </w:rPr>
          <w:delText xml:space="preserve">инфомацию о заемщике </w:delText>
        </w:r>
      </w:del>
      <w:ins w:id="510" w:author="Жанна Смагулова" w:date="2020-11-12T13:08:00Z">
        <w:del w:id="511" w:author="Оксана Кротова" w:date="2020-11-12T16:03:00Z">
          <w:r w:rsidR="00CB07CB" w:rsidDel="00B53F4C">
            <w:rPr>
              <w:color w:val="000000" w:themeColor="text1"/>
              <w:lang w:val="kk-KZ"/>
            </w:rPr>
            <w:delText>в</w:delText>
          </w:r>
        </w:del>
      </w:ins>
      <w:del w:id="512" w:author="Оксана Кротова" w:date="2020-11-12T16:03:00Z">
        <w:r w:rsidR="00B83C48" w:rsidRPr="003D3AAD" w:rsidDel="00B53F4C">
          <w:rPr>
            <w:color w:val="000000" w:themeColor="text1"/>
            <w:lang w:val="kk-KZ"/>
          </w:rPr>
          <w:delText>с ТОО «Первое Кедитное Бюро»</w:delText>
        </w:r>
        <w:r w:rsidRPr="003D3AAD" w:rsidDel="00B53F4C">
          <w:rPr>
            <w:color w:val="000000" w:themeColor="text1"/>
            <w:lang w:val="kk-KZ"/>
          </w:rPr>
          <w:delText>.</w:delText>
        </w:r>
        <w:r w:rsidR="00B83C48" w:rsidRPr="003D3AAD" w:rsidDel="00B53F4C">
          <w:rPr>
            <w:color w:val="000000" w:themeColor="text1"/>
            <w:lang w:val="kk-KZ"/>
          </w:rPr>
          <w:delText xml:space="preserve">  </w:delText>
        </w:r>
      </w:del>
    </w:p>
    <w:p w14:paraId="7590D1B5" w14:textId="77777777" w:rsidR="005D7B7F" w:rsidRPr="003D3AAD" w:rsidRDefault="00B83C48" w:rsidP="001816DB">
      <w:pPr>
        <w:ind w:firstLine="567"/>
        <w:jc w:val="both"/>
        <w:rPr>
          <w:color w:val="000000" w:themeColor="text1"/>
          <w:lang w:val="kk-KZ"/>
        </w:rPr>
      </w:pPr>
      <w:r w:rsidRPr="003D3AAD">
        <w:rPr>
          <w:color w:val="000000" w:themeColor="text1"/>
          <w:lang w:val="kk-KZ"/>
        </w:rPr>
        <w:t xml:space="preserve"> </w:t>
      </w:r>
      <w:r w:rsidR="005D7B7F" w:rsidRPr="003D3AAD">
        <w:rPr>
          <w:color w:val="000000" w:themeColor="text1"/>
          <w:lang w:val="kk-KZ"/>
        </w:rPr>
        <w:t xml:space="preserve">  </w:t>
      </w:r>
    </w:p>
    <w:p w14:paraId="4FCA0863" w14:textId="77777777" w:rsidR="005D7B7F" w:rsidRPr="003D3AAD" w:rsidRDefault="005D7B7F" w:rsidP="001816DB">
      <w:pPr>
        <w:ind w:firstLine="567"/>
        <w:jc w:val="both"/>
        <w:rPr>
          <w:color w:val="000000" w:themeColor="text1"/>
          <w:lang w:val="kk-KZ"/>
        </w:rPr>
      </w:pPr>
    </w:p>
    <w:p w14:paraId="14B08CB8" w14:textId="77777777" w:rsidR="004C75DD" w:rsidRPr="003D3AAD" w:rsidRDefault="004C75DD" w:rsidP="00861BC8">
      <w:pPr>
        <w:pStyle w:val="Default"/>
        <w:ind w:firstLine="567"/>
        <w:jc w:val="both"/>
        <w:rPr>
          <w:color w:val="000000" w:themeColor="text1"/>
        </w:rPr>
      </w:pPr>
    </w:p>
    <w:p w14:paraId="54131EA6" w14:textId="77777777" w:rsidR="004C75DD" w:rsidRPr="003D3AAD" w:rsidRDefault="004C75DD">
      <w:pPr>
        <w:jc w:val="both"/>
        <w:rPr>
          <w:b/>
        </w:rPr>
      </w:pPr>
      <w:r w:rsidRPr="003D3AAD">
        <w:rPr>
          <w:b/>
        </w:rPr>
        <w:t>Генеральный директор</w:t>
      </w:r>
    </w:p>
    <w:p w14:paraId="7C8B9BCB" w14:textId="77777777" w:rsidR="004C75DD" w:rsidRPr="003D3AAD" w:rsidRDefault="004C75DD">
      <w:pPr>
        <w:jc w:val="both"/>
        <w:rPr>
          <w:b/>
        </w:rPr>
      </w:pPr>
      <w:r w:rsidRPr="003D3AAD">
        <w:rPr>
          <w:b/>
        </w:rPr>
        <w:t>ТОО «МФО «ОнлайнКазФинанс»                                                         Бойко С.В.</w:t>
      </w:r>
    </w:p>
    <w:p w14:paraId="12E4C49E" w14:textId="77777777" w:rsidR="004C75DD" w:rsidRPr="003D3AAD" w:rsidRDefault="004C75DD">
      <w:pPr>
        <w:tabs>
          <w:tab w:val="left" w:pos="1210"/>
        </w:tabs>
        <w:rPr>
          <w:i/>
        </w:rPr>
      </w:pPr>
    </w:p>
    <w:p w14:paraId="6D579D44" w14:textId="77777777" w:rsidR="009A133A" w:rsidRPr="003D3AAD" w:rsidRDefault="009A133A">
      <w:pPr>
        <w:tabs>
          <w:tab w:val="left" w:pos="1210"/>
        </w:tabs>
        <w:contextualSpacing/>
        <w:rPr>
          <w:i/>
        </w:rPr>
      </w:pPr>
    </w:p>
    <w:p w14:paraId="55391890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0A7024A8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0B3AFA6E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70A606AE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2C5B2E4F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410C5228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10B8B0FC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186A6EF8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p w14:paraId="462FD525" w14:textId="77777777" w:rsidR="006C2405" w:rsidRPr="003D3AAD" w:rsidRDefault="006C2405">
      <w:pPr>
        <w:tabs>
          <w:tab w:val="left" w:pos="1210"/>
        </w:tabs>
        <w:contextualSpacing/>
        <w:rPr>
          <w:i/>
        </w:rPr>
      </w:pPr>
    </w:p>
    <w:sectPr w:rsidR="006C2405" w:rsidRPr="003D3AAD" w:rsidSect="00936245">
      <w:headerReference w:type="default" r:id="rId10"/>
      <w:footerReference w:type="default" r:id="rId11"/>
      <w:headerReference w:type="first" r:id="rId12"/>
      <w:pgSz w:w="11906" w:h="16838"/>
      <w:pgMar w:top="993" w:right="849" w:bottom="709" w:left="1701" w:header="142" w:footer="54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5" w:author="Жанна Смагулова" w:date="2020-11-12T12:36:00Z" w:initials="ЖС">
    <w:p w14:paraId="401A43F8" w14:textId="77777777" w:rsidR="001816DB" w:rsidRDefault="001816DB">
      <w:pPr>
        <w:pStyle w:val="ac"/>
      </w:pPr>
      <w:r>
        <w:rPr>
          <w:rStyle w:val="ab"/>
        </w:rPr>
        <w:annotationRef/>
      </w:r>
      <w:r>
        <w:t xml:space="preserve">Не законченное предложение </w:t>
      </w:r>
    </w:p>
  </w:comment>
  <w:comment w:id="389" w:author="Катрин" w:date="2020-11-11T14:35:00Z" w:initials="К">
    <w:p w14:paraId="4AAE4E45" w14:textId="77777777" w:rsidR="003D3AAD" w:rsidRDefault="003D3AAD">
      <w:pPr>
        <w:pStyle w:val="ac"/>
      </w:pPr>
      <w:r>
        <w:rPr>
          <w:rStyle w:val="ab"/>
        </w:rPr>
        <w:annotationRef/>
      </w:r>
      <w:r>
        <w:t>Коллеги</w:t>
      </w:r>
      <w:r w:rsidR="00AB7909">
        <w:t>,</w:t>
      </w:r>
      <w:r>
        <w:t xml:space="preserve"> я так понял</w:t>
      </w:r>
      <w:r w:rsidR="002F7025">
        <w:t>,</w:t>
      </w:r>
      <w:r>
        <w:t xml:space="preserve"> они не просят</w:t>
      </w:r>
      <w:r w:rsidR="00AB7909">
        <w:t>,</w:t>
      </w:r>
      <w:r>
        <w:t xml:space="preserve"> а обязывают нас внедрит биометрию вот ссылка  </w:t>
      </w:r>
      <w:hyperlink r:id="rId1" w:history="1">
        <w:r w:rsidRPr="006007B8">
          <w:rPr>
            <w:rStyle w:val="aa"/>
          </w:rPr>
          <w:t>https://legalacts.egov.kz/npa/view?id=5197160</w:t>
        </w:r>
      </w:hyperlink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01A43F8" w15:done="0"/>
  <w15:commentEx w15:paraId="4AAE4E45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67F8BD" w14:textId="77777777" w:rsidR="006F4238" w:rsidRDefault="006F4238" w:rsidP="0064749B">
      <w:r>
        <w:separator/>
      </w:r>
    </w:p>
  </w:endnote>
  <w:endnote w:type="continuationSeparator" w:id="0">
    <w:p w14:paraId="1A4902DC" w14:textId="77777777" w:rsidR="006F4238" w:rsidRDefault="006F4238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26126C" w14:textId="77777777"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776092F1" wp14:editId="4EF22E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CE835" w14:textId="77777777" w:rsidR="006F4238" w:rsidRDefault="006F4238" w:rsidP="0064749B">
      <w:r>
        <w:separator/>
      </w:r>
    </w:p>
  </w:footnote>
  <w:footnote w:type="continuationSeparator" w:id="0">
    <w:p w14:paraId="23FF2F15" w14:textId="77777777" w:rsidR="006F4238" w:rsidRDefault="006F4238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4637A5" w14:textId="77777777"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</w:p>
  <w:p w14:paraId="71D16D96" w14:textId="77777777"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CE1167" w14:textId="77777777" w:rsidR="00611C8C" w:rsidRPr="0015678B" w:rsidRDefault="00216865" w:rsidP="0015678B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2336" behindDoc="0" locked="0" layoutInCell="1" allowOverlap="1" wp14:anchorId="3BF5CCDC" wp14:editId="5FC0F33B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678B">
      <w:rPr>
        <w:rFonts w:ascii="Segoe UI" w:hAnsi="Segoe UI" w:cs="Segoe UI"/>
        <w:noProof/>
        <w:sz w:val="14"/>
        <w:szCs w:val="16"/>
      </w:rPr>
      <w:drawing>
        <wp:inline distT="0" distB="0" distL="0" distR="0" wp14:anchorId="083FFA13" wp14:editId="1969640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7E8CD0" w14:textId="77777777" w:rsidR="00611C8C" w:rsidRPr="00E11702" w:rsidRDefault="00611C8C" w:rsidP="00933391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E11702">
      <w:rPr>
        <w:b/>
        <w:noProof/>
        <w:sz w:val="16"/>
        <w:szCs w:val="16"/>
      </w:rPr>
      <w:t>«МФО «ОнлайнКазФинанс»</w:t>
    </w:r>
  </w:p>
  <w:p w14:paraId="24ECCCB9" w14:textId="77777777" w:rsidR="00611C8C" w:rsidRPr="00A541D5" w:rsidRDefault="00611C8C" w:rsidP="00611C8C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2E1735" wp14:editId="323D49D6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DFB800"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14:paraId="2B76A1C9" w14:textId="77777777" w:rsidR="007C6B22" w:rsidRPr="00354B46" w:rsidRDefault="00611C8C" w:rsidP="00054A4F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 w:rsidR="00936245"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3788"/>
    <w:multiLevelType w:val="hybridMultilevel"/>
    <w:tmpl w:val="CA9099C6"/>
    <w:lvl w:ilvl="0" w:tplc="269695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8A4DD0"/>
    <w:multiLevelType w:val="hybridMultilevel"/>
    <w:tmpl w:val="B3F8C2DE"/>
    <w:lvl w:ilvl="0" w:tplc="1754501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776077A"/>
    <w:multiLevelType w:val="hybridMultilevel"/>
    <w:tmpl w:val="B1E2DF92"/>
    <w:lvl w:ilvl="0" w:tplc="A8B81A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9624811"/>
    <w:multiLevelType w:val="hybridMultilevel"/>
    <w:tmpl w:val="08C247AA"/>
    <w:lvl w:ilvl="0" w:tplc="9128272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BB56F87"/>
    <w:multiLevelType w:val="hybridMultilevel"/>
    <w:tmpl w:val="28E42160"/>
    <w:lvl w:ilvl="0" w:tplc="26DAD3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C9B648A"/>
    <w:multiLevelType w:val="hybridMultilevel"/>
    <w:tmpl w:val="9B8A6C42"/>
    <w:lvl w:ilvl="0" w:tplc="267485DA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2E8F588C"/>
    <w:multiLevelType w:val="hybridMultilevel"/>
    <w:tmpl w:val="1DD492E8"/>
    <w:lvl w:ilvl="0" w:tplc="C5DACD5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 w15:restartNumberingAfterBreak="0">
    <w:nsid w:val="5A762FFD"/>
    <w:multiLevelType w:val="hybridMultilevel"/>
    <w:tmpl w:val="552E1D76"/>
    <w:lvl w:ilvl="0" w:tplc="353CB7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FE86FB1"/>
    <w:multiLevelType w:val="hybridMultilevel"/>
    <w:tmpl w:val="595A3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1EA6BDF"/>
    <w:multiLevelType w:val="hybridMultilevel"/>
    <w:tmpl w:val="A036E5E2"/>
    <w:lvl w:ilvl="0" w:tplc="8BE42C2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03860"/>
    <w:multiLevelType w:val="hybridMultilevel"/>
    <w:tmpl w:val="14F68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4"/>
  </w:num>
  <w:num w:numId="5">
    <w:abstractNumId w:val="3"/>
  </w:num>
  <w:num w:numId="6">
    <w:abstractNumId w:val="11"/>
  </w:num>
  <w:num w:numId="7">
    <w:abstractNumId w:val="8"/>
  </w:num>
  <w:num w:numId="8">
    <w:abstractNumId w:val="10"/>
  </w:num>
  <w:num w:numId="9">
    <w:abstractNumId w:val="6"/>
  </w:num>
  <w:num w:numId="10">
    <w:abstractNumId w:val="2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5"/>
  </w:num>
  <w:num w:numId="15">
    <w:abstractNumId w:val="4"/>
  </w:num>
  <w:num w:numId="1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Оксана Кротова">
    <w15:presenceInfo w15:providerId="None" w15:userId="Оксана Кротов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58E"/>
    <w:rsid w:val="00010E11"/>
    <w:rsid w:val="0002054C"/>
    <w:rsid w:val="0002115D"/>
    <w:rsid w:val="000217A4"/>
    <w:rsid w:val="00024896"/>
    <w:rsid w:val="00025F77"/>
    <w:rsid w:val="00026EC1"/>
    <w:rsid w:val="00030FBE"/>
    <w:rsid w:val="000327EB"/>
    <w:rsid w:val="00033D7F"/>
    <w:rsid w:val="000413B8"/>
    <w:rsid w:val="00041451"/>
    <w:rsid w:val="00042A27"/>
    <w:rsid w:val="0005291D"/>
    <w:rsid w:val="00054A4F"/>
    <w:rsid w:val="00064FBF"/>
    <w:rsid w:val="0006534E"/>
    <w:rsid w:val="00067064"/>
    <w:rsid w:val="000672F4"/>
    <w:rsid w:val="00076F0D"/>
    <w:rsid w:val="00077D92"/>
    <w:rsid w:val="000940E6"/>
    <w:rsid w:val="000B3768"/>
    <w:rsid w:val="000B3D0A"/>
    <w:rsid w:val="000C73B9"/>
    <w:rsid w:val="000D1901"/>
    <w:rsid w:val="000D364D"/>
    <w:rsid w:val="000D5109"/>
    <w:rsid w:val="000D66C7"/>
    <w:rsid w:val="000E0860"/>
    <w:rsid w:val="000E2CC1"/>
    <w:rsid w:val="000F02E3"/>
    <w:rsid w:val="000F396B"/>
    <w:rsid w:val="00102C83"/>
    <w:rsid w:val="00105A06"/>
    <w:rsid w:val="00106EBC"/>
    <w:rsid w:val="001201D1"/>
    <w:rsid w:val="00120AB0"/>
    <w:rsid w:val="00122493"/>
    <w:rsid w:val="0012436A"/>
    <w:rsid w:val="00126C8F"/>
    <w:rsid w:val="00131658"/>
    <w:rsid w:val="00133152"/>
    <w:rsid w:val="00144959"/>
    <w:rsid w:val="001477F0"/>
    <w:rsid w:val="0015279B"/>
    <w:rsid w:val="00154585"/>
    <w:rsid w:val="0015678B"/>
    <w:rsid w:val="001630F9"/>
    <w:rsid w:val="001639B6"/>
    <w:rsid w:val="0016499B"/>
    <w:rsid w:val="001753C0"/>
    <w:rsid w:val="001816DB"/>
    <w:rsid w:val="00192927"/>
    <w:rsid w:val="001932FC"/>
    <w:rsid w:val="001A5961"/>
    <w:rsid w:val="001B19E1"/>
    <w:rsid w:val="001B290D"/>
    <w:rsid w:val="001B2EE6"/>
    <w:rsid w:val="001B6A04"/>
    <w:rsid w:val="001C2BEF"/>
    <w:rsid w:val="001C5EDC"/>
    <w:rsid w:val="001C72CA"/>
    <w:rsid w:val="001C7C49"/>
    <w:rsid w:val="001D31E8"/>
    <w:rsid w:val="001D603B"/>
    <w:rsid w:val="001D704E"/>
    <w:rsid w:val="001E1F38"/>
    <w:rsid w:val="001F240E"/>
    <w:rsid w:val="001F48CA"/>
    <w:rsid w:val="001F61D4"/>
    <w:rsid w:val="00204D5F"/>
    <w:rsid w:val="00205512"/>
    <w:rsid w:val="00216865"/>
    <w:rsid w:val="00224883"/>
    <w:rsid w:val="00227BF8"/>
    <w:rsid w:val="00244894"/>
    <w:rsid w:val="00247C97"/>
    <w:rsid w:val="00255C5F"/>
    <w:rsid w:val="0025796B"/>
    <w:rsid w:val="00257F6D"/>
    <w:rsid w:val="00261869"/>
    <w:rsid w:val="0026528B"/>
    <w:rsid w:val="00271D6F"/>
    <w:rsid w:val="00285BA0"/>
    <w:rsid w:val="002A0F1E"/>
    <w:rsid w:val="002A739E"/>
    <w:rsid w:val="002B1B09"/>
    <w:rsid w:val="002B1FC7"/>
    <w:rsid w:val="002C57CA"/>
    <w:rsid w:val="002D2498"/>
    <w:rsid w:val="002E39C5"/>
    <w:rsid w:val="002E6CF9"/>
    <w:rsid w:val="002F0A11"/>
    <w:rsid w:val="002F423C"/>
    <w:rsid w:val="002F5F45"/>
    <w:rsid w:val="002F7025"/>
    <w:rsid w:val="0030140E"/>
    <w:rsid w:val="00302F7B"/>
    <w:rsid w:val="00306679"/>
    <w:rsid w:val="00311FCC"/>
    <w:rsid w:val="00333939"/>
    <w:rsid w:val="003410D9"/>
    <w:rsid w:val="00341905"/>
    <w:rsid w:val="00344BE6"/>
    <w:rsid w:val="00350DDB"/>
    <w:rsid w:val="00351C32"/>
    <w:rsid w:val="00354B46"/>
    <w:rsid w:val="003554C9"/>
    <w:rsid w:val="00355F30"/>
    <w:rsid w:val="00367028"/>
    <w:rsid w:val="0037478B"/>
    <w:rsid w:val="003834CC"/>
    <w:rsid w:val="00384156"/>
    <w:rsid w:val="003859C5"/>
    <w:rsid w:val="0039076F"/>
    <w:rsid w:val="003908B0"/>
    <w:rsid w:val="003949BE"/>
    <w:rsid w:val="003A5CFF"/>
    <w:rsid w:val="003B0CBF"/>
    <w:rsid w:val="003B2EBD"/>
    <w:rsid w:val="003C7355"/>
    <w:rsid w:val="003D3AAD"/>
    <w:rsid w:val="003E0DAC"/>
    <w:rsid w:val="003E3CAE"/>
    <w:rsid w:val="003E70D2"/>
    <w:rsid w:val="003F7355"/>
    <w:rsid w:val="00402A0B"/>
    <w:rsid w:val="00402FB8"/>
    <w:rsid w:val="00403006"/>
    <w:rsid w:val="00404D6F"/>
    <w:rsid w:val="00407260"/>
    <w:rsid w:val="00407A11"/>
    <w:rsid w:val="004126A9"/>
    <w:rsid w:val="0042457B"/>
    <w:rsid w:val="004269DD"/>
    <w:rsid w:val="00427493"/>
    <w:rsid w:val="0043020D"/>
    <w:rsid w:val="004322AC"/>
    <w:rsid w:val="004327AF"/>
    <w:rsid w:val="00433166"/>
    <w:rsid w:val="00437F67"/>
    <w:rsid w:val="004409B5"/>
    <w:rsid w:val="004475C0"/>
    <w:rsid w:val="00450A1A"/>
    <w:rsid w:val="004544D1"/>
    <w:rsid w:val="00454F7B"/>
    <w:rsid w:val="004554E3"/>
    <w:rsid w:val="00456921"/>
    <w:rsid w:val="00456A0A"/>
    <w:rsid w:val="00457F2A"/>
    <w:rsid w:val="00474316"/>
    <w:rsid w:val="004823BF"/>
    <w:rsid w:val="00484A23"/>
    <w:rsid w:val="00486C83"/>
    <w:rsid w:val="00490E42"/>
    <w:rsid w:val="004A1715"/>
    <w:rsid w:val="004A6F05"/>
    <w:rsid w:val="004B198B"/>
    <w:rsid w:val="004B1B78"/>
    <w:rsid w:val="004C0613"/>
    <w:rsid w:val="004C0678"/>
    <w:rsid w:val="004C75DD"/>
    <w:rsid w:val="004D1BAC"/>
    <w:rsid w:val="004E0CF4"/>
    <w:rsid w:val="00500AA4"/>
    <w:rsid w:val="005070C8"/>
    <w:rsid w:val="00514292"/>
    <w:rsid w:val="00520FFD"/>
    <w:rsid w:val="00531CE4"/>
    <w:rsid w:val="005357E4"/>
    <w:rsid w:val="00542C17"/>
    <w:rsid w:val="00547DF1"/>
    <w:rsid w:val="00565732"/>
    <w:rsid w:val="005723FE"/>
    <w:rsid w:val="00572BD6"/>
    <w:rsid w:val="0058209E"/>
    <w:rsid w:val="00582C00"/>
    <w:rsid w:val="0058324B"/>
    <w:rsid w:val="00584E4C"/>
    <w:rsid w:val="00592924"/>
    <w:rsid w:val="005A22D4"/>
    <w:rsid w:val="005A57F9"/>
    <w:rsid w:val="005A70E1"/>
    <w:rsid w:val="005A7A67"/>
    <w:rsid w:val="005B06FF"/>
    <w:rsid w:val="005B1C63"/>
    <w:rsid w:val="005B3B37"/>
    <w:rsid w:val="005B5259"/>
    <w:rsid w:val="005B57E0"/>
    <w:rsid w:val="005C5BE2"/>
    <w:rsid w:val="005D54A1"/>
    <w:rsid w:val="005D5C1B"/>
    <w:rsid w:val="005D7B7F"/>
    <w:rsid w:val="005E0825"/>
    <w:rsid w:val="005E3E99"/>
    <w:rsid w:val="005E5E96"/>
    <w:rsid w:val="005E697B"/>
    <w:rsid w:val="005F494D"/>
    <w:rsid w:val="005F4DF1"/>
    <w:rsid w:val="0060157A"/>
    <w:rsid w:val="00606235"/>
    <w:rsid w:val="00611C8C"/>
    <w:rsid w:val="00613757"/>
    <w:rsid w:val="00631815"/>
    <w:rsid w:val="00631E83"/>
    <w:rsid w:val="00633ACA"/>
    <w:rsid w:val="006417DE"/>
    <w:rsid w:val="00642AB0"/>
    <w:rsid w:val="0064749B"/>
    <w:rsid w:val="00650697"/>
    <w:rsid w:val="00651945"/>
    <w:rsid w:val="00651A6B"/>
    <w:rsid w:val="00665D8E"/>
    <w:rsid w:val="006723B5"/>
    <w:rsid w:val="006723C6"/>
    <w:rsid w:val="00672DEC"/>
    <w:rsid w:val="00675A01"/>
    <w:rsid w:val="006764F6"/>
    <w:rsid w:val="00677CED"/>
    <w:rsid w:val="0068101E"/>
    <w:rsid w:val="00681CE2"/>
    <w:rsid w:val="00684475"/>
    <w:rsid w:val="00684C98"/>
    <w:rsid w:val="00687FD4"/>
    <w:rsid w:val="006909BF"/>
    <w:rsid w:val="0069323D"/>
    <w:rsid w:val="0069503C"/>
    <w:rsid w:val="006B5CB6"/>
    <w:rsid w:val="006B6282"/>
    <w:rsid w:val="006C2405"/>
    <w:rsid w:val="006C4D52"/>
    <w:rsid w:val="006C6D02"/>
    <w:rsid w:val="006C7778"/>
    <w:rsid w:val="006E2888"/>
    <w:rsid w:val="006E5A9C"/>
    <w:rsid w:val="006F4238"/>
    <w:rsid w:val="006F4A19"/>
    <w:rsid w:val="006F5C74"/>
    <w:rsid w:val="006F68ED"/>
    <w:rsid w:val="00705883"/>
    <w:rsid w:val="00705A97"/>
    <w:rsid w:val="007071F6"/>
    <w:rsid w:val="007073D3"/>
    <w:rsid w:val="007222E0"/>
    <w:rsid w:val="00727F45"/>
    <w:rsid w:val="0073119F"/>
    <w:rsid w:val="00731EAC"/>
    <w:rsid w:val="00734D3A"/>
    <w:rsid w:val="00736D51"/>
    <w:rsid w:val="00737C97"/>
    <w:rsid w:val="007503A0"/>
    <w:rsid w:val="00755105"/>
    <w:rsid w:val="007618CA"/>
    <w:rsid w:val="00776707"/>
    <w:rsid w:val="007819D7"/>
    <w:rsid w:val="007833DB"/>
    <w:rsid w:val="007926EE"/>
    <w:rsid w:val="007B3027"/>
    <w:rsid w:val="007B5750"/>
    <w:rsid w:val="007B60EC"/>
    <w:rsid w:val="007B7C53"/>
    <w:rsid w:val="007B7DFE"/>
    <w:rsid w:val="007C3A11"/>
    <w:rsid w:val="007C62EB"/>
    <w:rsid w:val="007C6B22"/>
    <w:rsid w:val="007D15BC"/>
    <w:rsid w:val="007D3F01"/>
    <w:rsid w:val="007D5633"/>
    <w:rsid w:val="007D5867"/>
    <w:rsid w:val="007D67F3"/>
    <w:rsid w:val="007E049E"/>
    <w:rsid w:val="007E5B41"/>
    <w:rsid w:val="007E5FF9"/>
    <w:rsid w:val="007E620E"/>
    <w:rsid w:val="007E6A1F"/>
    <w:rsid w:val="007F22D9"/>
    <w:rsid w:val="007F304B"/>
    <w:rsid w:val="007F721D"/>
    <w:rsid w:val="0080178E"/>
    <w:rsid w:val="00805134"/>
    <w:rsid w:val="008052C5"/>
    <w:rsid w:val="00806E34"/>
    <w:rsid w:val="008124FE"/>
    <w:rsid w:val="0081274A"/>
    <w:rsid w:val="008209B9"/>
    <w:rsid w:val="008251FB"/>
    <w:rsid w:val="00827882"/>
    <w:rsid w:val="00833D00"/>
    <w:rsid w:val="008465A8"/>
    <w:rsid w:val="00861BC8"/>
    <w:rsid w:val="00861D28"/>
    <w:rsid w:val="00873B24"/>
    <w:rsid w:val="0088745B"/>
    <w:rsid w:val="00887F9A"/>
    <w:rsid w:val="0089086F"/>
    <w:rsid w:val="008943CC"/>
    <w:rsid w:val="00896C22"/>
    <w:rsid w:val="00897137"/>
    <w:rsid w:val="008972D3"/>
    <w:rsid w:val="00897315"/>
    <w:rsid w:val="008978C0"/>
    <w:rsid w:val="008A2626"/>
    <w:rsid w:val="008A3A01"/>
    <w:rsid w:val="008B288A"/>
    <w:rsid w:val="008B6F51"/>
    <w:rsid w:val="008C0656"/>
    <w:rsid w:val="008C1427"/>
    <w:rsid w:val="008C30EC"/>
    <w:rsid w:val="008C38D9"/>
    <w:rsid w:val="008C7F48"/>
    <w:rsid w:val="008D0C3A"/>
    <w:rsid w:val="008D5BC8"/>
    <w:rsid w:val="008D7BAB"/>
    <w:rsid w:val="008E0979"/>
    <w:rsid w:val="008E09C8"/>
    <w:rsid w:val="008E2C4B"/>
    <w:rsid w:val="008E4536"/>
    <w:rsid w:val="008E751C"/>
    <w:rsid w:val="008F02EB"/>
    <w:rsid w:val="008F3578"/>
    <w:rsid w:val="008F5191"/>
    <w:rsid w:val="00911E37"/>
    <w:rsid w:val="00912CE9"/>
    <w:rsid w:val="00915A03"/>
    <w:rsid w:val="00915BF9"/>
    <w:rsid w:val="009314E8"/>
    <w:rsid w:val="00933391"/>
    <w:rsid w:val="00936245"/>
    <w:rsid w:val="0094057B"/>
    <w:rsid w:val="0094335A"/>
    <w:rsid w:val="0094533A"/>
    <w:rsid w:val="00950AC2"/>
    <w:rsid w:val="00954D25"/>
    <w:rsid w:val="0096356B"/>
    <w:rsid w:val="00965124"/>
    <w:rsid w:val="009659C1"/>
    <w:rsid w:val="009717EC"/>
    <w:rsid w:val="009745A2"/>
    <w:rsid w:val="0097605E"/>
    <w:rsid w:val="009807FC"/>
    <w:rsid w:val="00990D2A"/>
    <w:rsid w:val="009966D8"/>
    <w:rsid w:val="009A133A"/>
    <w:rsid w:val="009B03F7"/>
    <w:rsid w:val="009B2C2A"/>
    <w:rsid w:val="009B38A6"/>
    <w:rsid w:val="009B6F40"/>
    <w:rsid w:val="009C458E"/>
    <w:rsid w:val="009E116B"/>
    <w:rsid w:val="009E6D6D"/>
    <w:rsid w:val="009F27C9"/>
    <w:rsid w:val="009F5024"/>
    <w:rsid w:val="009F54B8"/>
    <w:rsid w:val="009F617A"/>
    <w:rsid w:val="009F7E62"/>
    <w:rsid w:val="00A06AF1"/>
    <w:rsid w:val="00A10316"/>
    <w:rsid w:val="00A14582"/>
    <w:rsid w:val="00A148B8"/>
    <w:rsid w:val="00A30FD8"/>
    <w:rsid w:val="00A35A7A"/>
    <w:rsid w:val="00A474D8"/>
    <w:rsid w:val="00A50E88"/>
    <w:rsid w:val="00A51369"/>
    <w:rsid w:val="00A526D7"/>
    <w:rsid w:val="00A53B15"/>
    <w:rsid w:val="00A541D5"/>
    <w:rsid w:val="00A55B15"/>
    <w:rsid w:val="00A57614"/>
    <w:rsid w:val="00A60A74"/>
    <w:rsid w:val="00A63FBD"/>
    <w:rsid w:val="00A64081"/>
    <w:rsid w:val="00A64883"/>
    <w:rsid w:val="00A73A4E"/>
    <w:rsid w:val="00A74A48"/>
    <w:rsid w:val="00AB0166"/>
    <w:rsid w:val="00AB4E99"/>
    <w:rsid w:val="00AB5113"/>
    <w:rsid w:val="00AB6178"/>
    <w:rsid w:val="00AB7021"/>
    <w:rsid w:val="00AB7909"/>
    <w:rsid w:val="00AC2909"/>
    <w:rsid w:val="00AC2FEF"/>
    <w:rsid w:val="00AC628B"/>
    <w:rsid w:val="00AD1155"/>
    <w:rsid w:val="00AD21A4"/>
    <w:rsid w:val="00AD4EFB"/>
    <w:rsid w:val="00AE06A3"/>
    <w:rsid w:val="00AE0A7C"/>
    <w:rsid w:val="00AF388A"/>
    <w:rsid w:val="00B120E5"/>
    <w:rsid w:val="00B1305C"/>
    <w:rsid w:val="00B22F86"/>
    <w:rsid w:val="00B2341E"/>
    <w:rsid w:val="00B260AA"/>
    <w:rsid w:val="00B31256"/>
    <w:rsid w:val="00B36A99"/>
    <w:rsid w:val="00B47A54"/>
    <w:rsid w:val="00B50238"/>
    <w:rsid w:val="00B53ACB"/>
    <w:rsid w:val="00B53F4C"/>
    <w:rsid w:val="00B605EB"/>
    <w:rsid w:val="00B642B7"/>
    <w:rsid w:val="00B65267"/>
    <w:rsid w:val="00B6781F"/>
    <w:rsid w:val="00B7073A"/>
    <w:rsid w:val="00B75A01"/>
    <w:rsid w:val="00B75CDE"/>
    <w:rsid w:val="00B76B88"/>
    <w:rsid w:val="00B80E89"/>
    <w:rsid w:val="00B80F68"/>
    <w:rsid w:val="00B83C48"/>
    <w:rsid w:val="00B873CA"/>
    <w:rsid w:val="00B92170"/>
    <w:rsid w:val="00B921AE"/>
    <w:rsid w:val="00B96BE7"/>
    <w:rsid w:val="00B97371"/>
    <w:rsid w:val="00BA04CE"/>
    <w:rsid w:val="00BA59E1"/>
    <w:rsid w:val="00BA5AF5"/>
    <w:rsid w:val="00BC089D"/>
    <w:rsid w:val="00BC0B93"/>
    <w:rsid w:val="00BC2E82"/>
    <w:rsid w:val="00BD09D7"/>
    <w:rsid w:val="00BE11F3"/>
    <w:rsid w:val="00BE3355"/>
    <w:rsid w:val="00BE5D5A"/>
    <w:rsid w:val="00BE728C"/>
    <w:rsid w:val="00BE7BA1"/>
    <w:rsid w:val="00BF0903"/>
    <w:rsid w:val="00BF59CA"/>
    <w:rsid w:val="00BF6C8C"/>
    <w:rsid w:val="00C075ED"/>
    <w:rsid w:val="00C0765E"/>
    <w:rsid w:val="00C1109C"/>
    <w:rsid w:val="00C14F1A"/>
    <w:rsid w:val="00C2119B"/>
    <w:rsid w:val="00C221E2"/>
    <w:rsid w:val="00C240BD"/>
    <w:rsid w:val="00C25E01"/>
    <w:rsid w:val="00C353C8"/>
    <w:rsid w:val="00C353D2"/>
    <w:rsid w:val="00C37CEC"/>
    <w:rsid w:val="00C503F7"/>
    <w:rsid w:val="00C71FDC"/>
    <w:rsid w:val="00C7292F"/>
    <w:rsid w:val="00C76695"/>
    <w:rsid w:val="00C80320"/>
    <w:rsid w:val="00C81854"/>
    <w:rsid w:val="00C84372"/>
    <w:rsid w:val="00C873B0"/>
    <w:rsid w:val="00C932D9"/>
    <w:rsid w:val="00C965F5"/>
    <w:rsid w:val="00C96F1B"/>
    <w:rsid w:val="00C97F8A"/>
    <w:rsid w:val="00CA0DA8"/>
    <w:rsid w:val="00CB0457"/>
    <w:rsid w:val="00CB07CB"/>
    <w:rsid w:val="00CB4468"/>
    <w:rsid w:val="00CB4950"/>
    <w:rsid w:val="00CD19FC"/>
    <w:rsid w:val="00CD3719"/>
    <w:rsid w:val="00CE7682"/>
    <w:rsid w:val="00D000B0"/>
    <w:rsid w:val="00D02CA4"/>
    <w:rsid w:val="00D10A75"/>
    <w:rsid w:val="00D11E12"/>
    <w:rsid w:val="00D22057"/>
    <w:rsid w:val="00D23443"/>
    <w:rsid w:val="00D253EC"/>
    <w:rsid w:val="00D46D74"/>
    <w:rsid w:val="00D5065C"/>
    <w:rsid w:val="00D51FCA"/>
    <w:rsid w:val="00D521B3"/>
    <w:rsid w:val="00D6014D"/>
    <w:rsid w:val="00D62AC2"/>
    <w:rsid w:val="00D64300"/>
    <w:rsid w:val="00D75E89"/>
    <w:rsid w:val="00D86CD6"/>
    <w:rsid w:val="00D9150A"/>
    <w:rsid w:val="00D92CE2"/>
    <w:rsid w:val="00DB1EF8"/>
    <w:rsid w:val="00DB5661"/>
    <w:rsid w:val="00DC0B72"/>
    <w:rsid w:val="00DC3DC3"/>
    <w:rsid w:val="00DC5303"/>
    <w:rsid w:val="00DC7373"/>
    <w:rsid w:val="00DE0721"/>
    <w:rsid w:val="00DE1B5F"/>
    <w:rsid w:val="00DF2A8E"/>
    <w:rsid w:val="00DF41EE"/>
    <w:rsid w:val="00E0573E"/>
    <w:rsid w:val="00E11595"/>
    <w:rsid w:val="00E11702"/>
    <w:rsid w:val="00E12C03"/>
    <w:rsid w:val="00E1729C"/>
    <w:rsid w:val="00E20D98"/>
    <w:rsid w:val="00E20E4A"/>
    <w:rsid w:val="00E26493"/>
    <w:rsid w:val="00E44AD7"/>
    <w:rsid w:val="00E503A7"/>
    <w:rsid w:val="00E507D2"/>
    <w:rsid w:val="00E62828"/>
    <w:rsid w:val="00E63056"/>
    <w:rsid w:val="00E63DE5"/>
    <w:rsid w:val="00E736D6"/>
    <w:rsid w:val="00E76D02"/>
    <w:rsid w:val="00E8430B"/>
    <w:rsid w:val="00E85E36"/>
    <w:rsid w:val="00E879AD"/>
    <w:rsid w:val="00E91E8F"/>
    <w:rsid w:val="00EA501A"/>
    <w:rsid w:val="00EA504E"/>
    <w:rsid w:val="00EB2323"/>
    <w:rsid w:val="00EB2344"/>
    <w:rsid w:val="00EB4F32"/>
    <w:rsid w:val="00EB70D2"/>
    <w:rsid w:val="00EC3446"/>
    <w:rsid w:val="00EC4073"/>
    <w:rsid w:val="00ED53DE"/>
    <w:rsid w:val="00ED654D"/>
    <w:rsid w:val="00EF2A10"/>
    <w:rsid w:val="00EF5709"/>
    <w:rsid w:val="00F06650"/>
    <w:rsid w:val="00F13AE7"/>
    <w:rsid w:val="00F1491A"/>
    <w:rsid w:val="00F159C3"/>
    <w:rsid w:val="00F168BF"/>
    <w:rsid w:val="00F2568E"/>
    <w:rsid w:val="00F30B15"/>
    <w:rsid w:val="00F36D82"/>
    <w:rsid w:val="00F467C5"/>
    <w:rsid w:val="00F472FC"/>
    <w:rsid w:val="00F47889"/>
    <w:rsid w:val="00F54531"/>
    <w:rsid w:val="00F56472"/>
    <w:rsid w:val="00F57FC2"/>
    <w:rsid w:val="00F74B3C"/>
    <w:rsid w:val="00F775E2"/>
    <w:rsid w:val="00F83F25"/>
    <w:rsid w:val="00F93069"/>
    <w:rsid w:val="00FA2271"/>
    <w:rsid w:val="00FB2022"/>
    <w:rsid w:val="00FB54DC"/>
    <w:rsid w:val="00FB7E4A"/>
    <w:rsid w:val="00FC1B5D"/>
    <w:rsid w:val="00FC289E"/>
    <w:rsid w:val="00FC52A4"/>
    <w:rsid w:val="00FC6CC8"/>
    <w:rsid w:val="00FD1644"/>
    <w:rsid w:val="00FD49AA"/>
    <w:rsid w:val="00FD5581"/>
    <w:rsid w:val="00FE4281"/>
    <w:rsid w:val="00FE495E"/>
    <w:rsid w:val="00FE5FDC"/>
    <w:rsid w:val="00FF2806"/>
    <w:rsid w:val="00FF496F"/>
    <w:rsid w:val="00FF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9EAAD"/>
  <w15:docId w15:val="{ED8762E9-EC2C-43A2-AA7D-E56D9200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  <w:style w:type="paragraph" w:customStyle="1" w:styleId="Default">
    <w:name w:val="Default"/>
    <w:rsid w:val="000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F617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F617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F61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F617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F61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s0">
    <w:name w:val="s0"/>
    <w:basedOn w:val="a0"/>
    <w:rsid w:val="00684C98"/>
  </w:style>
  <w:style w:type="character" w:customStyle="1" w:styleId="s2">
    <w:name w:val="s2"/>
    <w:basedOn w:val="a0"/>
    <w:rsid w:val="00684C98"/>
  </w:style>
  <w:style w:type="paragraph" w:customStyle="1" w:styleId="j17">
    <w:name w:val="j17"/>
    <w:basedOn w:val="a"/>
    <w:rsid w:val="009E116B"/>
    <w:pPr>
      <w:spacing w:before="100" w:beforeAutospacing="1" w:after="100" w:afterAutospacing="1"/>
    </w:pPr>
  </w:style>
  <w:style w:type="paragraph" w:styleId="af0">
    <w:name w:val="footnote text"/>
    <w:basedOn w:val="a"/>
    <w:link w:val="af1"/>
    <w:uiPriority w:val="99"/>
    <w:semiHidden/>
    <w:unhideWhenUsed/>
    <w:rsid w:val="008978C0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8978C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8978C0"/>
    <w:rPr>
      <w:vertAlign w:val="superscript"/>
    </w:rPr>
  </w:style>
  <w:style w:type="character" w:customStyle="1" w:styleId="highlight">
    <w:name w:val="highlight"/>
    <w:basedOn w:val="a0"/>
    <w:rsid w:val="00EA504E"/>
  </w:style>
  <w:style w:type="character" w:styleId="af3">
    <w:name w:val="FollowedHyperlink"/>
    <w:basedOn w:val="a0"/>
    <w:uiPriority w:val="99"/>
    <w:semiHidden/>
    <w:unhideWhenUsed/>
    <w:rsid w:val="00CB07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legalacts.egov.kz/npa/view?id=5197160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9465E-5077-4512-8F33-AF068ADA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1212</Words>
  <Characters>8600</Characters>
  <Application>Microsoft Office Word</Application>
  <DocSecurity>0</DocSecurity>
  <Lines>172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Оксана Кротова</cp:lastModifiedBy>
  <cp:revision>2</cp:revision>
  <cp:lastPrinted>2020-11-11T08:16:00Z</cp:lastPrinted>
  <dcterms:created xsi:type="dcterms:W3CDTF">2020-11-12T10:23:00Z</dcterms:created>
  <dcterms:modified xsi:type="dcterms:W3CDTF">2020-11-12T10:23:00Z</dcterms:modified>
</cp:coreProperties>
</file>