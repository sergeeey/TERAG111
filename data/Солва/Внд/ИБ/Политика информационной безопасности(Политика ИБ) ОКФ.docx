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E19CC4" w14:textId="1CBA94B1" w:rsidR="00C712FD" w:rsidRPr="000841F1" w:rsidRDefault="00C712FD" w:rsidP="00214553">
      <w:pPr>
        <w:ind w:left="4956"/>
        <w:contextualSpacing/>
        <w:rPr>
          <w:rFonts w:cs="Times New Roman"/>
          <w:b/>
          <w:sz w:val="28"/>
          <w:szCs w:val="28"/>
        </w:rPr>
      </w:pPr>
      <w:r w:rsidRPr="000841F1">
        <w:rPr>
          <w:rFonts w:cs="Times New Roman"/>
          <w:b/>
          <w:sz w:val="28"/>
          <w:szCs w:val="28"/>
        </w:rPr>
        <w:t xml:space="preserve">Утверждено </w:t>
      </w:r>
    </w:p>
    <w:p w14:paraId="2B75AAF8" w14:textId="77777777" w:rsidR="00155037" w:rsidRPr="000841F1" w:rsidDel="00155037" w:rsidRDefault="00C712FD" w:rsidP="00155037">
      <w:pPr>
        <w:ind w:left="4956"/>
        <w:contextualSpacing/>
        <w:rPr>
          <w:ins w:id="0" w:author="Сергей Бойко" w:date="2020-12-24T14:41:00Z"/>
          <w:rFonts w:cs="Times New Roman"/>
          <w:b/>
          <w:sz w:val="28"/>
          <w:szCs w:val="28"/>
        </w:rPr>
      </w:pPr>
      <w:r w:rsidRPr="000841F1">
        <w:rPr>
          <w:rFonts w:cs="Times New Roman"/>
          <w:b/>
          <w:sz w:val="28"/>
          <w:szCs w:val="28"/>
        </w:rPr>
        <w:t>решением</w:t>
      </w:r>
      <w:del w:id="1" w:author="Сергей Бойко" w:date="2020-12-24T14:41:00Z">
        <w:r w:rsidRPr="000841F1" w:rsidDel="00155037">
          <w:rPr>
            <w:rFonts w:cs="Times New Roman"/>
            <w:b/>
            <w:sz w:val="28"/>
            <w:szCs w:val="28"/>
          </w:rPr>
          <w:delText xml:space="preserve"> </w:delText>
        </w:r>
      </w:del>
    </w:p>
    <w:p w14:paraId="03480C75" w14:textId="5B3F8DDA" w:rsidR="00C712FD" w:rsidRPr="000841F1" w:rsidDel="00155037" w:rsidRDefault="00C712FD">
      <w:pPr>
        <w:ind w:left="4956"/>
        <w:contextualSpacing/>
        <w:rPr>
          <w:del w:id="2" w:author="Сергей Бойко" w:date="2020-12-24T14:41:00Z"/>
          <w:rFonts w:cs="Times New Roman"/>
          <w:b/>
          <w:sz w:val="28"/>
          <w:szCs w:val="28"/>
        </w:rPr>
      </w:pPr>
      <w:del w:id="3" w:author="Сергей Бойко" w:date="2020-12-24T14:41:00Z">
        <w:r w:rsidRPr="000841F1" w:rsidDel="00155037">
          <w:rPr>
            <w:rFonts w:cs="Times New Roman"/>
            <w:b/>
            <w:sz w:val="28"/>
            <w:szCs w:val="28"/>
          </w:rPr>
          <w:delText xml:space="preserve">Правления </w:delText>
        </w:r>
      </w:del>
    </w:p>
    <w:p w14:paraId="7E12A4B7" w14:textId="6D42A5BA" w:rsidR="00C712FD" w:rsidRPr="000841F1" w:rsidDel="00155037" w:rsidRDefault="00C712FD">
      <w:pPr>
        <w:ind w:left="4956"/>
        <w:contextualSpacing/>
        <w:rPr>
          <w:del w:id="4" w:author="Сергей Бойко" w:date="2020-12-24T14:41:00Z"/>
          <w:rFonts w:cs="Times New Roman"/>
          <w:b/>
          <w:sz w:val="28"/>
          <w:szCs w:val="28"/>
        </w:rPr>
      </w:pPr>
      <w:del w:id="5" w:author="Сергей Бойко" w:date="2020-12-24T14:41:00Z">
        <w:r w:rsidRPr="000841F1" w:rsidDel="00155037">
          <w:rPr>
            <w:rFonts w:cs="Times New Roman"/>
            <w:b/>
            <w:sz w:val="28"/>
            <w:szCs w:val="28"/>
          </w:rPr>
          <w:delText>АО «ИО</w:delText>
        </w:r>
        <w:r w:rsidR="00121249" w:rsidRPr="000841F1" w:rsidDel="00155037">
          <w:rPr>
            <w:rFonts w:cs="Times New Roman"/>
            <w:b/>
            <w:sz w:val="28"/>
            <w:szCs w:val="28"/>
          </w:rPr>
          <w:delText xml:space="preserve"> </w:delText>
        </w:r>
        <w:r w:rsidRPr="000841F1" w:rsidDel="00155037">
          <w:rPr>
            <w:rFonts w:cs="Times New Roman"/>
            <w:b/>
            <w:sz w:val="28"/>
            <w:szCs w:val="28"/>
          </w:rPr>
          <w:delText>«Казахстанская Ипотечная Компания»</w:delText>
        </w:r>
      </w:del>
    </w:p>
    <w:p w14:paraId="2C45F3E0" w14:textId="554EDF45" w:rsidR="00C712FD" w:rsidRPr="000841F1" w:rsidDel="00155037" w:rsidRDefault="00C712FD">
      <w:pPr>
        <w:ind w:left="4956"/>
        <w:contextualSpacing/>
        <w:rPr>
          <w:del w:id="6" w:author="Сергей Бойко" w:date="2020-12-24T14:41:00Z"/>
          <w:rFonts w:cs="Times New Roman"/>
          <w:b/>
          <w:sz w:val="28"/>
          <w:szCs w:val="28"/>
        </w:rPr>
      </w:pPr>
      <w:del w:id="7" w:author="Сергей Бойко" w:date="2020-12-24T14:41:00Z">
        <w:r w:rsidRPr="000841F1" w:rsidDel="00155037">
          <w:rPr>
            <w:rFonts w:cs="Times New Roman"/>
            <w:b/>
            <w:sz w:val="28"/>
            <w:szCs w:val="28"/>
          </w:rPr>
          <w:delText xml:space="preserve">№ </w:delText>
        </w:r>
        <w:r w:rsidR="00824DFE" w:rsidRPr="000841F1" w:rsidDel="00155037">
          <w:rPr>
            <w:rFonts w:cs="Times New Roman"/>
            <w:b/>
            <w:sz w:val="28"/>
            <w:szCs w:val="28"/>
          </w:rPr>
          <w:delText>62</w:delText>
        </w:r>
        <w:r w:rsidRPr="000841F1" w:rsidDel="00155037">
          <w:rPr>
            <w:rFonts w:cs="Times New Roman"/>
            <w:b/>
            <w:sz w:val="28"/>
            <w:szCs w:val="28"/>
          </w:rPr>
          <w:delText xml:space="preserve"> </w:delText>
        </w:r>
      </w:del>
    </w:p>
    <w:p w14:paraId="12A99871" w14:textId="0481236C" w:rsidR="00C712FD" w:rsidRPr="000841F1" w:rsidRDefault="00C712FD" w:rsidP="00155037">
      <w:pPr>
        <w:ind w:left="4956"/>
        <w:contextualSpacing/>
        <w:rPr>
          <w:rFonts w:cs="Times New Roman"/>
          <w:b/>
          <w:sz w:val="28"/>
          <w:szCs w:val="28"/>
        </w:rPr>
      </w:pPr>
      <w:del w:id="8" w:author="Сергей Бойко" w:date="2020-12-24T14:41:00Z">
        <w:r w:rsidRPr="000841F1" w:rsidDel="00155037">
          <w:rPr>
            <w:rFonts w:cs="Times New Roman"/>
            <w:b/>
            <w:sz w:val="28"/>
            <w:szCs w:val="28"/>
          </w:rPr>
          <w:delText xml:space="preserve">от </w:delText>
        </w:r>
        <w:r w:rsidR="00824DFE" w:rsidRPr="000841F1" w:rsidDel="00155037">
          <w:rPr>
            <w:rFonts w:cs="Times New Roman"/>
            <w:b/>
            <w:sz w:val="28"/>
            <w:szCs w:val="28"/>
          </w:rPr>
          <w:delText xml:space="preserve">25 ноября </w:delText>
        </w:r>
        <w:r w:rsidRPr="000841F1" w:rsidDel="00155037">
          <w:rPr>
            <w:rFonts w:cs="Times New Roman"/>
            <w:b/>
            <w:sz w:val="28"/>
            <w:szCs w:val="28"/>
          </w:rPr>
          <w:delText>2015г.</w:delText>
        </w:r>
      </w:del>
      <w:r w:rsidRPr="000841F1">
        <w:rPr>
          <w:rFonts w:cs="Times New Roman"/>
          <w:b/>
          <w:sz w:val="28"/>
          <w:szCs w:val="28"/>
        </w:rPr>
        <w:t xml:space="preserve"> </w:t>
      </w:r>
    </w:p>
    <w:p w14:paraId="0F49E625" w14:textId="77777777" w:rsidR="00C712FD" w:rsidRPr="000841F1" w:rsidRDefault="00C712FD" w:rsidP="00214553">
      <w:pPr>
        <w:ind w:left="4956"/>
        <w:contextualSpacing/>
        <w:rPr>
          <w:rFonts w:cs="Times New Roman"/>
          <w:sz w:val="28"/>
          <w:szCs w:val="28"/>
        </w:rPr>
      </w:pPr>
      <w:r w:rsidRPr="000841F1">
        <w:rPr>
          <w:rFonts w:cs="Times New Roman"/>
          <w:sz w:val="28"/>
          <w:szCs w:val="28"/>
        </w:rPr>
        <w:t xml:space="preserve"> </w:t>
      </w:r>
    </w:p>
    <w:p w14:paraId="098B102D" w14:textId="77777777" w:rsidR="00BE629B" w:rsidRPr="000841F1" w:rsidRDefault="00BE629B" w:rsidP="00BE629B">
      <w:pPr>
        <w:pStyle w:val="Default"/>
        <w:jc w:val="both"/>
        <w:rPr>
          <w:color w:val="auto"/>
          <w:sz w:val="28"/>
          <w:szCs w:val="28"/>
        </w:rPr>
      </w:pPr>
    </w:p>
    <w:p w14:paraId="36F83F34" w14:textId="77777777" w:rsidR="00BE629B" w:rsidRPr="000841F1" w:rsidRDefault="00BE629B" w:rsidP="00BE629B">
      <w:pPr>
        <w:pStyle w:val="Default"/>
        <w:jc w:val="center"/>
        <w:rPr>
          <w:b/>
          <w:bCs/>
          <w:color w:val="auto"/>
          <w:sz w:val="28"/>
          <w:szCs w:val="28"/>
        </w:rPr>
      </w:pPr>
    </w:p>
    <w:p w14:paraId="6C9D71D9" w14:textId="77777777" w:rsidR="00BE629B" w:rsidRPr="000841F1" w:rsidRDefault="00BE629B" w:rsidP="00BE629B">
      <w:pPr>
        <w:pStyle w:val="Default"/>
        <w:jc w:val="center"/>
        <w:rPr>
          <w:b/>
          <w:bCs/>
          <w:color w:val="auto"/>
          <w:sz w:val="28"/>
          <w:szCs w:val="28"/>
        </w:rPr>
      </w:pPr>
    </w:p>
    <w:p w14:paraId="6F25885E" w14:textId="77777777" w:rsidR="00BE629B" w:rsidRPr="000841F1" w:rsidRDefault="00BE629B" w:rsidP="00BE629B">
      <w:pPr>
        <w:pStyle w:val="Default"/>
        <w:jc w:val="center"/>
        <w:rPr>
          <w:b/>
          <w:bCs/>
          <w:color w:val="auto"/>
          <w:sz w:val="28"/>
          <w:szCs w:val="28"/>
        </w:rPr>
      </w:pPr>
    </w:p>
    <w:p w14:paraId="0DED65C7" w14:textId="77777777" w:rsidR="00BE629B" w:rsidRPr="000841F1" w:rsidRDefault="00BE629B" w:rsidP="00BE629B">
      <w:pPr>
        <w:pStyle w:val="Default"/>
        <w:jc w:val="center"/>
        <w:rPr>
          <w:b/>
          <w:bCs/>
          <w:color w:val="auto"/>
          <w:sz w:val="28"/>
          <w:szCs w:val="28"/>
        </w:rPr>
      </w:pPr>
    </w:p>
    <w:p w14:paraId="67663EDC" w14:textId="77777777" w:rsidR="00BE629B" w:rsidRPr="000841F1" w:rsidRDefault="00BE629B" w:rsidP="00BE629B">
      <w:pPr>
        <w:pStyle w:val="Default"/>
        <w:jc w:val="center"/>
        <w:rPr>
          <w:b/>
          <w:bCs/>
          <w:color w:val="auto"/>
          <w:sz w:val="28"/>
          <w:szCs w:val="28"/>
        </w:rPr>
      </w:pPr>
    </w:p>
    <w:p w14:paraId="58866745" w14:textId="77777777" w:rsidR="00BE629B" w:rsidRDefault="00BE629B" w:rsidP="00BE629B">
      <w:pPr>
        <w:pStyle w:val="Default"/>
        <w:jc w:val="center"/>
        <w:rPr>
          <w:ins w:id="9" w:author="Сергей Бойко" w:date="2020-12-24T14:41:00Z"/>
          <w:b/>
          <w:bCs/>
          <w:color w:val="auto"/>
          <w:sz w:val="28"/>
          <w:szCs w:val="28"/>
        </w:rPr>
      </w:pPr>
    </w:p>
    <w:p w14:paraId="7CD80498" w14:textId="77777777" w:rsidR="00155037" w:rsidRDefault="00155037" w:rsidP="00BE629B">
      <w:pPr>
        <w:pStyle w:val="Default"/>
        <w:jc w:val="center"/>
        <w:rPr>
          <w:ins w:id="10" w:author="Сергей Бойко" w:date="2020-12-24T14:41:00Z"/>
          <w:b/>
          <w:bCs/>
          <w:color w:val="auto"/>
          <w:sz w:val="28"/>
          <w:szCs w:val="28"/>
        </w:rPr>
      </w:pPr>
    </w:p>
    <w:p w14:paraId="2D0D3534" w14:textId="77777777" w:rsidR="00155037" w:rsidRPr="000841F1" w:rsidRDefault="00155037" w:rsidP="00BE629B">
      <w:pPr>
        <w:pStyle w:val="Default"/>
        <w:jc w:val="center"/>
        <w:rPr>
          <w:b/>
          <w:bCs/>
          <w:color w:val="auto"/>
          <w:sz w:val="28"/>
          <w:szCs w:val="28"/>
        </w:rPr>
      </w:pPr>
    </w:p>
    <w:p w14:paraId="3734AABE" w14:textId="77777777" w:rsidR="00BE629B" w:rsidRPr="000841F1" w:rsidRDefault="00BE629B" w:rsidP="00BE629B">
      <w:pPr>
        <w:pStyle w:val="Default"/>
        <w:jc w:val="center"/>
        <w:rPr>
          <w:b/>
          <w:bCs/>
          <w:color w:val="auto"/>
          <w:sz w:val="28"/>
          <w:szCs w:val="28"/>
        </w:rPr>
      </w:pPr>
    </w:p>
    <w:p w14:paraId="7A870B58" w14:textId="77777777" w:rsidR="00BE629B" w:rsidRPr="000841F1" w:rsidRDefault="00BE629B" w:rsidP="00BE629B">
      <w:pPr>
        <w:pStyle w:val="Default"/>
        <w:jc w:val="center"/>
        <w:rPr>
          <w:b/>
          <w:bCs/>
          <w:color w:val="auto"/>
          <w:sz w:val="28"/>
          <w:szCs w:val="28"/>
        </w:rPr>
      </w:pPr>
    </w:p>
    <w:p w14:paraId="29CB2462" w14:textId="77777777" w:rsidR="00BE629B" w:rsidRPr="000841F1" w:rsidRDefault="00BE629B" w:rsidP="00BE629B">
      <w:pPr>
        <w:pStyle w:val="Default"/>
        <w:jc w:val="center"/>
        <w:rPr>
          <w:b/>
          <w:bCs/>
          <w:color w:val="auto"/>
          <w:sz w:val="28"/>
          <w:szCs w:val="28"/>
        </w:rPr>
      </w:pPr>
    </w:p>
    <w:p w14:paraId="713F8F5A" w14:textId="77777777" w:rsidR="00BE629B" w:rsidRPr="000841F1" w:rsidRDefault="00BE629B" w:rsidP="00BE629B">
      <w:pPr>
        <w:pStyle w:val="Default"/>
        <w:jc w:val="center"/>
        <w:rPr>
          <w:b/>
          <w:bCs/>
          <w:color w:val="auto"/>
          <w:sz w:val="28"/>
          <w:szCs w:val="28"/>
        </w:rPr>
      </w:pPr>
    </w:p>
    <w:p w14:paraId="2E6B620A" w14:textId="77777777" w:rsidR="00BE629B" w:rsidRPr="000841F1" w:rsidRDefault="00BE629B" w:rsidP="00BE629B">
      <w:pPr>
        <w:pStyle w:val="Default"/>
        <w:jc w:val="center"/>
        <w:rPr>
          <w:b/>
          <w:bCs/>
          <w:color w:val="auto"/>
          <w:sz w:val="28"/>
          <w:szCs w:val="28"/>
        </w:rPr>
      </w:pPr>
    </w:p>
    <w:p w14:paraId="689CD44D" w14:textId="77777777" w:rsidR="00BE629B" w:rsidRPr="000841F1" w:rsidRDefault="00BE629B" w:rsidP="00BE629B">
      <w:pPr>
        <w:pStyle w:val="Default"/>
        <w:jc w:val="center"/>
        <w:rPr>
          <w:b/>
          <w:bCs/>
          <w:color w:val="auto"/>
          <w:sz w:val="28"/>
          <w:szCs w:val="28"/>
        </w:rPr>
      </w:pPr>
    </w:p>
    <w:p w14:paraId="6389706D" w14:textId="77777777" w:rsidR="00BE629B" w:rsidRPr="000841F1" w:rsidRDefault="00BE629B" w:rsidP="00BE629B">
      <w:pPr>
        <w:pStyle w:val="Default"/>
        <w:jc w:val="center"/>
        <w:rPr>
          <w:b/>
          <w:bCs/>
          <w:color w:val="auto"/>
          <w:sz w:val="28"/>
          <w:szCs w:val="28"/>
        </w:rPr>
      </w:pPr>
    </w:p>
    <w:p w14:paraId="1431499C" w14:textId="77777777" w:rsidR="00D05171" w:rsidRPr="000841F1" w:rsidRDefault="00BE629B" w:rsidP="00BE629B">
      <w:pPr>
        <w:pStyle w:val="Default"/>
        <w:jc w:val="center"/>
        <w:rPr>
          <w:b/>
          <w:bCs/>
          <w:color w:val="auto"/>
          <w:sz w:val="32"/>
          <w:szCs w:val="28"/>
        </w:rPr>
      </w:pPr>
      <w:r w:rsidRPr="000841F1">
        <w:rPr>
          <w:b/>
          <w:bCs/>
          <w:color w:val="auto"/>
          <w:sz w:val="32"/>
          <w:szCs w:val="28"/>
        </w:rPr>
        <w:t>Политика информационной безопасности</w:t>
      </w:r>
    </w:p>
    <w:p w14:paraId="5FCA6344" w14:textId="502274C7" w:rsidR="00D05171" w:rsidRPr="000841F1" w:rsidDel="005C652C" w:rsidRDefault="005C652C" w:rsidP="00BE629B">
      <w:pPr>
        <w:pStyle w:val="Default"/>
        <w:jc w:val="center"/>
        <w:rPr>
          <w:del w:id="11" w:author="Сергей Бойко" w:date="2020-12-24T13:43:00Z"/>
          <w:b/>
          <w:color w:val="auto"/>
          <w:sz w:val="32"/>
          <w:szCs w:val="28"/>
        </w:rPr>
      </w:pPr>
      <w:ins w:id="12" w:author="Сергей Бойко" w:date="2020-12-24T13:42:00Z">
        <w:r>
          <w:rPr>
            <w:b/>
            <w:color w:val="auto"/>
            <w:sz w:val="32"/>
            <w:szCs w:val="28"/>
          </w:rPr>
          <w:t>ТОО «Микрофинансовая организация</w:t>
        </w:r>
      </w:ins>
      <w:ins w:id="13" w:author="Сергей Бойко" w:date="2020-12-24T13:43:00Z">
        <w:r>
          <w:rPr>
            <w:b/>
            <w:color w:val="auto"/>
            <w:sz w:val="32"/>
            <w:szCs w:val="28"/>
          </w:rPr>
          <w:t xml:space="preserve"> </w:t>
        </w:r>
      </w:ins>
      <w:del w:id="14" w:author="Сергей Бойко" w:date="2020-12-24T13:43:00Z">
        <w:r w:rsidR="00BE629B" w:rsidRPr="000841F1" w:rsidDel="005C652C">
          <w:rPr>
            <w:b/>
            <w:color w:val="auto"/>
            <w:sz w:val="32"/>
            <w:szCs w:val="28"/>
          </w:rPr>
          <w:delText>акционерного общества</w:delText>
        </w:r>
      </w:del>
      <w:r w:rsidR="00BE629B" w:rsidRPr="000841F1">
        <w:rPr>
          <w:b/>
          <w:color w:val="auto"/>
          <w:sz w:val="32"/>
          <w:szCs w:val="28"/>
        </w:rPr>
        <w:t xml:space="preserve"> «</w:t>
      </w:r>
      <w:proofErr w:type="spellStart"/>
      <w:ins w:id="15" w:author="Сергей Бойко" w:date="2020-12-24T13:43:00Z">
        <w:r>
          <w:rPr>
            <w:b/>
            <w:color w:val="auto"/>
            <w:sz w:val="32"/>
            <w:szCs w:val="28"/>
          </w:rPr>
          <w:t>ОнлайнКазФинас</w:t>
        </w:r>
      </w:ins>
      <w:proofErr w:type="spellEnd"/>
      <w:del w:id="16" w:author="Сергей Бойко" w:date="2020-12-24T13:43:00Z">
        <w:r w:rsidR="000E3CE3" w:rsidRPr="000841F1" w:rsidDel="005C652C">
          <w:rPr>
            <w:b/>
            <w:color w:val="auto"/>
            <w:sz w:val="32"/>
            <w:szCs w:val="28"/>
          </w:rPr>
          <w:delText xml:space="preserve">Ипотечная организация </w:delText>
        </w:r>
      </w:del>
    </w:p>
    <w:p w14:paraId="7C2D309C" w14:textId="2FEE6714" w:rsidR="00BE629B" w:rsidRPr="000841F1" w:rsidRDefault="000E3CE3" w:rsidP="00BE629B">
      <w:pPr>
        <w:pStyle w:val="Default"/>
        <w:jc w:val="center"/>
        <w:rPr>
          <w:b/>
          <w:color w:val="auto"/>
          <w:sz w:val="32"/>
          <w:szCs w:val="28"/>
        </w:rPr>
      </w:pPr>
      <w:del w:id="17" w:author="Сергей Бойко" w:date="2020-12-24T13:43:00Z">
        <w:r w:rsidRPr="000841F1" w:rsidDel="005C652C">
          <w:rPr>
            <w:b/>
            <w:color w:val="auto"/>
            <w:sz w:val="32"/>
            <w:szCs w:val="28"/>
          </w:rPr>
          <w:delText>«Казахстанская Ипотечная Компания</w:delText>
        </w:r>
      </w:del>
      <w:r w:rsidR="00BE629B" w:rsidRPr="000841F1">
        <w:rPr>
          <w:b/>
          <w:color w:val="auto"/>
          <w:sz w:val="32"/>
          <w:szCs w:val="28"/>
        </w:rPr>
        <w:t xml:space="preserve">» </w:t>
      </w:r>
    </w:p>
    <w:p w14:paraId="378F66BD" w14:textId="01B48743" w:rsidR="00FD25E0" w:rsidRPr="002B6B10" w:rsidRDefault="002B6B10" w:rsidP="001326A4">
      <w:pPr>
        <w:spacing w:after="0" w:line="240" w:lineRule="auto"/>
        <w:rPr>
          <w:rFonts w:eastAsia="Times New Roman" w:cs="Times New Roman"/>
          <w:i/>
          <w:color w:val="FF0000"/>
          <w:sz w:val="28"/>
          <w:szCs w:val="28"/>
          <w:lang w:eastAsia="ru-RU"/>
        </w:rPr>
      </w:pPr>
      <w:r>
        <w:rPr>
          <w:rFonts w:eastAsia="Times New Roman" w:cs="Times New Roman"/>
          <w:i/>
          <w:color w:val="FF0000"/>
          <w:sz w:val="28"/>
          <w:szCs w:val="28"/>
          <w:lang w:eastAsia="ru-RU"/>
        </w:rPr>
        <w:tab/>
      </w:r>
      <w:r>
        <w:rPr>
          <w:rFonts w:eastAsia="Times New Roman" w:cs="Times New Roman"/>
          <w:i/>
          <w:color w:val="FF0000"/>
          <w:sz w:val="28"/>
          <w:szCs w:val="28"/>
          <w:lang w:eastAsia="ru-RU"/>
        </w:rPr>
        <w:tab/>
      </w:r>
      <w:r w:rsidRPr="002B6B10">
        <w:rPr>
          <w:rFonts w:eastAsia="Times New Roman" w:cs="Times New Roman"/>
          <w:i/>
          <w:color w:val="FF0000"/>
          <w:sz w:val="28"/>
          <w:szCs w:val="28"/>
          <w:lang w:eastAsia="ru-RU"/>
        </w:rPr>
        <w:t xml:space="preserve"> </w:t>
      </w:r>
    </w:p>
    <w:p w14:paraId="6CAEC9FA" w14:textId="3BF05925" w:rsidR="00BE629B" w:rsidRPr="002B6B10" w:rsidRDefault="002B6B10" w:rsidP="006C7CCC">
      <w:pPr>
        <w:rPr>
          <w:rFonts w:eastAsia="Times New Roman" w:cs="Times New Roman"/>
          <w:i/>
          <w:color w:val="FF0000"/>
          <w:szCs w:val="24"/>
          <w:lang w:eastAsia="ru-RU"/>
        </w:rPr>
      </w:pPr>
      <w:r w:rsidRPr="002B6B10">
        <w:rPr>
          <w:rFonts w:eastAsia="Times New Roman" w:cs="Times New Roman"/>
          <w:i/>
          <w:color w:val="FF0000"/>
          <w:szCs w:val="24"/>
          <w:lang w:eastAsia="ru-RU"/>
        </w:rPr>
        <w:t xml:space="preserve"> </w:t>
      </w:r>
    </w:p>
    <w:p w14:paraId="08877F06" w14:textId="77777777" w:rsidR="00BE629B" w:rsidRPr="000841F1" w:rsidRDefault="00BE629B" w:rsidP="006C7CCC">
      <w:pPr>
        <w:rPr>
          <w:rFonts w:eastAsia="Times New Roman" w:cs="Times New Roman"/>
          <w:szCs w:val="24"/>
          <w:lang w:eastAsia="ru-RU"/>
        </w:rPr>
      </w:pPr>
    </w:p>
    <w:p w14:paraId="5120BEC1" w14:textId="77777777" w:rsidR="00BE629B" w:rsidRPr="000841F1" w:rsidRDefault="00BE629B" w:rsidP="006C7CCC">
      <w:pPr>
        <w:rPr>
          <w:rFonts w:eastAsia="Times New Roman" w:cs="Times New Roman"/>
          <w:szCs w:val="24"/>
          <w:lang w:eastAsia="ru-RU"/>
        </w:rPr>
      </w:pPr>
    </w:p>
    <w:p w14:paraId="0E6C1210" w14:textId="77777777" w:rsidR="005E06DE" w:rsidRPr="000841F1" w:rsidRDefault="005E06DE" w:rsidP="006C7CCC">
      <w:pPr>
        <w:rPr>
          <w:rFonts w:eastAsia="Times New Roman" w:cs="Times New Roman"/>
          <w:szCs w:val="24"/>
          <w:lang w:eastAsia="ru-RU"/>
        </w:rPr>
      </w:pPr>
    </w:p>
    <w:p w14:paraId="62FDA1B7" w14:textId="77777777" w:rsidR="005E06DE" w:rsidRPr="000841F1" w:rsidRDefault="005E06DE" w:rsidP="006C7CCC">
      <w:pPr>
        <w:rPr>
          <w:rFonts w:eastAsia="Times New Roman" w:cs="Times New Roman"/>
          <w:szCs w:val="24"/>
          <w:lang w:eastAsia="ru-RU"/>
        </w:rPr>
      </w:pPr>
    </w:p>
    <w:p w14:paraId="3731C245" w14:textId="77777777" w:rsidR="005E06DE" w:rsidRPr="000841F1" w:rsidRDefault="005E06DE" w:rsidP="006C7CCC">
      <w:pPr>
        <w:rPr>
          <w:rFonts w:eastAsia="Times New Roman" w:cs="Times New Roman"/>
          <w:szCs w:val="24"/>
          <w:lang w:eastAsia="ru-RU"/>
        </w:rPr>
      </w:pPr>
    </w:p>
    <w:p w14:paraId="356EA7CA" w14:textId="77777777" w:rsidR="005E06DE" w:rsidRPr="000841F1" w:rsidRDefault="005E06DE" w:rsidP="006C7CCC">
      <w:pPr>
        <w:rPr>
          <w:rFonts w:eastAsia="Times New Roman" w:cs="Times New Roman"/>
          <w:szCs w:val="24"/>
          <w:lang w:eastAsia="ru-RU"/>
        </w:rPr>
      </w:pPr>
    </w:p>
    <w:p w14:paraId="7127B95C" w14:textId="77777777" w:rsidR="005E06DE" w:rsidRPr="000841F1" w:rsidRDefault="005E06DE" w:rsidP="006C7CCC">
      <w:pPr>
        <w:rPr>
          <w:rFonts w:eastAsia="Times New Roman" w:cs="Times New Roman"/>
          <w:szCs w:val="24"/>
          <w:lang w:eastAsia="ru-RU"/>
        </w:rPr>
      </w:pPr>
    </w:p>
    <w:p w14:paraId="7042C714" w14:textId="77777777" w:rsidR="00BE629B" w:rsidRPr="000841F1" w:rsidRDefault="00BE629B" w:rsidP="006C7CCC">
      <w:pPr>
        <w:rPr>
          <w:rFonts w:eastAsia="Times New Roman" w:cs="Times New Roman"/>
          <w:szCs w:val="24"/>
          <w:lang w:eastAsia="ru-RU"/>
        </w:rPr>
      </w:pPr>
    </w:p>
    <w:p w14:paraId="5D4449A5" w14:textId="77777777" w:rsidR="0067424F" w:rsidRPr="000841F1" w:rsidRDefault="0067424F" w:rsidP="006C7CCC">
      <w:pPr>
        <w:rPr>
          <w:rFonts w:eastAsia="Times New Roman" w:cs="Times New Roman"/>
          <w:szCs w:val="24"/>
          <w:lang w:eastAsia="ru-RU"/>
        </w:rPr>
      </w:pPr>
    </w:p>
    <w:p w14:paraId="698B431E" w14:textId="77777777" w:rsidR="00D05171" w:rsidRPr="000841F1" w:rsidRDefault="00D05171" w:rsidP="006C7CCC">
      <w:pPr>
        <w:rPr>
          <w:rFonts w:eastAsia="Times New Roman" w:cs="Times New Roman"/>
          <w:szCs w:val="24"/>
          <w:lang w:eastAsia="ru-RU"/>
        </w:rPr>
      </w:pPr>
    </w:p>
    <w:p w14:paraId="4CDC49B8" w14:textId="77777777" w:rsidR="00BE629B" w:rsidRPr="000841F1" w:rsidRDefault="00BE629B" w:rsidP="006C7CCC">
      <w:pPr>
        <w:rPr>
          <w:rFonts w:eastAsia="Times New Roman" w:cs="Times New Roman"/>
          <w:szCs w:val="24"/>
          <w:lang w:eastAsia="ru-RU"/>
        </w:rPr>
      </w:pPr>
    </w:p>
    <w:p w14:paraId="13652CCA" w14:textId="480048F2" w:rsidR="006C7CCC" w:rsidRPr="000841F1" w:rsidRDefault="00BE629B" w:rsidP="00BE629B">
      <w:pPr>
        <w:jc w:val="center"/>
        <w:rPr>
          <w:rFonts w:eastAsia="Times New Roman" w:cs="Times New Roman"/>
          <w:b/>
          <w:szCs w:val="24"/>
          <w:lang w:eastAsia="ru-RU"/>
        </w:rPr>
      </w:pPr>
      <w:r w:rsidRPr="000841F1">
        <w:rPr>
          <w:rFonts w:eastAsia="Times New Roman" w:cs="Times New Roman"/>
          <w:b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ED6135" wp14:editId="60ABE2B9">
                <wp:simplePos x="0" y="0"/>
                <wp:positionH relativeFrom="column">
                  <wp:posOffset>5682615</wp:posOffset>
                </wp:positionH>
                <wp:positionV relativeFrom="paragraph">
                  <wp:posOffset>55245</wp:posOffset>
                </wp:positionV>
                <wp:extent cx="581025" cy="476250"/>
                <wp:effectExtent l="0" t="0" r="9525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51BA132C" id="Прямоугольник 4" o:spid="_x0000_s1026" style="position:absolute;margin-left:447.45pt;margin-top:4.35pt;width:45.75pt;height:3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" fillcolor="white [3212]" stroked="f" strokeweight="1pt"/>
            </w:pict>
          </mc:Fallback>
        </mc:AlternateContent>
      </w:r>
      <w:r w:rsidRPr="000841F1">
        <w:rPr>
          <w:rFonts w:eastAsia="Times New Roman" w:cs="Times New Roman"/>
          <w:b/>
          <w:sz w:val="28"/>
          <w:szCs w:val="24"/>
          <w:lang w:eastAsia="ru-RU"/>
        </w:rPr>
        <w:t>г.</w:t>
      </w:r>
      <w:r w:rsidR="000E3CE3" w:rsidRPr="000841F1">
        <w:rPr>
          <w:rFonts w:eastAsia="Times New Roman" w:cs="Times New Roman"/>
          <w:b/>
          <w:sz w:val="28"/>
          <w:szCs w:val="24"/>
          <w:lang w:eastAsia="ru-RU"/>
        </w:rPr>
        <w:t xml:space="preserve"> </w:t>
      </w:r>
      <w:r w:rsidRPr="000841F1">
        <w:rPr>
          <w:rFonts w:eastAsia="Times New Roman" w:cs="Times New Roman"/>
          <w:b/>
          <w:sz w:val="28"/>
          <w:szCs w:val="24"/>
          <w:lang w:eastAsia="ru-RU"/>
        </w:rPr>
        <w:t>А</w:t>
      </w:r>
      <w:r w:rsidR="000E3CE3" w:rsidRPr="000841F1">
        <w:rPr>
          <w:rFonts w:eastAsia="Times New Roman" w:cs="Times New Roman"/>
          <w:b/>
          <w:sz w:val="28"/>
          <w:szCs w:val="24"/>
          <w:lang w:eastAsia="ru-RU"/>
        </w:rPr>
        <w:t>лматы</w:t>
      </w:r>
      <w:r w:rsidRPr="000841F1">
        <w:rPr>
          <w:rFonts w:eastAsia="Times New Roman" w:cs="Times New Roman"/>
          <w:b/>
          <w:sz w:val="28"/>
          <w:szCs w:val="24"/>
          <w:lang w:eastAsia="ru-RU"/>
        </w:rPr>
        <w:t xml:space="preserve"> 20</w:t>
      </w:r>
      <w:del w:id="18" w:author="Сергей Бойко" w:date="2020-12-24T13:43:00Z">
        <w:r w:rsidRPr="000841F1" w:rsidDel="005C652C">
          <w:rPr>
            <w:rFonts w:eastAsia="Times New Roman" w:cs="Times New Roman"/>
            <w:b/>
            <w:sz w:val="28"/>
            <w:szCs w:val="24"/>
            <w:lang w:eastAsia="ru-RU"/>
          </w:rPr>
          <w:delText>1</w:delText>
        </w:r>
        <w:r w:rsidR="000E3CE3" w:rsidRPr="000841F1" w:rsidDel="005C652C">
          <w:rPr>
            <w:rFonts w:eastAsia="Times New Roman" w:cs="Times New Roman"/>
            <w:b/>
            <w:sz w:val="28"/>
            <w:szCs w:val="24"/>
            <w:lang w:eastAsia="ru-RU"/>
          </w:rPr>
          <w:delText>5</w:delText>
        </w:r>
      </w:del>
      <w:ins w:id="19" w:author="Сергей Бойко" w:date="2020-12-24T13:43:00Z">
        <w:r w:rsidR="005C652C">
          <w:rPr>
            <w:rFonts w:eastAsia="Times New Roman" w:cs="Times New Roman"/>
            <w:b/>
            <w:sz w:val="28"/>
            <w:szCs w:val="24"/>
            <w:lang w:eastAsia="ru-RU"/>
          </w:rPr>
          <w:t>20</w:t>
        </w:r>
      </w:ins>
      <w:r w:rsidRPr="000841F1">
        <w:rPr>
          <w:rFonts w:eastAsia="Times New Roman" w:cs="Times New Roman"/>
          <w:b/>
          <w:sz w:val="28"/>
          <w:szCs w:val="24"/>
          <w:lang w:eastAsia="ru-RU"/>
        </w:rPr>
        <w:t xml:space="preserve"> год</w:t>
      </w:r>
      <w:r w:rsidR="00BA2CA0" w:rsidRPr="000841F1">
        <w:rPr>
          <w:rFonts w:cs="Times New Roman"/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5CA79B" wp14:editId="62FFD16B">
                <wp:simplePos x="0" y="0"/>
                <wp:positionH relativeFrom="column">
                  <wp:posOffset>5810250</wp:posOffset>
                </wp:positionH>
                <wp:positionV relativeFrom="paragraph">
                  <wp:posOffset>4304665</wp:posOffset>
                </wp:positionV>
                <wp:extent cx="447675" cy="571500"/>
                <wp:effectExtent l="0" t="0" r="9525" b="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72ED51B3" id="Прямоугольник 3" o:spid="_x0000_s1026" style="position:absolute;margin-left:457.5pt;margin-top:338.95pt;width:35.25pt;height: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" fillcolor="white [3212]" stroked="f" strokeweight="1pt"/>
            </w:pict>
          </mc:Fallback>
        </mc:AlternateContent>
      </w:r>
      <w:r w:rsidR="006C7CCC" w:rsidRPr="000841F1">
        <w:rPr>
          <w:rFonts w:eastAsia="Times New Roman" w:cs="Times New Roman"/>
          <w:b/>
          <w:szCs w:val="24"/>
          <w:lang w:eastAsia="ru-RU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2"/>
          <w:lang w:eastAsia="en-US"/>
        </w:rPr>
        <w:id w:val="14902895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03E2B0" w14:textId="77777777" w:rsidR="008E3CDE" w:rsidRPr="000841F1" w:rsidRDefault="008E3CDE">
          <w:pPr>
            <w:pStyle w:val="a4"/>
            <w:rPr>
              <w:rFonts w:ascii="Times New Roman" w:hAnsi="Times New Roman" w:cs="Times New Roman"/>
              <w:color w:val="auto"/>
            </w:rPr>
          </w:pPr>
          <w:r w:rsidRPr="000841F1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31678DDB" w14:textId="51D0D82B" w:rsidR="00BA2CA0" w:rsidRPr="000841F1" w:rsidRDefault="008E3CDE">
          <w:pPr>
            <w:pStyle w:val="11"/>
            <w:tabs>
              <w:tab w:val="left" w:pos="440"/>
              <w:tab w:val="right" w:leader="dot" w:pos="9629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r w:rsidRPr="000841F1">
            <w:rPr>
              <w:rFonts w:cs="Times New Roman"/>
            </w:rPr>
            <w:fldChar w:fldCharType="begin"/>
          </w:r>
          <w:r w:rsidRPr="000841F1">
            <w:rPr>
              <w:rFonts w:cs="Times New Roman"/>
            </w:rPr>
            <w:instrText xml:space="preserve"> TOC \o "1-3" \h \z \u </w:instrText>
          </w:r>
          <w:r w:rsidRPr="000841F1">
            <w:rPr>
              <w:rFonts w:cs="Times New Roman"/>
            </w:rPr>
            <w:fldChar w:fldCharType="separate"/>
          </w:r>
          <w:hyperlink w:anchor="_Toc383699915" w:history="1">
            <w:r w:rsidR="00BA2CA0" w:rsidRPr="000841F1">
              <w:rPr>
                <w:rStyle w:val="a5"/>
                <w:rFonts w:cs="Times New Roman"/>
                <w:b/>
                <w:noProof/>
              </w:rPr>
              <w:t>1.</w:t>
            </w:r>
            <w:r w:rsidR="00BA2CA0" w:rsidRPr="000841F1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="00BA2CA0" w:rsidRPr="000841F1">
              <w:rPr>
                <w:rStyle w:val="a5"/>
                <w:rFonts w:cs="Times New Roman"/>
                <w:b/>
                <w:noProof/>
              </w:rPr>
              <w:t>Общие положения</w:t>
            </w:r>
            <w:r w:rsidR="00BA2CA0" w:rsidRPr="000841F1">
              <w:rPr>
                <w:rFonts w:cs="Times New Roman"/>
                <w:noProof/>
                <w:webHidden/>
              </w:rPr>
              <w:tab/>
            </w:r>
            <w:r w:rsidR="00BA2CA0" w:rsidRPr="000841F1">
              <w:rPr>
                <w:rFonts w:cs="Times New Roman"/>
                <w:noProof/>
                <w:webHidden/>
              </w:rPr>
              <w:fldChar w:fldCharType="begin"/>
            </w:r>
            <w:r w:rsidR="00BA2CA0" w:rsidRPr="000841F1">
              <w:rPr>
                <w:rFonts w:cs="Times New Roman"/>
                <w:noProof/>
                <w:webHidden/>
              </w:rPr>
              <w:instrText xml:space="preserve"> PAGEREF _Toc383699915 \h </w:instrText>
            </w:r>
            <w:r w:rsidR="00BA2CA0" w:rsidRPr="000841F1">
              <w:rPr>
                <w:rFonts w:cs="Times New Roman"/>
                <w:noProof/>
                <w:webHidden/>
              </w:rPr>
            </w:r>
            <w:r w:rsidR="00BA2CA0" w:rsidRPr="000841F1">
              <w:rPr>
                <w:rFonts w:cs="Times New Roman"/>
                <w:noProof/>
                <w:webHidden/>
              </w:rPr>
              <w:fldChar w:fldCharType="separate"/>
            </w:r>
            <w:r w:rsidR="00D85D94" w:rsidRPr="000841F1">
              <w:rPr>
                <w:rFonts w:cs="Times New Roman"/>
                <w:noProof/>
                <w:webHidden/>
              </w:rPr>
              <w:t>4</w:t>
            </w:r>
            <w:r w:rsidR="00BA2CA0" w:rsidRPr="000841F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CB9CB25" w14:textId="5401B932" w:rsidR="00BA2CA0" w:rsidRPr="000841F1" w:rsidRDefault="004B40AC">
          <w:pPr>
            <w:pStyle w:val="11"/>
            <w:tabs>
              <w:tab w:val="left" w:pos="440"/>
              <w:tab w:val="right" w:leader="dot" w:pos="9629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383699916" w:history="1">
            <w:r w:rsidR="00BA2CA0" w:rsidRPr="000841F1">
              <w:rPr>
                <w:rStyle w:val="a5"/>
                <w:rFonts w:cs="Times New Roman"/>
                <w:b/>
                <w:noProof/>
              </w:rPr>
              <w:t>2.</w:t>
            </w:r>
            <w:r w:rsidR="00BA2CA0" w:rsidRPr="000841F1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="00BA2CA0" w:rsidRPr="000841F1">
              <w:rPr>
                <w:rStyle w:val="a5"/>
                <w:rFonts w:cs="Times New Roman"/>
                <w:b/>
                <w:noProof/>
              </w:rPr>
              <w:t>Термины и определения</w:t>
            </w:r>
            <w:r w:rsidR="00BA2CA0" w:rsidRPr="000841F1">
              <w:rPr>
                <w:rFonts w:cs="Times New Roman"/>
                <w:noProof/>
                <w:webHidden/>
              </w:rPr>
              <w:tab/>
            </w:r>
            <w:r w:rsidR="00BA2CA0" w:rsidRPr="000841F1">
              <w:rPr>
                <w:rFonts w:cs="Times New Roman"/>
                <w:noProof/>
                <w:webHidden/>
              </w:rPr>
              <w:fldChar w:fldCharType="begin"/>
            </w:r>
            <w:r w:rsidR="00BA2CA0" w:rsidRPr="000841F1">
              <w:rPr>
                <w:rFonts w:cs="Times New Roman"/>
                <w:noProof/>
                <w:webHidden/>
              </w:rPr>
              <w:instrText xml:space="preserve"> PAGEREF _Toc383699916 \h </w:instrText>
            </w:r>
            <w:r w:rsidR="00BA2CA0" w:rsidRPr="000841F1">
              <w:rPr>
                <w:rFonts w:cs="Times New Roman"/>
                <w:noProof/>
                <w:webHidden/>
              </w:rPr>
            </w:r>
            <w:r w:rsidR="00BA2CA0" w:rsidRPr="000841F1">
              <w:rPr>
                <w:rFonts w:cs="Times New Roman"/>
                <w:noProof/>
                <w:webHidden/>
              </w:rPr>
              <w:fldChar w:fldCharType="separate"/>
            </w:r>
            <w:r w:rsidR="00D85D94" w:rsidRPr="000841F1">
              <w:rPr>
                <w:rFonts w:cs="Times New Roman"/>
                <w:noProof/>
                <w:webHidden/>
              </w:rPr>
              <w:t>4</w:t>
            </w:r>
            <w:r w:rsidR="00BA2CA0" w:rsidRPr="000841F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EB33A50" w14:textId="612A8941" w:rsidR="00BA2CA0" w:rsidRPr="000841F1" w:rsidRDefault="004B40AC">
          <w:pPr>
            <w:pStyle w:val="11"/>
            <w:tabs>
              <w:tab w:val="left" w:pos="440"/>
              <w:tab w:val="right" w:leader="dot" w:pos="9629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383699917" w:history="1">
            <w:r w:rsidR="00BA2CA0" w:rsidRPr="000841F1">
              <w:rPr>
                <w:rStyle w:val="a5"/>
                <w:rFonts w:cs="Times New Roman"/>
                <w:b/>
                <w:noProof/>
              </w:rPr>
              <w:t>3.</w:t>
            </w:r>
            <w:r w:rsidR="00BA2CA0" w:rsidRPr="000841F1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="00BA2CA0" w:rsidRPr="000841F1">
              <w:rPr>
                <w:rStyle w:val="a5"/>
                <w:rFonts w:cs="Times New Roman"/>
                <w:b/>
                <w:noProof/>
              </w:rPr>
              <w:t>Цели, задачи и основополагающие принципы</w:t>
            </w:r>
            <w:r w:rsidR="00BA2CA0" w:rsidRPr="000841F1">
              <w:rPr>
                <w:rFonts w:cs="Times New Roman"/>
                <w:noProof/>
                <w:webHidden/>
              </w:rPr>
              <w:tab/>
            </w:r>
            <w:r w:rsidR="00BA2CA0" w:rsidRPr="000841F1">
              <w:rPr>
                <w:rFonts w:cs="Times New Roman"/>
                <w:noProof/>
                <w:webHidden/>
              </w:rPr>
              <w:fldChar w:fldCharType="begin"/>
            </w:r>
            <w:r w:rsidR="00BA2CA0" w:rsidRPr="000841F1">
              <w:rPr>
                <w:rFonts w:cs="Times New Roman"/>
                <w:noProof/>
                <w:webHidden/>
              </w:rPr>
              <w:instrText xml:space="preserve"> PAGEREF _Toc383699917 \h </w:instrText>
            </w:r>
            <w:r w:rsidR="00BA2CA0" w:rsidRPr="000841F1">
              <w:rPr>
                <w:rFonts w:cs="Times New Roman"/>
                <w:noProof/>
                <w:webHidden/>
              </w:rPr>
            </w:r>
            <w:r w:rsidR="00BA2CA0" w:rsidRPr="000841F1">
              <w:rPr>
                <w:rFonts w:cs="Times New Roman"/>
                <w:noProof/>
                <w:webHidden/>
              </w:rPr>
              <w:fldChar w:fldCharType="separate"/>
            </w:r>
            <w:r w:rsidR="00D85D94" w:rsidRPr="000841F1">
              <w:rPr>
                <w:rFonts w:cs="Times New Roman"/>
                <w:noProof/>
                <w:webHidden/>
              </w:rPr>
              <w:t>6</w:t>
            </w:r>
            <w:r w:rsidR="00BA2CA0" w:rsidRPr="000841F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CD0C9E2" w14:textId="37E07781" w:rsidR="00BA2CA0" w:rsidRPr="000841F1" w:rsidRDefault="004B40AC">
          <w:pPr>
            <w:pStyle w:val="11"/>
            <w:tabs>
              <w:tab w:val="left" w:pos="440"/>
              <w:tab w:val="right" w:leader="dot" w:pos="9629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383699918" w:history="1">
            <w:r w:rsidR="00BA2CA0" w:rsidRPr="000841F1">
              <w:rPr>
                <w:rStyle w:val="a5"/>
                <w:rFonts w:cs="Times New Roman"/>
                <w:b/>
                <w:noProof/>
              </w:rPr>
              <w:t>4.</w:t>
            </w:r>
            <w:r w:rsidR="00BA2CA0" w:rsidRPr="000841F1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="00BA2CA0" w:rsidRPr="000841F1">
              <w:rPr>
                <w:rStyle w:val="a5"/>
                <w:rFonts w:cs="Times New Roman"/>
                <w:b/>
                <w:noProof/>
              </w:rPr>
              <w:t>Объекты обеспечения информационной безопасности</w:t>
            </w:r>
            <w:r w:rsidR="00BA2CA0" w:rsidRPr="000841F1">
              <w:rPr>
                <w:rFonts w:cs="Times New Roman"/>
                <w:noProof/>
                <w:webHidden/>
              </w:rPr>
              <w:tab/>
            </w:r>
            <w:r w:rsidR="00BA2CA0" w:rsidRPr="000841F1">
              <w:rPr>
                <w:rFonts w:cs="Times New Roman"/>
                <w:noProof/>
                <w:webHidden/>
              </w:rPr>
              <w:fldChar w:fldCharType="begin"/>
            </w:r>
            <w:r w:rsidR="00BA2CA0" w:rsidRPr="000841F1">
              <w:rPr>
                <w:rFonts w:cs="Times New Roman"/>
                <w:noProof/>
                <w:webHidden/>
              </w:rPr>
              <w:instrText xml:space="preserve"> PAGEREF _Toc383699918 \h </w:instrText>
            </w:r>
            <w:r w:rsidR="00BA2CA0" w:rsidRPr="000841F1">
              <w:rPr>
                <w:rFonts w:cs="Times New Roman"/>
                <w:noProof/>
                <w:webHidden/>
              </w:rPr>
            </w:r>
            <w:r w:rsidR="00BA2CA0" w:rsidRPr="000841F1">
              <w:rPr>
                <w:rFonts w:cs="Times New Roman"/>
                <w:noProof/>
                <w:webHidden/>
              </w:rPr>
              <w:fldChar w:fldCharType="separate"/>
            </w:r>
            <w:r w:rsidR="00D85D94" w:rsidRPr="000841F1">
              <w:rPr>
                <w:rFonts w:cs="Times New Roman"/>
                <w:noProof/>
                <w:webHidden/>
              </w:rPr>
              <w:t>8</w:t>
            </w:r>
            <w:r w:rsidR="00BA2CA0" w:rsidRPr="000841F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0DDAD21" w14:textId="39555120" w:rsidR="00BA2CA0" w:rsidRPr="000841F1" w:rsidRDefault="004B40AC">
          <w:pPr>
            <w:pStyle w:val="11"/>
            <w:tabs>
              <w:tab w:val="left" w:pos="440"/>
              <w:tab w:val="right" w:leader="dot" w:pos="9629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383699919" w:history="1">
            <w:r w:rsidR="00BA2CA0" w:rsidRPr="000841F1">
              <w:rPr>
                <w:rStyle w:val="a5"/>
                <w:rFonts w:cs="Times New Roman"/>
                <w:b/>
                <w:noProof/>
              </w:rPr>
              <w:t>5.</w:t>
            </w:r>
            <w:r w:rsidR="00BA2CA0" w:rsidRPr="000841F1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="00BA2CA0" w:rsidRPr="000841F1">
              <w:rPr>
                <w:rStyle w:val="a5"/>
                <w:rFonts w:cs="Times New Roman"/>
                <w:b/>
                <w:noProof/>
              </w:rPr>
              <w:t>Угрозы информационной безопасности</w:t>
            </w:r>
            <w:r w:rsidR="00BA2CA0" w:rsidRPr="000841F1">
              <w:rPr>
                <w:rFonts w:cs="Times New Roman"/>
                <w:noProof/>
                <w:webHidden/>
              </w:rPr>
              <w:tab/>
            </w:r>
            <w:r w:rsidR="00BA2CA0" w:rsidRPr="000841F1">
              <w:rPr>
                <w:rFonts w:cs="Times New Roman"/>
                <w:noProof/>
                <w:webHidden/>
              </w:rPr>
              <w:fldChar w:fldCharType="begin"/>
            </w:r>
            <w:r w:rsidR="00BA2CA0" w:rsidRPr="000841F1">
              <w:rPr>
                <w:rFonts w:cs="Times New Roman"/>
                <w:noProof/>
                <w:webHidden/>
              </w:rPr>
              <w:instrText xml:space="preserve"> PAGEREF _Toc383699919 \h </w:instrText>
            </w:r>
            <w:r w:rsidR="00BA2CA0" w:rsidRPr="000841F1">
              <w:rPr>
                <w:rFonts w:cs="Times New Roman"/>
                <w:noProof/>
                <w:webHidden/>
              </w:rPr>
            </w:r>
            <w:r w:rsidR="00BA2CA0" w:rsidRPr="000841F1">
              <w:rPr>
                <w:rFonts w:cs="Times New Roman"/>
                <w:noProof/>
                <w:webHidden/>
              </w:rPr>
              <w:fldChar w:fldCharType="separate"/>
            </w:r>
            <w:r w:rsidR="00D85D94" w:rsidRPr="000841F1">
              <w:rPr>
                <w:rFonts w:cs="Times New Roman"/>
                <w:noProof/>
                <w:webHidden/>
              </w:rPr>
              <w:t>9</w:t>
            </w:r>
            <w:r w:rsidR="00BA2CA0" w:rsidRPr="000841F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347B683" w14:textId="14345203" w:rsidR="00BA2CA0" w:rsidRPr="000841F1" w:rsidRDefault="004B40AC">
          <w:pPr>
            <w:pStyle w:val="11"/>
            <w:tabs>
              <w:tab w:val="left" w:pos="440"/>
              <w:tab w:val="right" w:leader="dot" w:pos="9629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383699920" w:history="1">
            <w:r w:rsidR="00BA2CA0" w:rsidRPr="000841F1">
              <w:rPr>
                <w:rStyle w:val="a5"/>
                <w:rFonts w:cs="Times New Roman"/>
                <w:b/>
                <w:noProof/>
              </w:rPr>
              <w:t>6.</w:t>
            </w:r>
            <w:r w:rsidR="00BA2CA0" w:rsidRPr="000841F1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="00BA2CA0" w:rsidRPr="000841F1">
              <w:rPr>
                <w:rStyle w:val="a5"/>
                <w:rFonts w:cs="Times New Roman"/>
                <w:b/>
                <w:noProof/>
              </w:rPr>
              <w:t>Техническое обеспечение инфо</w:t>
            </w:r>
            <w:r w:rsidR="000E3CE3" w:rsidRPr="000841F1">
              <w:rPr>
                <w:rStyle w:val="a5"/>
                <w:rFonts w:cs="Times New Roman"/>
                <w:b/>
                <w:noProof/>
              </w:rPr>
              <w:t>рмационной безопасности</w:t>
            </w:r>
            <w:r w:rsidR="00BA2CA0" w:rsidRPr="000841F1">
              <w:rPr>
                <w:rFonts w:cs="Times New Roman"/>
                <w:noProof/>
                <w:webHidden/>
              </w:rPr>
              <w:tab/>
            </w:r>
            <w:r w:rsidR="00BA2CA0" w:rsidRPr="000841F1">
              <w:rPr>
                <w:rFonts w:cs="Times New Roman"/>
                <w:noProof/>
                <w:webHidden/>
              </w:rPr>
              <w:fldChar w:fldCharType="begin"/>
            </w:r>
            <w:r w:rsidR="00BA2CA0" w:rsidRPr="000841F1">
              <w:rPr>
                <w:rFonts w:cs="Times New Roman"/>
                <w:noProof/>
                <w:webHidden/>
              </w:rPr>
              <w:instrText xml:space="preserve"> PAGEREF _Toc383699920 \h </w:instrText>
            </w:r>
            <w:r w:rsidR="00BA2CA0" w:rsidRPr="000841F1">
              <w:rPr>
                <w:rFonts w:cs="Times New Roman"/>
                <w:noProof/>
                <w:webHidden/>
              </w:rPr>
            </w:r>
            <w:r w:rsidR="00BA2CA0" w:rsidRPr="000841F1">
              <w:rPr>
                <w:rFonts w:cs="Times New Roman"/>
                <w:noProof/>
                <w:webHidden/>
              </w:rPr>
              <w:fldChar w:fldCharType="separate"/>
            </w:r>
            <w:r w:rsidR="00D85D94" w:rsidRPr="000841F1">
              <w:rPr>
                <w:rFonts w:cs="Times New Roman"/>
                <w:noProof/>
                <w:webHidden/>
              </w:rPr>
              <w:t>10</w:t>
            </w:r>
            <w:r w:rsidR="00BA2CA0" w:rsidRPr="000841F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1318C2A" w14:textId="4D21E767" w:rsidR="00BA2CA0" w:rsidRPr="005C652C" w:rsidRDefault="004B40AC">
          <w:pPr>
            <w:pStyle w:val="11"/>
            <w:tabs>
              <w:tab w:val="left" w:pos="440"/>
              <w:tab w:val="right" w:leader="dot" w:pos="9629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383699921" w:history="1">
            <w:r w:rsidR="00BA2CA0" w:rsidRPr="000841F1">
              <w:rPr>
                <w:rStyle w:val="a5"/>
                <w:rFonts w:cs="Times New Roman"/>
                <w:b/>
                <w:noProof/>
              </w:rPr>
              <w:t>7.</w:t>
            </w:r>
            <w:r w:rsidR="00BA2CA0" w:rsidRPr="000841F1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="00BA2CA0" w:rsidRPr="000841F1">
              <w:rPr>
                <w:rStyle w:val="a5"/>
                <w:rFonts w:cs="Times New Roman"/>
                <w:b/>
                <w:noProof/>
              </w:rPr>
              <w:t>Организационное обеспечение информационной безопасности</w:t>
            </w:r>
            <w:r w:rsidR="00BA2CA0" w:rsidRPr="000841F1">
              <w:rPr>
                <w:rFonts w:cs="Times New Roman"/>
                <w:noProof/>
                <w:webHidden/>
              </w:rPr>
              <w:tab/>
            </w:r>
            <w:r w:rsidR="00BA2CA0" w:rsidRPr="000841F1">
              <w:rPr>
                <w:rFonts w:cs="Times New Roman"/>
                <w:noProof/>
                <w:webHidden/>
              </w:rPr>
              <w:fldChar w:fldCharType="begin"/>
            </w:r>
            <w:r w:rsidR="00BA2CA0" w:rsidRPr="000841F1">
              <w:rPr>
                <w:rFonts w:cs="Times New Roman"/>
                <w:noProof/>
                <w:webHidden/>
              </w:rPr>
              <w:instrText xml:space="preserve"> PAGEREF _Toc383699921 \h </w:instrText>
            </w:r>
            <w:r w:rsidR="00BA2CA0" w:rsidRPr="000841F1">
              <w:rPr>
                <w:rFonts w:cs="Times New Roman"/>
                <w:noProof/>
                <w:webHidden/>
              </w:rPr>
            </w:r>
            <w:r w:rsidR="00BA2CA0" w:rsidRPr="000841F1">
              <w:rPr>
                <w:rFonts w:cs="Times New Roman"/>
                <w:noProof/>
                <w:webHidden/>
              </w:rPr>
              <w:fldChar w:fldCharType="separate"/>
            </w:r>
            <w:r w:rsidR="00D85D94" w:rsidRPr="000841F1">
              <w:rPr>
                <w:rFonts w:cs="Times New Roman"/>
                <w:noProof/>
                <w:webHidden/>
              </w:rPr>
              <w:t>1</w:t>
            </w:r>
            <w:r w:rsidR="00BA2CA0" w:rsidRPr="000841F1">
              <w:rPr>
                <w:rFonts w:cs="Times New Roman"/>
                <w:noProof/>
                <w:webHidden/>
              </w:rPr>
              <w:fldChar w:fldCharType="end"/>
            </w:r>
          </w:hyperlink>
          <w:r w:rsidR="00DF5780" w:rsidRPr="005C652C">
            <w:rPr>
              <w:rFonts w:cs="Times New Roman"/>
              <w:noProof/>
            </w:rPr>
            <w:t>1</w:t>
          </w:r>
        </w:p>
        <w:p w14:paraId="44DB1986" w14:textId="190326A4" w:rsidR="00BA2CA0" w:rsidRPr="005C652C" w:rsidRDefault="004B40AC">
          <w:pPr>
            <w:pStyle w:val="11"/>
            <w:tabs>
              <w:tab w:val="left" w:pos="440"/>
              <w:tab w:val="right" w:leader="dot" w:pos="9629"/>
            </w:tabs>
            <w:rPr>
              <w:rFonts w:cs="Times New Roman"/>
              <w:noProof/>
            </w:rPr>
          </w:pPr>
          <w:hyperlink w:anchor="_Toc383699922" w:history="1">
            <w:r w:rsidR="00BA2CA0" w:rsidRPr="000841F1">
              <w:rPr>
                <w:rStyle w:val="a5"/>
                <w:rFonts w:cs="Times New Roman"/>
                <w:b/>
                <w:noProof/>
              </w:rPr>
              <w:t>8.</w:t>
            </w:r>
            <w:r w:rsidR="00BA2CA0" w:rsidRPr="000841F1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="00BA2CA0" w:rsidRPr="000841F1">
              <w:rPr>
                <w:rStyle w:val="a5"/>
                <w:rFonts w:cs="Times New Roman"/>
                <w:b/>
                <w:noProof/>
              </w:rPr>
              <w:t>Разделение полномочий и ответственность</w:t>
            </w:r>
            <w:r w:rsidR="00BA2CA0" w:rsidRPr="000841F1">
              <w:rPr>
                <w:rFonts w:cs="Times New Roman"/>
                <w:noProof/>
                <w:webHidden/>
              </w:rPr>
              <w:tab/>
            </w:r>
            <w:r w:rsidR="00BA2CA0" w:rsidRPr="000841F1">
              <w:rPr>
                <w:rFonts w:cs="Times New Roman"/>
                <w:noProof/>
                <w:webHidden/>
              </w:rPr>
              <w:fldChar w:fldCharType="begin"/>
            </w:r>
            <w:r w:rsidR="00BA2CA0" w:rsidRPr="000841F1">
              <w:rPr>
                <w:rFonts w:cs="Times New Roman"/>
                <w:noProof/>
                <w:webHidden/>
              </w:rPr>
              <w:instrText xml:space="preserve"> PAGEREF _Toc383699922 \h </w:instrText>
            </w:r>
            <w:r w:rsidR="00BA2CA0" w:rsidRPr="000841F1">
              <w:rPr>
                <w:rFonts w:cs="Times New Roman"/>
                <w:noProof/>
                <w:webHidden/>
              </w:rPr>
            </w:r>
            <w:r w:rsidR="00BA2CA0" w:rsidRPr="000841F1">
              <w:rPr>
                <w:rFonts w:cs="Times New Roman"/>
                <w:noProof/>
                <w:webHidden/>
              </w:rPr>
              <w:fldChar w:fldCharType="separate"/>
            </w:r>
            <w:r w:rsidR="00D85D94" w:rsidRPr="000841F1">
              <w:rPr>
                <w:rFonts w:cs="Times New Roman"/>
                <w:noProof/>
                <w:webHidden/>
              </w:rPr>
              <w:t>1</w:t>
            </w:r>
            <w:r w:rsidR="00BA2CA0" w:rsidRPr="000841F1">
              <w:rPr>
                <w:rFonts w:cs="Times New Roman"/>
                <w:noProof/>
                <w:webHidden/>
              </w:rPr>
              <w:fldChar w:fldCharType="end"/>
            </w:r>
          </w:hyperlink>
          <w:r w:rsidR="00DF5780" w:rsidRPr="005C652C">
            <w:rPr>
              <w:rFonts w:cs="Times New Roman"/>
              <w:noProof/>
            </w:rPr>
            <w:t>2</w:t>
          </w:r>
        </w:p>
        <w:p w14:paraId="3514DC78" w14:textId="51CCDEB2" w:rsidR="00685641" w:rsidRPr="00DF5780" w:rsidRDefault="00685641" w:rsidP="00214553">
          <w:pPr>
            <w:rPr>
              <w:rFonts w:cs="Times New Roman"/>
              <w:b/>
            </w:rPr>
          </w:pPr>
          <w:r w:rsidRPr="000841F1">
            <w:rPr>
              <w:rFonts w:cs="Times New Roman"/>
              <w:b/>
            </w:rPr>
            <w:t>9.     Пересмотр политики  информационной безопасности ……………………..……</w:t>
          </w:r>
          <w:r w:rsidRPr="000841F1">
            <w:rPr>
              <w:rFonts w:cs="Times New Roman"/>
            </w:rPr>
            <w:t>1</w:t>
          </w:r>
          <w:r w:rsidR="00DF5780" w:rsidRPr="00DF5780">
            <w:rPr>
              <w:rFonts w:cs="Times New Roman"/>
            </w:rPr>
            <w:t>3</w:t>
          </w:r>
        </w:p>
        <w:p w14:paraId="1768B2BB" w14:textId="72EC395A" w:rsidR="008C52AE" w:rsidRPr="000841F1" w:rsidRDefault="00685641">
          <w:pPr>
            <w:rPr>
              <w:rFonts w:cs="Times New Roman"/>
            </w:rPr>
          </w:pPr>
          <w:r w:rsidRPr="000841F1">
            <w:rPr>
              <w:rFonts w:cs="Times New Roman"/>
              <w:b/>
            </w:rPr>
            <w:t>10</w:t>
          </w:r>
          <w:r w:rsidRPr="000841F1">
            <w:rPr>
              <w:rFonts w:cs="Times New Roman"/>
            </w:rPr>
            <w:t xml:space="preserve">. </w:t>
          </w:r>
          <w:r w:rsidRPr="000841F1">
            <w:rPr>
              <w:rFonts w:cs="Times New Roman"/>
              <w:b/>
            </w:rPr>
            <w:t xml:space="preserve"> Правовые основы </w:t>
          </w:r>
          <w:r w:rsidR="00903670" w:rsidRPr="000841F1">
            <w:rPr>
              <w:rFonts w:cs="Times New Roman"/>
              <w:b/>
            </w:rPr>
            <w:t>информационной безопасности ….</w:t>
          </w:r>
          <w:r w:rsidRPr="000841F1">
            <w:rPr>
              <w:rFonts w:cs="Times New Roman"/>
              <w:b/>
            </w:rPr>
            <w:t xml:space="preserve">………………..…………… </w:t>
          </w:r>
          <w:r w:rsidR="008E3CDE" w:rsidRPr="000841F1">
            <w:rPr>
              <w:rFonts w:cs="Times New Roman"/>
              <w:bCs/>
            </w:rPr>
            <w:fldChar w:fldCharType="end"/>
          </w:r>
          <w:r w:rsidRPr="000841F1">
            <w:rPr>
              <w:rFonts w:cs="Times New Roman"/>
              <w:bCs/>
            </w:rPr>
            <w:t>1</w:t>
          </w:r>
          <w:r w:rsidR="00DF5780" w:rsidRPr="005C652C">
            <w:rPr>
              <w:rFonts w:cs="Times New Roman"/>
              <w:bCs/>
            </w:rPr>
            <w:t>3</w:t>
          </w:r>
        </w:p>
      </w:sdtContent>
    </w:sdt>
    <w:p w14:paraId="269D7851" w14:textId="77777777" w:rsidR="008E3CDE" w:rsidRPr="000841F1" w:rsidRDefault="008E3CDE">
      <w:pPr>
        <w:rPr>
          <w:rFonts w:cs="Times New Roman"/>
        </w:rPr>
      </w:pPr>
    </w:p>
    <w:p w14:paraId="021D80BD" w14:textId="77777777" w:rsidR="008E3CDE" w:rsidRPr="000841F1" w:rsidRDefault="008E3CDE">
      <w:pPr>
        <w:rPr>
          <w:rFonts w:cs="Times New Roman"/>
        </w:rPr>
      </w:pPr>
    </w:p>
    <w:p w14:paraId="40E086CF" w14:textId="77777777" w:rsidR="00284C8B" w:rsidRPr="000841F1" w:rsidRDefault="00284C8B">
      <w:pPr>
        <w:rPr>
          <w:rFonts w:cs="Times New Roman"/>
        </w:rPr>
      </w:pPr>
      <w:r w:rsidRPr="000841F1">
        <w:rPr>
          <w:rFonts w:cs="Times New Roman"/>
        </w:rPr>
        <w:br w:type="page"/>
      </w:r>
    </w:p>
    <w:p w14:paraId="00A09D3B" w14:textId="6030382F" w:rsidR="00284C8B" w:rsidRPr="000841F1" w:rsidRDefault="00510BE8" w:rsidP="009909E9">
      <w:pPr>
        <w:pStyle w:val="1"/>
        <w:numPr>
          <w:ilvl w:val="0"/>
          <w:numId w:val="2"/>
        </w:numPr>
        <w:tabs>
          <w:tab w:val="left" w:pos="284"/>
        </w:tabs>
        <w:spacing w:before="360" w:after="240" w:line="240" w:lineRule="auto"/>
        <w:ind w:left="0" w:hanging="11"/>
        <w:jc w:val="center"/>
        <w:rPr>
          <w:rFonts w:cs="Times New Roman"/>
          <w:b/>
          <w:sz w:val="28"/>
        </w:rPr>
      </w:pPr>
      <w:bookmarkStart w:id="20" w:name="_Toc383699915"/>
      <w:r w:rsidRPr="000841F1">
        <w:rPr>
          <w:rFonts w:cs="Times New Roman"/>
          <w:b/>
          <w:sz w:val="28"/>
        </w:rPr>
        <w:lastRenderedPageBreak/>
        <w:t>Общие положения</w:t>
      </w:r>
      <w:bookmarkEnd w:id="20"/>
    </w:p>
    <w:p w14:paraId="2CBC8560" w14:textId="5E132231" w:rsidR="00284C8B" w:rsidRPr="000841F1" w:rsidRDefault="004A70BB" w:rsidP="00E45609">
      <w:pPr>
        <w:pStyle w:val="a3"/>
        <w:numPr>
          <w:ilvl w:val="1"/>
          <w:numId w:val="23"/>
        </w:numPr>
        <w:ind w:left="0" w:firstLine="709"/>
        <w:rPr>
          <w:rFonts w:cs="Times New Roman"/>
        </w:rPr>
      </w:pPr>
      <w:proofErr w:type="gramStart"/>
      <w:r w:rsidRPr="00567164">
        <w:rPr>
          <w:rFonts w:cs="Times New Roman"/>
          <w:szCs w:val="24"/>
        </w:rPr>
        <w:t>Настоящая Политика информационной безопасности</w:t>
      </w:r>
      <w:del w:id="21" w:author="Сергей Бойко" w:date="2020-12-24T13:44:00Z">
        <w:r w:rsidRPr="00567164" w:rsidDel="005C652C">
          <w:rPr>
            <w:rFonts w:cs="Times New Roman"/>
            <w:szCs w:val="24"/>
          </w:rPr>
          <w:delText xml:space="preserve"> </w:delText>
        </w:r>
      </w:del>
      <w:ins w:id="22" w:author="Сергей Бойко" w:date="2020-12-24T13:44:00Z">
        <w:r w:rsidR="005C652C">
          <w:rPr>
            <w:rFonts w:cs="Times New Roman"/>
            <w:szCs w:val="24"/>
          </w:rPr>
          <w:t xml:space="preserve"> </w:t>
        </w:r>
        <w:r w:rsidR="005C652C" w:rsidRPr="005C652C">
          <w:rPr>
            <w:rFonts w:cs="Times New Roman"/>
            <w:szCs w:val="24"/>
            <w:rPrChange w:id="23" w:author="Сергей Бойко" w:date="2020-12-24T13:44:00Z">
              <w:rPr>
                <w:rFonts w:cs="Times New Roman"/>
                <w:b/>
                <w:szCs w:val="24"/>
              </w:rPr>
            </w:rPrChange>
          </w:rPr>
          <w:t>ТОО «Микрофинансовая организация  «</w:t>
        </w:r>
        <w:proofErr w:type="spellStart"/>
        <w:r w:rsidR="005C652C" w:rsidRPr="005C652C">
          <w:rPr>
            <w:rFonts w:cs="Times New Roman"/>
            <w:szCs w:val="24"/>
            <w:rPrChange w:id="24" w:author="Сергей Бойко" w:date="2020-12-24T13:44:00Z">
              <w:rPr>
                <w:rFonts w:cs="Times New Roman"/>
                <w:b/>
                <w:szCs w:val="24"/>
              </w:rPr>
            </w:rPrChange>
          </w:rPr>
          <w:t>ОнлайнКазФинас</w:t>
        </w:r>
        <w:proofErr w:type="spellEnd"/>
        <w:r w:rsidR="005C652C" w:rsidRPr="005C652C">
          <w:rPr>
            <w:rFonts w:cs="Times New Roman"/>
            <w:szCs w:val="24"/>
            <w:rPrChange w:id="25" w:author="Сергей Бойко" w:date="2020-12-24T13:44:00Z">
              <w:rPr>
                <w:rFonts w:cs="Times New Roman"/>
                <w:b/>
                <w:szCs w:val="24"/>
              </w:rPr>
            </w:rPrChange>
          </w:rPr>
          <w:t>»</w:t>
        </w:r>
      </w:ins>
      <w:del w:id="26" w:author="Сергей Бойко" w:date="2020-12-24T13:44:00Z">
        <w:r w:rsidRPr="00567164" w:rsidDel="005C652C">
          <w:rPr>
            <w:rFonts w:cs="Times New Roman"/>
            <w:szCs w:val="24"/>
          </w:rPr>
          <w:delText>акционерного общества «Ипотечная организация «Казахстанская Ипотечная Компания»</w:delText>
        </w:r>
      </w:del>
      <w:r w:rsidRPr="00567164">
        <w:rPr>
          <w:rFonts w:cs="Times New Roman"/>
          <w:szCs w:val="24"/>
        </w:rPr>
        <w:t xml:space="preserve"> (далее – Политика)  разработана в соответствии с законодательством Республики Казахстан</w:t>
      </w:r>
      <w:r>
        <w:rPr>
          <w:rFonts w:cs="Times New Roman"/>
          <w:szCs w:val="24"/>
        </w:rPr>
        <w:t xml:space="preserve">, в том числе </w:t>
      </w:r>
      <w:commentRangeStart w:id="27"/>
      <w:del w:id="28" w:author="Сергей Бойко" w:date="2020-12-24T13:46:00Z">
        <w:r w:rsidDel="005C652C">
          <w:delText xml:space="preserve">Постановлением Правления Национального Банка Республики Казахстан от 31 марта 2001 года № 80 «Об утверждении Правил по обеспечению безопасности информационных систем банков второго уровня и организаций, осуществляющих отдельные виды банковских операций», </w:delText>
        </w:r>
      </w:del>
      <w:commentRangeEnd w:id="27"/>
      <w:r w:rsidR="00CC654C">
        <w:rPr>
          <w:rStyle w:val="a8"/>
        </w:rPr>
        <w:commentReference w:id="27"/>
      </w:r>
      <w:r w:rsidRPr="00567164">
        <w:rPr>
          <w:rFonts w:cs="Times New Roman"/>
          <w:szCs w:val="24"/>
        </w:rPr>
        <w:t xml:space="preserve">требованиями стандарта ISO 27001:2013, </w:t>
      </w:r>
      <w:del w:id="29" w:author="Сергей Бойко" w:date="2020-12-24T13:46:00Z">
        <w:r w:rsidRPr="00567164" w:rsidDel="005C652C">
          <w:rPr>
            <w:rFonts w:cs="Times New Roman"/>
            <w:szCs w:val="24"/>
          </w:rPr>
          <w:delText xml:space="preserve">Политикой информационной безопасности АО «Национальный управляющий холдинг «Байтерек» </w:delText>
        </w:r>
      </w:del>
      <w:r w:rsidRPr="00567164">
        <w:rPr>
          <w:rFonts w:cs="Times New Roman"/>
          <w:szCs w:val="24"/>
        </w:rPr>
        <w:t>и оп</w:t>
      </w:r>
      <w:r>
        <w:rPr>
          <w:rFonts w:cs="Times New Roman"/>
          <w:szCs w:val="24"/>
        </w:rPr>
        <w:t xml:space="preserve">ределяет </w:t>
      </w:r>
      <w:r w:rsidRPr="004D4B40">
        <w:rPr>
          <w:rFonts w:cs="Times New Roman"/>
          <w:szCs w:val="24"/>
        </w:rPr>
        <w:t>ц</w:t>
      </w:r>
      <w:r w:rsidRPr="004D4B40">
        <w:rPr>
          <w:rFonts w:eastAsia="Times New Roman" w:cs="Times New Roman"/>
          <w:szCs w:val="24"/>
        </w:rPr>
        <w:t>ели, задачи</w:t>
      </w:r>
      <w:r>
        <w:rPr>
          <w:rFonts w:eastAsia="Times New Roman" w:cs="Times New Roman"/>
          <w:szCs w:val="24"/>
        </w:rPr>
        <w:t xml:space="preserve">, </w:t>
      </w:r>
      <w:r w:rsidRPr="004D4B40">
        <w:rPr>
          <w:rFonts w:eastAsia="Times New Roman" w:cs="Times New Roman"/>
          <w:szCs w:val="24"/>
        </w:rPr>
        <w:t>основополагающие принципы</w:t>
      </w:r>
      <w:r>
        <w:rPr>
          <w:rFonts w:eastAsia="Times New Roman" w:cs="Times New Roman"/>
          <w:szCs w:val="24"/>
        </w:rPr>
        <w:t xml:space="preserve">, </w:t>
      </w:r>
      <w:r w:rsidRPr="004D4B40">
        <w:rPr>
          <w:rFonts w:cs="Times New Roman"/>
          <w:szCs w:val="24"/>
        </w:rPr>
        <w:t xml:space="preserve">направления и требования по </w:t>
      </w:r>
      <w:r w:rsidRPr="00EA510C">
        <w:rPr>
          <w:rFonts w:eastAsia="Times New Roman" w:cs="Times New Roman"/>
          <w:color w:val="000000"/>
          <w:szCs w:val="24"/>
          <w:lang w:eastAsia="ru-RU"/>
        </w:rPr>
        <w:t>без</w:t>
      </w:r>
      <w:r>
        <w:rPr>
          <w:rFonts w:eastAsia="Times New Roman" w:cs="Times New Roman"/>
          <w:color w:val="000000"/>
          <w:szCs w:val="24"/>
          <w:lang w:eastAsia="ru-RU"/>
        </w:rPr>
        <w:t xml:space="preserve">опасности информационных систем, </w:t>
      </w:r>
      <w:r w:rsidRPr="004D4B40">
        <w:rPr>
          <w:rFonts w:cs="Times New Roman"/>
          <w:szCs w:val="24"/>
        </w:rPr>
        <w:t xml:space="preserve">защите информации, а также является основой для обеспечения режима информационной </w:t>
      </w:r>
      <w:r w:rsidRPr="00D81EDC">
        <w:rPr>
          <w:rFonts w:cs="Times New Roman"/>
          <w:szCs w:val="24"/>
        </w:rPr>
        <w:t>безопасности, служит руководством при разработке соответствующих внутренних документов.</w:t>
      </w:r>
      <w:r w:rsidR="00284C8B" w:rsidRPr="000841F1">
        <w:rPr>
          <w:rFonts w:cs="Times New Roman"/>
        </w:rPr>
        <w:t xml:space="preserve"> </w:t>
      </w:r>
      <w:proofErr w:type="gramEnd"/>
    </w:p>
    <w:p w14:paraId="60599C00" w14:textId="4F6CA06B" w:rsidR="00284C8B" w:rsidRPr="000841F1" w:rsidRDefault="00284C8B" w:rsidP="00E45609">
      <w:pPr>
        <w:pStyle w:val="a3"/>
        <w:numPr>
          <w:ilvl w:val="1"/>
          <w:numId w:val="23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Обеспечение информационной безопасности</w:t>
      </w:r>
      <w:r w:rsidR="00852530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 xml:space="preserve">– необходимое условие для успешного осуществления коммерческой деятельности </w:t>
      </w:r>
      <w:r w:rsidR="00F52083" w:rsidRPr="000841F1">
        <w:rPr>
          <w:rFonts w:cs="Times New Roman"/>
        </w:rPr>
        <w:t>Компании</w:t>
      </w:r>
      <w:r w:rsidR="00EC19DF" w:rsidRPr="000841F1">
        <w:rPr>
          <w:rFonts w:cs="Times New Roman"/>
        </w:rPr>
        <w:t>,</w:t>
      </w:r>
      <w:r w:rsidRPr="000841F1">
        <w:rPr>
          <w:rFonts w:cs="Times New Roman"/>
        </w:rPr>
        <w:t xml:space="preserve"> включает в себя любую деятельность, направленную на </w:t>
      </w:r>
      <w:r w:rsidR="002F4CE2" w:rsidRPr="000841F1">
        <w:rPr>
          <w:rFonts w:cs="Times New Roman"/>
        </w:rPr>
        <w:t xml:space="preserve">обеспечение конфиденциальности, целостности и доступности информации и </w:t>
      </w:r>
      <w:r w:rsidRPr="000841F1">
        <w:rPr>
          <w:rFonts w:cs="Times New Roman"/>
        </w:rPr>
        <w:t xml:space="preserve">защиту поддерживающей инфраструктуры. </w:t>
      </w:r>
      <w:proofErr w:type="gramStart"/>
      <w:r w:rsidRPr="000841F1">
        <w:rPr>
          <w:rFonts w:cs="Times New Roman"/>
        </w:rPr>
        <w:t xml:space="preserve">Политика </w:t>
      </w:r>
      <w:r w:rsidR="002F4CE2" w:rsidRPr="000841F1">
        <w:rPr>
          <w:rFonts w:cs="Times New Roman"/>
        </w:rPr>
        <w:t>регулирует отношения, связанные с использованием</w:t>
      </w:r>
      <w:r w:rsidRPr="000841F1">
        <w:rPr>
          <w:rFonts w:cs="Times New Roman"/>
        </w:rPr>
        <w:t xml:space="preserve"> </w:t>
      </w:r>
      <w:r w:rsidR="00261BCB" w:rsidRPr="000841F1">
        <w:rPr>
          <w:rFonts w:cs="Times New Roman"/>
        </w:rPr>
        <w:t>информационны</w:t>
      </w:r>
      <w:r w:rsidR="002F4CE2" w:rsidRPr="000841F1">
        <w:rPr>
          <w:rFonts w:cs="Times New Roman"/>
        </w:rPr>
        <w:t>х</w:t>
      </w:r>
      <w:r w:rsidR="00261BCB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и телекоммуникационны</w:t>
      </w:r>
      <w:r w:rsidR="002F4CE2" w:rsidRPr="000841F1">
        <w:rPr>
          <w:rFonts w:cs="Times New Roman"/>
        </w:rPr>
        <w:t>х</w:t>
      </w:r>
      <w:r w:rsidRPr="000841F1">
        <w:rPr>
          <w:rFonts w:cs="Times New Roman"/>
        </w:rPr>
        <w:t xml:space="preserve"> систем, владельцем и пользователем которых является </w:t>
      </w:r>
      <w:ins w:id="30" w:author="Сергей Бойко" w:date="2020-12-24T13:48:00Z">
        <w:r w:rsidR="005C652C" w:rsidRPr="009A6922">
          <w:rPr>
            <w:rFonts w:cs="Times New Roman"/>
            <w:szCs w:val="24"/>
          </w:rPr>
          <w:t>ТОО «Микрофинансовая организация  «</w:t>
        </w:r>
        <w:proofErr w:type="spellStart"/>
        <w:r w:rsidR="005C652C" w:rsidRPr="009A6922">
          <w:rPr>
            <w:rFonts w:cs="Times New Roman"/>
            <w:szCs w:val="24"/>
          </w:rPr>
          <w:t>ОнлайнКазФинас</w:t>
        </w:r>
        <w:proofErr w:type="spellEnd"/>
        <w:r w:rsidR="005C652C" w:rsidRPr="009A6922">
          <w:rPr>
            <w:rFonts w:cs="Times New Roman"/>
            <w:szCs w:val="24"/>
          </w:rPr>
          <w:t>»</w:t>
        </w:r>
      </w:ins>
      <w:del w:id="31" w:author="Сергей Бойко" w:date="2020-12-24T13:48:00Z">
        <w:r w:rsidR="00F52083" w:rsidRPr="000841F1" w:rsidDel="005C652C">
          <w:rPr>
            <w:rFonts w:cs="Times New Roman"/>
          </w:rPr>
          <w:delText>Компания</w:delText>
        </w:r>
      </w:del>
      <w:r w:rsidRPr="000841F1">
        <w:rPr>
          <w:rFonts w:cs="Times New Roman"/>
        </w:rPr>
        <w:t>. Положения настоящего документа</w:t>
      </w:r>
      <w:r w:rsidR="00F52083" w:rsidRPr="000841F1">
        <w:rPr>
          <w:rFonts w:cs="Times New Roman"/>
        </w:rPr>
        <w:t xml:space="preserve"> обязательны для исполнения всеми работниками Компании, стажерами, практикантами, а также должны доводится до сведения клиентов и иных третьих лиц, имеющих доступ к информационным системам и документам Компании, в той их части, которая непосредственно взаимосвязана с Компанией и ее</w:t>
      </w:r>
      <w:proofErr w:type="gramEnd"/>
      <w:r w:rsidR="00F52083" w:rsidRPr="000841F1">
        <w:rPr>
          <w:rFonts w:cs="Times New Roman"/>
        </w:rPr>
        <w:t xml:space="preserve"> деятельностью. Информация </w:t>
      </w:r>
      <w:r w:rsidR="00C751DC" w:rsidRPr="000841F1">
        <w:rPr>
          <w:rFonts w:cs="Times New Roman"/>
        </w:rPr>
        <w:t>является одним из важнейши</w:t>
      </w:r>
      <w:r w:rsidR="000E1FB4" w:rsidRPr="000841F1">
        <w:rPr>
          <w:rFonts w:cs="Times New Roman"/>
        </w:rPr>
        <w:t>х</w:t>
      </w:r>
      <w:r w:rsidR="00C751DC" w:rsidRPr="000841F1">
        <w:rPr>
          <w:rFonts w:cs="Times New Roman"/>
        </w:rPr>
        <w:t xml:space="preserve"> активо</w:t>
      </w:r>
      <w:r w:rsidR="000E1FB4" w:rsidRPr="000841F1">
        <w:rPr>
          <w:rFonts w:cs="Times New Roman"/>
        </w:rPr>
        <w:t>в</w:t>
      </w:r>
      <w:r w:rsidR="00C751DC" w:rsidRPr="000841F1">
        <w:rPr>
          <w:rFonts w:cs="Times New Roman"/>
        </w:rPr>
        <w:t xml:space="preserve"> Компании.</w:t>
      </w:r>
      <w:r w:rsidR="00A77FFB" w:rsidRPr="000841F1">
        <w:rPr>
          <w:rFonts w:cs="Times New Roman"/>
        </w:rPr>
        <w:t xml:space="preserve"> Нарушение</w:t>
      </w:r>
      <w:r w:rsidR="000E1FB4" w:rsidRPr="000841F1">
        <w:rPr>
          <w:rFonts w:cs="Times New Roman"/>
        </w:rPr>
        <w:t xml:space="preserve"> информационной безопасности</w:t>
      </w:r>
      <w:r w:rsidR="00A77FFB" w:rsidRPr="000841F1">
        <w:rPr>
          <w:rFonts w:cs="Times New Roman"/>
        </w:rPr>
        <w:t xml:space="preserve"> может привести к серьезным последствиям для Компании, включая потерю доверия со стороны клиентов и снижения конкурентоспособности.  </w:t>
      </w:r>
    </w:p>
    <w:p w14:paraId="29702986" w14:textId="45C66C2F" w:rsidR="00A77FFB" w:rsidRPr="000841F1" w:rsidRDefault="00A77FFB" w:rsidP="00214553">
      <w:pPr>
        <w:pStyle w:val="a3"/>
        <w:numPr>
          <w:ilvl w:val="1"/>
          <w:numId w:val="23"/>
        </w:numPr>
        <w:ind w:left="0" w:firstLine="567"/>
        <w:rPr>
          <w:rFonts w:cs="Times New Roman"/>
        </w:rPr>
      </w:pPr>
      <w:r w:rsidRPr="000841F1">
        <w:rPr>
          <w:rFonts w:cs="Times New Roman"/>
        </w:rPr>
        <w:t xml:space="preserve"> Настоящая </w:t>
      </w:r>
      <w:r w:rsidR="006A5CDD" w:rsidRPr="000841F1">
        <w:rPr>
          <w:rFonts w:cs="Times New Roman"/>
        </w:rPr>
        <w:t>П</w:t>
      </w:r>
      <w:r w:rsidRPr="000841F1">
        <w:rPr>
          <w:rFonts w:cs="Times New Roman"/>
        </w:rPr>
        <w:t xml:space="preserve">олитика представляет собой систему взглядов на обеспечение </w:t>
      </w:r>
      <w:r w:rsidR="000E1FB4" w:rsidRPr="000841F1">
        <w:rPr>
          <w:rFonts w:cs="Times New Roman"/>
        </w:rPr>
        <w:t>информационной безопасности</w:t>
      </w:r>
      <w:r w:rsidRPr="000841F1">
        <w:rPr>
          <w:rFonts w:cs="Times New Roman"/>
        </w:rPr>
        <w:t xml:space="preserve"> Компании в виде систематизированного изложения целей, задач, принципов и положений по организации процессов обеспечения и управления</w:t>
      </w:r>
      <w:r w:rsidR="000E1FB4" w:rsidRPr="000841F1">
        <w:rPr>
          <w:rFonts w:cs="Times New Roman"/>
        </w:rPr>
        <w:t xml:space="preserve"> информационной безопасностью</w:t>
      </w:r>
      <w:r w:rsidRPr="000841F1">
        <w:rPr>
          <w:rFonts w:cs="Times New Roman"/>
        </w:rPr>
        <w:t>.</w:t>
      </w:r>
    </w:p>
    <w:p w14:paraId="68C2877C" w14:textId="68311EAA" w:rsidR="00284C8B" w:rsidRPr="000841F1" w:rsidRDefault="00284C8B" w:rsidP="00E45609">
      <w:pPr>
        <w:pStyle w:val="a3"/>
        <w:numPr>
          <w:ilvl w:val="1"/>
          <w:numId w:val="23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Неотъемлемой частью </w:t>
      </w:r>
      <w:r w:rsidR="00D0377A" w:rsidRPr="000841F1">
        <w:rPr>
          <w:rFonts w:cs="Times New Roman"/>
        </w:rPr>
        <w:t>обеспечения информационной безопасности</w:t>
      </w:r>
      <w:r w:rsidRPr="000841F1">
        <w:rPr>
          <w:rFonts w:cs="Times New Roman"/>
        </w:rPr>
        <w:t xml:space="preserve"> является непрерывный контроль эффективности предпринимаемых мер, определение для работников </w:t>
      </w:r>
      <w:r w:rsidR="00C751DC" w:rsidRPr="000841F1">
        <w:rPr>
          <w:rFonts w:cs="Times New Roman"/>
        </w:rPr>
        <w:t>Компании</w:t>
      </w:r>
      <w:r w:rsidRPr="000841F1">
        <w:rPr>
          <w:rFonts w:cs="Times New Roman"/>
        </w:rPr>
        <w:t xml:space="preserve"> перечня недопустимых действий, возможных последствий и ответственности.</w:t>
      </w:r>
    </w:p>
    <w:p w14:paraId="09D497F0" w14:textId="1E09BDE2" w:rsidR="00FB7FD6" w:rsidRPr="000841F1" w:rsidRDefault="00284C8B" w:rsidP="00E45609">
      <w:pPr>
        <w:pStyle w:val="a3"/>
        <w:numPr>
          <w:ilvl w:val="1"/>
          <w:numId w:val="23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Реализация Политики должна исходить из предпосылки, что требуемый уровень защищенности информации </w:t>
      </w:r>
      <w:r w:rsidR="00F7266F" w:rsidRPr="000841F1">
        <w:rPr>
          <w:rFonts w:cs="Times New Roman"/>
        </w:rPr>
        <w:t>можно обеспечить только с помощью совокупности согласованных между собой мероприятий (комплексное применение)</w:t>
      </w:r>
      <w:r w:rsidRPr="000841F1">
        <w:rPr>
          <w:rFonts w:cs="Times New Roman"/>
        </w:rPr>
        <w:t>.</w:t>
      </w:r>
    </w:p>
    <w:p w14:paraId="3FAA76D0" w14:textId="0E317C18" w:rsidR="00A77FFB" w:rsidRPr="000841F1" w:rsidRDefault="00A77FFB" w:rsidP="00214553">
      <w:pPr>
        <w:pStyle w:val="a3"/>
        <w:numPr>
          <w:ilvl w:val="1"/>
          <w:numId w:val="23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 Положения Политики распространяются на все аспекты деятельности Компании, тем или иным образом влияющие на </w:t>
      </w:r>
      <w:r w:rsidR="00013E31" w:rsidRPr="000841F1">
        <w:rPr>
          <w:rFonts w:cs="Times New Roman"/>
        </w:rPr>
        <w:t>информационную безопасность</w:t>
      </w:r>
      <w:r w:rsidRPr="000841F1">
        <w:rPr>
          <w:rFonts w:cs="Times New Roman"/>
        </w:rPr>
        <w:t>.</w:t>
      </w:r>
    </w:p>
    <w:p w14:paraId="074DB544" w14:textId="48BE73E7" w:rsidR="00284C8B" w:rsidRPr="000841F1" w:rsidRDefault="00FB7FD6" w:rsidP="009909E9">
      <w:pPr>
        <w:pStyle w:val="1"/>
        <w:numPr>
          <w:ilvl w:val="0"/>
          <w:numId w:val="2"/>
        </w:numPr>
        <w:tabs>
          <w:tab w:val="left" w:pos="284"/>
        </w:tabs>
        <w:spacing w:before="360" w:after="240" w:line="240" w:lineRule="auto"/>
        <w:ind w:left="0" w:hanging="11"/>
        <w:jc w:val="center"/>
        <w:rPr>
          <w:rFonts w:cs="Times New Roman"/>
          <w:b/>
          <w:sz w:val="28"/>
          <w:szCs w:val="28"/>
        </w:rPr>
      </w:pPr>
      <w:bookmarkStart w:id="32" w:name="_Toc383699916"/>
      <w:r w:rsidRPr="000841F1">
        <w:rPr>
          <w:rFonts w:cs="Times New Roman"/>
          <w:b/>
          <w:sz w:val="28"/>
          <w:szCs w:val="28"/>
        </w:rPr>
        <w:t>Термины и определения</w:t>
      </w:r>
      <w:bookmarkEnd w:id="32"/>
    </w:p>
    <w:p w14:paraId="260D446A" w14:textId="301516AB" w:rsidR="008B672A" w:rsidRPr="000841F1" w:rsidRDefault="00013E31" w:rsidP="00214553">
      <w:pPr>
        <w:tabs>
          <w:tab w:val="left" w:pos="851"/>
          <w:tab w:val="left" w:pos="1276"/>
        </w:tabs>
        <w:rPr>
          <w:rFonts w:cs="Times New Roman"/>
        </w:rPr>
      </w:pPr>
      <w:r w:rsidRPr="000841F1">
        <w:rPr>
          <w:rFonts w:cs="Times New Roman"/>
          <w:szCs w:val="24"/>
        </w:rPr>
        <w:t xml:space="preserve">2.1. </w:t>
      </w:r>
      <w:r w:rsidR="006A5CDD" w:rsidRPr="000841F1">
        <w:rPr>
          <w:rFonts w:cs="Times New Roman"/>
          <w:szCs w:val="24"/>
        </w:rPr>
        <w:t>В</w:t>
      </w:r>
      <w:r w:rsidR="00E45609" w:rsidRPr="000841F1">
        <w:rPr>
          <w:rFonts w:cs="Times New Roman"/>
          <w:szCs w:val="24"/>
        </w:rPr>
        <w:t xml:space="preserve"> настоящей Политике</w:t>
      </w:r>
      <w:r w:rsidR="006A5CDD" w:rsidRPr="000841F1">
        <w:rPr>
          <w:rFonts w:eastAsia="Times New Roman" w:cs="Times New Roman"/>
          <w:szCs w:val="24"/>
          <w:lang w:eastAsia="ru-RU"/>
        </w:rPr>
        <w:t xml:space="preserve"> используются следующие</w:t>
      </w:r>
      <w:r w:rsidR="006A5CDD" w:rsidRPr="000841F1">
        <w:rPr>
          <w:rFonts w:eastAsia="Times New Roman" w:cs="Times New Roman"/>
          <w:b/>
          <w:szCs w:val="24"/>
          <w:lang w:eastAsia="ru-RU"/>
        </w:rPr>
        <w:t xml:space="preserve"> </w:t>
      </w:r>
      <w:r w:rsidR="006A5CDD" w:rsidRPr="000841F1">
        <w:rPr>
          <w:rFonts w:eastAsia="Times New Roman" w:cs="Times New Roman"/>
          <w:szCs w:val="24"/>
          <w:lang w:eastAsia="ru-RU"/>
        </w:rPr>
        <w:t xml:space="preserve">определения и термины </w:t>
      </w:r>
      <w:r w:rsidR="006A5CDD" w:rsidRPr="000841F1">
        <w:rPr>
          <w:rFonts w:eastAsia="Times New Roman" w:cs="Times New Roman"/>
          <w:color w:val="000000"/>
          <w:spacing w:val="-4"/>
          <w:szCs w:val="24"/>
          <w:lang w:eastAsia="ru-RU"/>
        </w:rPr>
        <w:t xml:space="preserve">(которые могут </w:t>
      </w:r>
      <w:r w:rsidR="006A5CDD" w:rsidRPr="000841F1">
        <w:rPr>
          <w:rFonts w:eastAsia="Times New Roman" w:cs="Times New Roman"/>
          <w:color w:val="000000"/>
          <w:szCs w:val="24"/>
          <w:lang w:eastAsia="ru-RU"/>
        </w:rPr>
        <w:t>прописываться с заглавной либо прописной буквы, и имеют одинаковое значение)</w:t>
      </w:r>
      <w:r w:rsidR="00E45609" w:rsidRPr="000841F1">
        <w:rPr>
          <w:rFonts w:cs="Times New Roman"/>
        </w:rPr>
        <w:t>:</w:t>
      </w:r>
    </w:p>
    <w:p w14:paraId="0001F29F" w14:textId="42201F25" w:rsidR="001E3852" w:rsidRPr="000841F1" w:rsidRDefault="00212114" w:rsidP="003D46EB">
      <w:pPr>
        <w:pStyle w:val="a3"/>
        <w:numPr>
          <w:ilvl w:val="0"/>
          <w:numId w:val="24"/>
        </w:numPr>
        <w:tabs>
          <w:tab w:val="left" w:pos="1134"/>
        </w:tabs>
        <w:spacing w:before="120"/>
        <w:ind w:left="0" w:firstLine="709"/>
        <w:rPr>
          <w:rFonts w:cs="Times New Roman"/>
        </w:rPr>
      </w:pPr>
      <w:r w:rsidRPr="000841F1">
        <w:rPr>
          <w:rFonts w:cs="Times New Roman"/>
          <w:b/>
        </w:rPr>
        <w:lastRenderedPageBreak/>
        <w:t>Специалист</w:t>
      </w:r>
      <w:r w:rsidR="00332F9A" w:rsidRPr="000841F1">
        <w:rPr>
          <w:rFonts w:cs="Times New Roman"/>
          <w:b/>
        </w:rPr>
        <w:t>/администратор</w:t>
      </w:r>
      <w:r w:rsidR="001E3852" w:rsidRPr="000841F1">
        <w:rPr>
          <w:rFonts w:cs="Times New Roman"/>
          <w:b/>
        </w:rPr>
        <w:t xml:space="preserve"> информационной безопасности</w:t>
      </w:r>
      <w:r w:rsidR="001E3852" w:rsidRPr="000841F1">
        <w:rPr>
          <w:rFonts w:cs="Times New Roman"/>
        </w:rPr>
        <w:t xml:space="preserve"> – </w:t>
      </w:r>
      <w:r w:rsidR="006F6009" w:rsidRPr="000841F1">
        <w:rPr>
          <w:rFonts w:cs="Times New Roman"/>
        </w:rPr>
        <w:t xml:space="preserve">сотрудник </w:t>
      </w:r>
      <w:r w:rsidR="00C712FD" w:rsidRPr="000841F1">
        <w:rPr>
          <w:rFonts w:cs="Times New Roman"/>
        </w:rPr>
        <w:t>Компании</w:t>
      </w:r>
      <w:r w:rsidR="001E3852" w:rsidRPr="000841F1">
        <w:rPr>
          <w:rFonts w:cs="Times New Roman"/>
        </w:rPr>
        <w:t xml:space="preserve">, </w:t>
      </w:r>
      <w:r w:rsidR="00135960" w:rsidRPr="000841F1">
        <w:rPr>
          <w:rFonts w:cs="Times New Roman"/>
          <w:lang w:val="kk-KZ"/>
        </w:rPr>
        <w:t xml:space="preserve">ответственный </w:t>
      </w:r>
      <w:r w:rsidR="001E3852" w:rsidRPr="000841F1">
        <w:rPr>
          <w:rFonts w:cs="Times New Roman"/>
        </w:rPr>
        <w:t xml:space="preserve">за обеспечение </w:t>
      </w:r>
      <w:r w:rsidR="00AC0497" w:rsidRPr="000841F1">
        <w:rPr>
          <w:rFonts w:cs="Times New Roman"/>
          <w:lang w:val="kk-KZ"/>
        </w:rPr>
        <w:t xml:space="preserve">информационной </w:t>
      </w:r>
      <w:r w:rsidR="001E3852" w:rsidRPr="000841F1">
        <w:rPr>
          <w:rFonts w:cs="Times New Roman"/>
        </w:rPr>
        <w:t>безопасности, реализацию и непрерывность соблюдения установленных административных мер защиты и осуществляющих постоянную организационную поддержку функционирования применяемых физических и технических средств защиты.</w:t>
      </w:r>
    </w:p>
    <w:p w14:paraId="3441C930" w14:textId="35412385" w:rsidR="001E3852" w:rsidRPr="000841F1" w:rsidRDefault="001E3852" w:rsidP="003D46EB">
      <w:pPr>
        <w:pStyle w:val="a3"/>
        <w:numPr>
          <w:ilvl w:val="0"/>
          <w:numId w:val="24"/>
        </w:numPr>
        <w:tabs>
          <w:tab w:val="left" w:pos="1134"/>
        </w:tabs>
        <w:spacing w:before="120"/>
        <w:ind w:left="0" w:firstLine="709"/>
        <w:rPr>
          <w:rFonts w:cs="Times New Roman"/>
        </w:rPr>
      </w:pPr>
      <w:r w:rsidRPr="000841F1">
        <w:rPr>
          <w:rFonts w:cs="Times New Roman"/>
          <w:b/>
        </w:rPr>
        <w:t>Аутентификация</w:t>
      </w:r>
      <w:r w:rsidRPr="000841F1">
        <w:rPr>
          <w:rFonts w:cs="Times New Roman"/>
        </w:rPr>
        <w:t xml:space="preserve"> – </w:t>
      </w:r>
      <w:r w:rsidR="006B3718" w:rsidRPr="000841F1">
        <w:rPr>
          <w:rFonts w:cs="Times New Roman"/>
        </w:rPr>
        <w:t>подтверждение подлинности субъекта или объекта доступа путем определения соответствия предъявленных реквизитов доступа имеющимся в системе</w:t>
      </w:r>
      <w:r w:rsidRPr="000841F1">
        <w:rPr>
          <w:rFonts w:cs="Times New Roman"/>
        </w:rPr>
        <w:t>.</w:t>
      </w:r>
    </w:p>
    <w:p w14:paraId="4FC89033" w14:textId="2FB7D5F7" w:rsidR="00CD6230" w:rsidRPr="000841F1" w:rsidRDefault="00CD6230" w:rsidP="003D46EB">
      <w:pPr>
        <w:pStyle w:val="a3"/>
        <w:numPr>
          <w:ilvl w:val="0"/>
          <w:numId w:val="24"/>
        </w:numPr>
        <w:tabs>
          <w:tab w:val="left" w:pos="1134"/>
        </w:tabs>
        <w:spacing w:before="120"/>
        <w:ind w:left="0" w:firstLine="709"/>
        <w:rPr>
          <w:rFonts w:cs="Times New Roman"/>
        </w:rPr>
      </w:pPr>
      <w:r w:rsidRPr="000841F1">
        <w:rPr>
          <w:rFonts w:cs="Times New Roman"/>
          <w:b/>
        </w:rPr>
        <w:t>Вредоносные программы (Вирусы)</w:t>
      </w:r>
      <w:r w:rsidRPr="000841F1">
        <w:rPr>
          <w:rFonts w:cs="Times New Roman"/>
        </w:rPr>
        <w:t xml:space="preserve"> – программы или измененные программы объекта информатизации, приводящие к несанкционированному уничтожению, блокированию, модификации либо копированию информации, нарушению работы информационных сетей и </w:t>
      </w:r>
      <w:r w:rsidR="00F7266F" w:rsidRPr="000841F1">
        <w:rPr>
          <w:rFonts w:cs="Times New Roman"/>
        </w:rPr>
        <w:t xml:space="preserve">(или) </w:t>
      </w:r>
      <w:r w:rsidRPr="000841F1">
        <w:rPr>
          <w:rFonts w:cs="Times New Roman"/>
        </w:rPr>
        <w:t>систем.</w:t>
      </w:r>
    </w:p>
    <w:p w14:paraId="6D20A2BD" w14:textId="34DC14F2" w:rsidR="001E3852" w:rsidRPr="000841F1" w:rsidRDefault="001E3852" w:rsidP="003D46EB">
      <w:pPr>
        <w:pStyle w:val="a3"/>
        <w:numPr>
          <w:ilvl w:val="0"/>
          <w:numId w:val="24"/>
        </w:numPr>
        <w:tabs>
          <w:tab w:val="left" w:pos="1134"/>
        </w:tabs>
        <w:spacing w:before="120"/>
        <w:ind w:left="0" w:firstLine="709"/>
        <w:rPr>
          <w:rFonts w:cs="Times New Roman"/>
          <w:b/>
        </w:rPr>
      </w:pPr>
      <w:r w:rsidRPr="000841F1">
        <w:rPr>
          <w:rFonts w:cs="Times New Roman"/>
          <w:b/>
        </w:rPr>
        <w:t>Защита информационных ресурсов</w:t>
      </w:r>
      <w:r w:rsidR="00E429A5" w:rsidRPr="000841F1">
        <w:rPr>
          <w:rFonts w:cs="Times New Roman"/>
        </w:rPr>
        <w:t xml:space="preserve"> –</w:t>
      </w:r>
      <w:r w:rsidRPr="000841F1">
        <w:rPr>
          <w:rFonts w:cs="Times New Roman"/>
        </w:rPr>
        <w:t xml:space="preserve"> комплекс правовых, организационных и технических мероприятий, направленных на предотвращение неправомерного доступа к информационным ресурсам, информационным системам,</w:t>
      </w:r>
      <w:r w:rsidR="00103C7B" w:rsidRPr="000841F1">
        <w:rPr>
          <w:rFonts w:cs="Times New Roman"/>
        </w:rPr>
        <w:t xml:space="preserve"> информационным сетям,</w:t>
      </w:r>
      <w:r w:rsidRPr="000841F1">
        <w:rPr>
          <w:rFonts w:cs="Times New Roman"/>
        </w:rPr>
        <w:t xml:space="preserve"> включая незаконные действия по получению, копированию, распространению, искажению, уничтожению или блокированию информации.</w:t>
      </w:r>
    </w:p>
    <w:p w14:paraId="18102539" w14:textId="1EFC6C47" w:rsidR="001E3852" w:rsidRPr="000841F1" w:rsidRDefault="001E3852" w:rsidP="003D46EB">
      <w:pPr>
        <w:pStyle w:val="a3"/>
        <w:numPr>
          <w:ilvl w:val="0"/>
          <w:numId w:val="24"/>
        </w:numPr>
        <w:tabs>
          <w:tab w:val="left" w:pos="1134"/>
        </w:tabs>
        <w:spacing w:before="120"/>
        <w:ind w:left="0" w:firstLine="709"/>
        <w:rPr>
          <w:rFonts w:cs="Times New Roman"/>
        </w:rPr>
      </w:pPr>
      <w:r w:rsidRPr="000841F1">
        <w:rPr>
          <w:rFonts w:cs="Times New Roman"/>
          <w:b/>
        </w:rPr>
        <w:t>Защищаемая информация</w:t>
      </w:r>
      <w:r w:rsidRPr="000841F1">
        <w:rPr>
          <w:rFonts w:cs="Times New Roman"/>
        </w:rPr>
        <w:t xml:space="preserve"> – информация, подлежащая защите в соответствии с требованиями организационно-распорядительных документов или требованиями, устанавливаемыми собственником информации.</w:t>
      </w:r>
    </w:p>
    <w:p w14:paraId="3465C300" w14:textId="4DCB4E07" w:rsidR="001E3852" w:rsidRPr="000841F1" w:rsidRDefault="001E3852" w:rsidP="003D46EB">
      <w:pPr>
        <w:pStyle w:val="a3"/>
        <w:numPr>
          <w:ilvl w:val="0"/>
          <w:numId w:val="24"/>
        </w:numPr>
        <w:tabs>
          <w:tab w:val="left" w:pos="1134"/>
        </w:tabs>
        <w:spacing w:before="120"/>
        <w:ind w:left="0" w:firstLine="709"/>
        <w:rPr>
          <w:rFonts w:cs="Times New Roman"/>
        </w:rPr>
      </w:pPr>
      <w:r w:rsidRPr="000841F1">
        <w:rPr>
          <w:rFonts w:cs="Times New Roman"/>
          <w:b/>
        </w:rPr>
        <w:t>Идентификация</w:t>
      </w:r>
      <w:r w:rsidRPr="000841F1">
        <w:rPr>
          <w:rFonts w:cs="Times New Roman"/>
        </w:rPr>
        <w:t xml:space="preserve"> </w:t>
      </w:r>
      <w:r w:rsidR="00496F30" w:rsidRPr="000841F1">
        <w:rPr>
          <w:rFonts w:cs="Times New Roman"/>
        </w:rPr>
        <w:t>–</w:t>
      </w:r>
      <w:r w:rsidRPr="000841F1">
        <w:rPr>
          <w:rFonts w:cs="Times New Roman"/>
        </w:rPr>
        <w:t xml:space="preserve"> присвоение субъектам и объектам доступа идентификатора и (или) сравнение предъявляемого идентификатора с перечнем присвоенных идентификаторов.</w:t>
      </w:r>
    </w:p>
    <w:p w14:paraId="18B45C3D" w14:textId="6A3B4F9E" w:rsidR="001E3852" w:rsidRPr="000841F1" w:rsidRDefault="001E3852" w:rsidP="003D46EB">
      <w:pPr>
        <w:pStyle w:val="a3"/>
        <w:numPr>
          <w:ilvl w:val="0"/>
          <w:numId w:val="24"/>
        </w:numPr>
        <w:tabs>
          <w:tab w:val="left" w:pos="1134"/>
        </w:tabs>
        <w:spacing w:before="120"/>
        <w:ind w:left="0" w:firstLine="709"/>
        <w:rPr>
          <w:rFonts w:cs="Times New Roman"/>
        </w:rPr>
      </w:pPr>
      <w:r w:rsidRPr="000841F1">
        <w:rPr>
          <w:rFonts w:cs="Times New Roman"/>
          <w:b/>
        </w:rPr>
        <w:t>Информационная безопасность (ИБ)</w:t>
      </w:r>
      <w:r w:rsidRPr="000841F1">
        <w:rPr>
          <w:rFonts w:cs="Times New Roman"/>
        </w:rPr>
        <w:t xml:space="preserve"> – </w:t>
      </w:r>
      <w:r w:rsidR="00C9744E" w:rsidRPr="000841F1">
        <w:rPr>
          <w:rFonts w:cs="Times New Roman"/>
        </w:rPr>
        <w:t>обеспечение конфиденциальности, целостности и доступности информации</w:t>
      </w:r>
      <w:r w:rsidRPr="000841F1">
        <w:rPr>
          <w:rFonts w:cs="Times New Roman"/>
        </w:rPr>
        <w:t>.</w:t>
      </w:r>
    </w:p>
    <w:p w14:paraId="37B8D07F" w14:textId="4F1BB4FA" w:rsidR="001C5F89" w:rsidRPr="000841F1" w:rsidRDefault="001C5F89" w:rsidP="003D46EB">
      <w:pPr>
        <w:pStyle w:val="a3"/>
        <w:numPr>
          <w:ilvl w:val="0"/>
          <w:numId w:val="24"/>
        </w:numPr>
        <w:tabs>
          <w:tab w:val="left" w:pos="1134"/>
        </w:tabs>
        <w:spacing w:before="120"/>
        <w:ind w:left="0" w:firstLine="709"/>
        <w:rPr>
          <w:rFonts w:cs="Times New Roman"/>
        </w:rPr>
      </w:pPr>
      <w:r w:rsidRPr="000841F1">
        <w:rPr>
          <w:rFonts w:cs="Times New Roman"/>
          <w:b/>
        </w:rPr>
        <w:t>Информационная инфраструктура</w:t>
      </w:r>
      <w:r w:rsidRPr="000841F1">
        <w:rPr>
          <w:rFonts w:cs="Times New Roman"/>
        </w:rPr>
        <w:t xml:space="preserve"> – совокупность информационных ресурсов и систем, технических средств информационно-коммуникационных сетей, используемых для формирования, создания, преобразования, передачи, использования и хранения информации.</w:t>
      </w:r>
    </w:p>
    <w:p w14:paraId="5A4344C2" w14:textId="5343407A" w:rsidR="001E3852" w:rsidRPr="000841F1" w:rsidRDefault="001E3852" w:rsidP="003D46EB">
      <w:pPr>
        <w:pStyle w:val="a3"/>
        <w:numPr>
          <w:ilvl w:val="0"/>
          <w:numId w:val="24"/>
        </w:numPr>
        <w:tabs>
          <w:tab w:val="left" w:pos="1134"/>
        </w:tabs>
        <w:spacing w:before="120"/>
        <w:ind w:left="0" w:firstLine="709"/>
        <w:rPr>
          <w:rFonts w:cs="Times New Roman"/>
        </w:rPr>
      </w:pPr>
      <w:r w:rsidRPr="000841F1">
        <w:rPr>
          <w:rFonts w:cs="Times New Roman"/>
          <w:b/>
        </w:rPr>
        <w:t>Информационная сеть</w:t>
      </w:r>
      <w:r w:rsidRPr="000841F1">
        <w:rPr>
          <w:rFonts w:cs="Times New Roman"/>
        </w:rPr>
        <w:t xml:space="preserve"> </w:t>
      </w:r>
      <w:r w:rsidR="00E429A5" w:rsidRPr="000841F1">
        <w:rPr>
          <w:rFonts w:cs="Times New Roman"/>
        </w:rPr>
        <w:t>–</w:t>
      </w:r>
      <w:r w:rsidRPr="000841F1">
        <w:rPr>
          <w:rFonts w:cs="Times New Roman"/>
        </w:rPr>
        <w:t xml:space="preserve"> совокупность технических и аппаратно-программных средств обеспечения взаимодействия между информационными системами и средствами передачи электронных информационных ресурсов.</w:t>
      </w:r>
    </w:p>
    <w:p w14:paraId="61B1B3F2" w14:textId="7FD0D442" w:rsidR="001E3852" w:rsidRPr="000841F1" w:rsidRDefault="001E3852" w:rsidP="003D46EB">
      <w:pPr>
        <w:pStyle w:val="a3"/>
        <w:numPr>
          <w:ilvl w:val="0"/>
          <w:numId w:val="24"/>
        </w:numPr>
        <w:tabs>
          <w:tab w:val="left" w:pos="1134"/>
        </w:tabs>
        <w:spacing w:before="120"/>
        <w:ind w:left="0" w:firstLine="709"/>
        <w:rPr>
          <w:rFonts w:cs="Times New Roman"/>
        </w:rPr>
      </w:pPr>
      <w:r w:rsidRPr="000841F1">
        <w:rPr>
          <w:rFonts w:cs="Times New Roman"/>
          <w:b/>
        </w:rPr>
        <w:t>Информационная система (ИС)</w:t>
      </w:r>
      <w:r w:rsidRPr="000841F1">
        <w:rPr>
          <w:rFonts w:cs="Times New Roman"/>
        </w:rPr>
        <w:t xml:space="preserve"> </w:t>
      </w:r>
      <w:r w:rsidR="00E429A5" w:rsidRPr="000841F1">
        <w:rPr>
          <w:rFonts w:cs="Times New Roman"/>
        </w:rPr>
        <w:t>–</w:t>
      </w:r>
      <w:r w:rsidRPr="000841F1">
        <w:rPr>
          <w:rFonts w:cs="Times New Roman"/>
        </w:rPr>
        <w:t xml:space="preserve"> </w:t>
      </w:r>
      <w:r w:rsidR="00103C7B" w:rsidRPr="000841F1">
        <w:rPr>
          <w:rFonts w:cs="Times New Roman"/>
        </w:rPr>
        <w:t>система обработки информации совместно с соответствующими организационными ресурсами, такими как человеческие, технические и финансовые ресурсы, предоставляющая и распределяющая информацию</w:t>
      </w:r>
      <w:r w:rsidRPr="000841F1">
        <w:rPr>
          <w:rFonts w:cs="Times New Roman"/>
        </w:rPr>
        <w:t>.</w:t>
      </w:r>
    </w:p>
    <w:p w14:paraId="3B2698D3" w14:textId="05718119" w:rsidR="001E3852" w:rsidRPr="000841F1" w:rsidRDefault="001E3852" w:rsidP="003D46EB">
      <w:pPr>
        <w:pStyle w:val="a3"/>
        <w:numPr>
          <w:ilvl w:val="0"/>
          <w:numId w:val="24"/>
        </w:numPr>
        <w:tabs>
          <w:tab w:val="left" w:pos="1134"/>
        </w:tabs>
        <w:spacing w:before="120"/>
        <w:ind w:left="0" w:firstLine="709"/>
        <w:rPr>
          <w:rFonts w:cs="Times New Roman"/>
        </w:rPr>
      </w:pPr>
      <w:proofErr w:type="gramStart"/>
      <w:r w:rsidRPr="000841F1">
        <w:rPr>
          <w:rFonts w:cs="Times New Roman"/>
          <w:b/>
        </w:rPr>
        <w:t>Информационные технологии</w:t>
      </w:r>
      <w:r w:rsidRPr="000841F1">
        <w:rPr>
          <w:rFonts w:cs="Times New Roman"/>
        </w:rPr>
        <w:t xml:space="preserve"> </w:t>
      </w:r>
      <w:r w:rsidR="00E429A5" w:rsidRPr="000841F1">
        <w:rPr>
          <w:rFonts w:cs="Times New Roman"/>
        </w:rPr>
        <w:t>–</w:t>
      </w:r>
      <w:r w:rsidRPr="000841F1">
        <w:rPr>
          <w:rFonts w:cs="Times New Roman"/>
        </w:rPr>
        <w:t xml:space="preserve"> совокупность методов, производственных процессов и программно-технических средств, объединенных в технологический комплекс, обеспечивающий сбор, создание, хранение, накопление, обработку, поиск, вывод, копирование, передачу и распространение информации.</w:t>
      </w:r>
      <w:proofErr w:type="gramEnd"/>
    </w:p>
    <w:p w14:paraId="52C1BA62" w14:textId="77777777" w:rsidR="001E3852" w:rsidRPr="000841F1" w:rsidRDefault="001E3852" w:rsidP="003D46EB">
      <w:pPr>
        <w:pStyle w:val="a3"/>
        <w:numPr>
          <w:ilvl w:val="0"/>
          <w:numId w:val="24"/>
        </w:numPr>
        <w:tabs>
          <w:tab w:val="left" w:pos="1134"/>
        </w:tabs>
        <w:spacing w:before="120"/>
        <w:ind w:left="0" w:firstLine="709"/>
        <w:rPr>
          <w:rFonts w:cs="Times New Roman"/>
        </w:rPr>
      </w:pPr>
      <w:r w:rsidRPr="000841F1">
        <w:rPr>
          <w:rFonts w:cs="Times New Roman"/>
          <w:b/>
        </w:rPr>
        <w:t>Информация</w:t>
      </w:r>
      <w:r w:rsidRPr="000841F1">
        <w:rPr>
          <w:rFonts w:cs="Times New Roman"/>
        </w:rPr>
        <w:t xml:space="preserve"> – знания об объектах, таких как факты, события, предметы, процессы или идеи, включая понятия, которые в некотором контексте имеют специфическое значение.</w:t>
      </w:r>
    </w:p>
    <w:p w14:paraId="6D18125F" w14:textId="77777777" w:rsidR="001E3852" w:rsidRPr="000841F1" w:rsidRDefault="001E3852" w:rsidP="003D46EB">
      <w:pPr>
        <w:pStyle w:val="a3"/>
        <w:numPr>
          <w:ilvl w:val="0"/>
          <w:numId w:val="24"/>
        </w:numPr>
        <w:tabs>
          <w:tab w:val="left" w:pos="1134"/>
        </w:tabs>
        <w:spacing w:before="120"/>
        <w:ind w:left="0" w:firstLine="709"/>
        <w:rPr>
          <w:rFonts w:cs="Times New Roman"/>
        </w:rPr>
      </w:pPr>
      <w:r w:rsidRPr="000841F1">
        <w:rPr>
          <w:rFonts w:cs="Times New Roman"/>
          <w:b/>
        </w:rPr>
        <w:t>Информация с ограниченным доступом</w:t>
      </w:r>
      <w:r w:rsidRPr="000841F1">
        <w:rPr>
          <w:rFonts w:cs="Times New Roman"/>
        </w:rPr>
        <w:t xml:space="preserve"> – коммерческая или иная охраняемая собственником информация, а также другая информация, доступом к которой обладает ограниченный круг пользователей.</w:t>
      </w:r>
    </w:p>
    <w:p w14:paraId="74F7C859" w14:textId="457E18E0" w:rsidR="00CD6230" w:rsidRPr="000841F1" w:rsidRDefault="00CD6230" w:rsidP="003D46EB">
      <w:pPr>
        <w:pStyle w:val="a3"/>
        <w:numPr>
          <w:ilvl w:val="0"/>
          <w:numId w:val="24"/>
        </w:numPr>
        <w:tabs>
          <w:tab w:val="left" w:pos="1134"/>
        </w:tabs>
        <w:spacing w:before="120"/>
        <w:ind w:left="0" w:firstLine="709"/>
        <w:rPr>
          <w:rFonts w:cs="Times New Roman"/>
        </w:rPr>
      </w:pPr>
      <w:r w:rsidRPr="000841F1">
        <w:rPr>
          <w:rFonts w:cs="Times New Roman"/>
          <w:b/>
        </w:rPr>
        <w:t>Искусственные угрозы</w:t>
      </w:r>
      <w:r w:rsidRPr="000841F1">
        <w:rPr>
          <w:rFonts w:cs="Times New Roman"/>
        </w:rPr>
        <w:t xml:space="preserve"> –</w:t>
      </w:r>
      <w:r w:rsidR="00E45609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 xml:space="preserve">угрозы ИС, вызванные деятельностью человека. Среди них, исходя из мотивации действий, можно выделить: </w:t>
      </w:r>
    </w:p>
    <w:p w14:paraId="60CDF817" w14:textId="77777777" w:rsidR="00CD6230" w:rsidRPr="000841F1" w:rsidRDefault="00CD6230" w:rsidP="003D46EB">
      <w:pPr>
        <w:pStyle w:val="a3"/>
        <w:numPr>
          <w:ilvl w:val="0"/>
          <w:numId w:val="6"/>
        </w:numPr>
        <w:ind w:left="1134" w:hanging="425"/>
        <w:rPr>
          <w:rFonts w:cs="Times New Roman"/>
        </w:rPr>
      </w:pPr>
      <w:r w:rsidRPr="000841F1">
        <w:rPr>
          <w:rFonts w:cs="Times New Roman"/>
        </w:rPr>
        <w:lastRenderedPageBreak/>
        <w:t>непреднамеренные (неумышленные, случайные) угрозы, вызванные ошибками в проектировании ИС и ее элементов, ошибками в программном обеспечении, ошибками в действиях персонала и т.п.;</w:t>
      </w:r>
    </w:p>
    <w:p w14:paraId="58B36AA3" w14:textId="77777777" w:rsidR="00CD6230" w:rsidRPr="000841F1" w:rsidRDefault="00CD6230" w:rsidP="003D46EB">
      <w:pPr>
        <w:pStyle w:val="a3"/>
        <w:numPr>
          <w:ilvl w:val="0"/>
          <w:numId w:val="6"/>
        </w:numPr>
        <w:ind w:left="1134" w:hanging="425"/>
        <w:rPr>
          <w:rFonts w:cs="Times New Roman"/>
        </w:rPr>
      </w:pPr>
      <w:r w:rsidRPr="000841F1">
        <w:rPr>
          <w:rFonts w:cs="Times New Roman"/>
        </w:rPr>
        <w:t>преднамеренные (умышленные) угрозы, связанные с корыстными устремлениями людей (злоумышленников).</w:t>
      </w:r>
    </w:p>
    <w:p w14:paraId="5D60AC66" w14:textId="361BDE7C" w:rsidR="0008706A" w:rsidRPr="000841F1" w:rsidRDefault="0008706A" w:rsidP="003D46EB">
      <w:pPr>
        <w:pStyle w:val="a3"/>
        <w:numPr>
          <w:ilvl w:val="0"/>
          <w:numId w:val="24"/>
        </w:numPr>
        <w:tabs>
          <w:tab w:val="left" w:pos="1134"/>
        </w:tabs>
        <w:ind w:left="0" w:firstLine="709"/>
        <w:rPr>
          <w:rStyle w:val="s00"/>
          <w:b/>
          <w:color w:val="auto"/>
        </w:rPr>
      </w:pPr>
      <w:r w:rsidRPr="000841F1">
        <w:rPr>
          <w:rFonts w:cs="Times New Roman"/>
          <w:b/>
        </w:rPr>
        <w:t xml:space="preserve">Коммерческая тайна </w:t>
      </w:r>
      <w:r w:rsidRPr="000841F1">
        <w:rPr>
          <w:rFonts w:cs="Times New Roman"/>
        </w:rPr>
        <w:t xml:space="preserve">– </w:t>
      </w:r>
      <w:r w:rsidRPr="000841F1">
        <w:rPr>
          <w:rStyle w:val="s00"/>
        </w:rPr>
        <w:t xml:space="preserve">информация, </w:t>
      </w:r>
      <w:r w:rsidR="00287440" w:rsidRPr="000841F1">
        <w:rPr>
          <w:rStyle w:val="s00"/>
        </w:rPr>
        <w:t xml:space="preserve">определяемая и охраняемая ее обладателем, </w:t>
      </w:r>
      <w:r w:rsidRPr="000841F1">
        <w:rPr>
          <w:rStyle w:val="s00"/>
        </w:rPr>
        <w:t>свободный доступ на законном основании к которой имеет ограниченный круг лиц, и разглашение</w:t>
      </w:r>
      <w:r w:rsidR="00277912" w:rsidRPr="000841F1">
        <w:rPr>
          <w:rStyle w:val="s00"/>
        </w:rPr>
        <w:t xml:space="preserve"> (утечка)</w:t>
      </w:r>
      <w:r w:rsidRPr="000841F1">
        <w:rPr>
          <w:rStyle w:val="s00"/>
        </w:rPr>
        <w:t xml:space="preserve">, получение или использование которой может нанести ущерб </w:t>
      </w:r>
      <w:r w:rsidR="00287440" w:rsidRPr="000841F1">
        <w:rPr>
          <w:rStyle w:val="s00"/>
        </w:rPr>
        <w:t xml:space="preserve">его </w:t>
      </w:r>
      <w:r w:rsidRPr="000841F1">
        <w:rPr>
          <w:rStyle w:val="s00"/>
        </w:rPr>
        <w:t>интересам</w:t>
      </w:r>
      <w:r w:rsidR="00287440" w:rsidRPr="000841F1">
        <w:rPr>
          <w:rStyle w:val="s00"/>
        </w:rPr>
        <w:t>.</w:t>
      </w:r>
    </w:p>
    <w:p w14:paraId="76F09392" w14:textId="1C8A4AB2" w:rsidR="00B432E2" w:rsidRPr="000841F1" w:rsidRDefault="00B432E2" w:rsidP="00F03A70">
      <w:pPr>
        <w:pStyle w:val="a3"/>
        <w:numPr>
          <w:ilvl w:val="0"/>
          <w:numId w:val="24"/>
        </w:numPr>
        <w:tabs>
          <w:tab w:val="left" w:pos="1134"/>
        </w:tabs>
        <w:rPr>
          <w:rFonts w:cs="Times New Roman"/>
          <w:b/>
        </w:rPr>
      </w:pPr>
      <w:r w:rsidRPr="000841F1">
        <w:rPr>
          <w:rFonts w:cs="Times New Roman"/>
          <w:b/>
        </w:rPr>
        <w:t xml:space="preserve">Компания - </w:t>
      </w:r>
      <w:ins w:id="33" w:author="Сергей Бойко" w:date="2020-12-24T13:52:00Z">
        <w:r w:rsidR="00F03A70" w:rsidRPr="00F03A70">
          <w:rPr>
            <w:rFonts w:cs="Times New Roman"/>
          </w:rPr>
          <w:t>ТОО «Микрофинансовая организация  «</w:t>
        </w:r>
        <w:proofErr w:type="spellStart"/>
        <w:r w:rsidR="00F03A70" w:rsidRPr="00F03A70">
          <w:rPr>
            <w:rFonts w:cs="Times New Roman"/>
          </w:rPr>
          <w:t>ОнлайнКазФинас</w:t>
        </w:r>
        <w:proofErr w:type="spellEnd"/>
        <w:r w:rsidR="00F03A70" w:rsidRPr="00F03A70">
          <w:rPr>
            <w:rFonts w:cs="Times New Roman"/>
          </w:rPr>
          <w:t>»</w:t>
        </w:r>
        <w:r w:rsidR="00F03A70">
          <w:rPr>
            <w:rFonts w:cs="Times New Roman"/>
          </w:rPr>
          <w:t>»</w:t>
        </w:r>
        <w:r w:rsidR="00F03A70" w:rsidRPr="00F03A70">
          <w:rPr>
            <w:rFonts w:cs="Times New Roman"/>
          </w:rPr>
          <w:t>.</w:t>
        </w:r>
      </w:ins>
      <w:del w:id="34" w:author="Сергей Бойко" w:date="2020-12-24T13:52:00Z">
        <w:r w:rsidRPr="000841F1" w:rsidDel="00F03A70">
          <w:rPr>
            <w:rFonts w:cs="Times New Roman"/>
          </w:rPr>
          <w:delText>акционерное общество «Ипотечная организация «Казахстанская Ипотечная Компания</w:delText>
        </w:r>
        <w:r w:rsidR="00EA3E1F" w:rsidRPr="000841F1" w:rsidDel="00F03A70">
          <w:rPr>
            <w:rFonts w:cs="Times New Roman"/>
          </w:rPr>
          <w:delText>».</w:delText>
        </w:r>
      </w:del>
    </w:p>
    <w:p w14:paraId="762BB828" w14:textId="776D8002" w:rsidR="00212C63" w:rsidRPr="000841F1" w:rsidRDefault="00CD6230" w:rsidP="003D46EB">
      <w:pPr>
        <w:pStyle w:val="a3"/>
        <w:numPr>
          <w:ilvl w:val="0"/>
          <w:numId w:val="24"/>
        </w:numPr>
        <w:tabs>
          <w:tab w:val="left" w:pos="1134"/>
        </w:tabs>
        <w:ind w:left="0" w:firstLine="709"/>
        <w:rPr>
          <w:rStyle w:val="s0"/>
          <w:color w:val="auto"/>
          <w:sz w:val="24"/>
          <w:szCs w:val="22"/>
        </w:rPr>
      </w:pPr>
      <w:r w:rsidRPr="000841F1">
        <w:rPr>
          <w:rFonts w:cs="Times New Roman"/>
          <w:b/>
        </w:rPr>
        <w:t>Конфиденциальная информация</w:t>
      </w:r>
      <w:r w:rsidRPr="000841F1">
        <w:rPr>
          <w:rFonts w:cs="Times New Roman"/>
        </w:rPr>
        <w:t xml:space="preserve"> –</w:t>
      </w:r>
      <w:r w:rsidR="00E45609" w:rsidRPr="000841F1">
        <w:rPr>
          <w:rFonts w:cs="Times New Roman"/>
        </w:rPr>
        <w:t xml:space="preserve"> </w:t>
      </w:r>
      <w:r w:rsidR="00212C63" w:rsidRPr="000841F1">
        <w:rPr>
          <w:rFonts w:cs="Times New Roman"/>
        </w:rPr>
        <w:t>информация, раскрытие которой предоставляет значительные преимущества для конкурентов или имеет значительные неблагоприятные последствия для заинтересованной стороны, предоставившей информацию;</w:t>
      </w:r>
    </w:p>
    <w:p w14:paraId="1F1EC235" w14:textId="3C2CDABE" w:rsidR="007A5BC5" w:rsidRPr="000841F1" w:rsidRDefault="007A5BC5" w:rsidP="00214553">
      <w:pPr>
        <w:pStyle w:val="12"/>
        <w:numPr>
          <w:ilvl w:val="0"/>
          <w:numId w:val="24"/>
        </w:numPr>
        <w:spacing w:line="240" w:lineRule="auto"/>
        <w:ind w:left="0" w:firstLine="567"/>
        <w:rPr>
          <w:sz w:val="24"/>
        </w:rPr>
      </w:pPr>
      <w:proofErr w:type="gramStart"/>
      <w:r w:rsidRPr="000841F1">
        <w:rPr>
          <w:b/>
          <w:spacing w:val="-1"/>
          <w:sz w:val="24"/>
        </w:rPr>
        <w:t>Персональные данные</w:t>
      </w:r>
      <w:r w:rsidRPr="000841F1">
        <w:rPr>
          <w:spacing w:val="-1"/>
          <w:sz w:val="24"/>
          <w:lang w:val="en-US"/>
        </w:rPr>
        <w:t> </w:t>
      </w:r>
      <w:r w:rsidRPr="000841F1">
        <w:rPr>
          <w:sz w:val="24"/>
        </w:rPr>
        <w:t xml:space="preserve">– </w:t>
      </w:r>
      <w:r w:rsidRPr="000841F1">
        <w:rPr>
          <w:spacing w:val="-1"/>
          <w:sz w:val="24"/>
        </w:rPr>
        <w:t>любая информация, относящаяся к определен</w:t>
      </w:r>
      <w:r w:rsidRPr="000841F1">
        <w:rPr>
          <w:spacing w:val="-2"/>
          <w:sz w:val="24"/>
        </w:rPr>
        <w:t>ному или</w:t>
      </w:r>
      <w:r w:rsidR="0010159E" w:rsidRPr="000841F1">
        <w:rPr>
          <w:spacing w:val="-2"/>
          <w:sz w:val="24"/>
        </w:rPr>
        <w:t xml:space="preserve"> </w:t>
      </w:r>
      <w:r w:rsidRPr="000841F1">
        <w:rPr>
          <w:spacing w:val="-2"/>
          <w:sz w:val="24"/>
        </w:rPr>
        <w:t xml:space="preserve">определяемому на основании такой информации физическому лицу </w:t>
      </w:r>
      <w:r w:rsidRPr="000841F1">
        <w:rPr>
          <w:sz w:val="24"/>
        </w:rPr>
        <w:t>(субъекту персональных данных), в том числе его фамилия, имя, отчество, год, месяц, дата и место рождения, адрес, семейное, социальное, имущественное положение, образование, профессия, доходы, другая информация.</w:t>
      </w:r>
      <w:proofErr w:type="gramEnd"/>
    </w:p>
    <w:p w14:paraId="338CFA37" w14:textId="3835E67B" w:rsidR="007A5BC5" w:rsidRPr="000841F1" w:rsidRDefault="007A5BC5" w:rsidP="00214553">
      <w:pPr>
        <w:pStyle w:val="12"/>
        <w:numPr>
          <w:ilvl w:val="0"/>
          <w:numId w:val="24"/>
        </w:numPr>
        <w:spacing w:line="240" w:lineRule="auto"/>
        <w:ind w:left="0" w:firstLine="567"/>
        <w:rPr>
          <w:sz w:val="24"/>
        </w:rPr>
      </w:pPr>
      <w:r w:rsidRPr="000841F1">
        <w:rPr>
          <w:b/>
          <w:spacing w:val="-10"/>
          <w:sz w:val="24"/>
        </w:rPr>
        <w:t>Конфиденциальность персональных данных</w:t>
      </w:r>
      <w:r w:rsidR="00013E31" w:rsidRPr="000841F1">
        <w:rPr>
          <w:b/>
          <w:spacing w:val="-10"/>
          <w:sz w:val="24"/>
        </w:rPr>
        <w:t xml:space="preserve"> </w:t>
      </w:r>
      <w:r w:rsidRPr="000841F1">
        <w:rPr>
          <w:spacing w:val="-10"/>
          <w:sz w:val="24"/>
          <w:lang w:val="en-US"/>
        </w:rPr>
        <w:t> </w:t>
      </w:r>
      <w:r w:rsidRPr="000841F1">
        <w:rPr>
          <w:sz w:val="24"/>
        </w:rPr>
        <w:t xml:space="preserve">– </w:t>
      </w:r>
      <w:r w:rsidRPr="000841F1">
        <w:rPr>
          <w:spacing w:val="-10"/>
          <w:sz w:val="24"/>
        </w:rPr>
        <w:t>обязательное для соблю</w:t>
      </w:r>
      <w:r w:rsidRPr="000841F1">
        <w:rPr>
          <w:spacing w:val="-9"/>
          <w:sz w:val="24"/>
        </w:rPr>
        <w:t xml:space="preserve">дения оператором или иным получившим доступ к персональным данным лицом требование не допускать их распространение без согласия субъекта </w:t>
      </w:r>
      <w:r w:rsidRPr="000841F1">
        <w:rPr>
          <w:spacing w:val="-10"/>
          <w:sz w:val="24"/>
        </w:rPr>
        <w:t>персональных данных или наличия иного законного основания.</w:t>
      </w:r>
    </w:p>
    <w:p w14:paraId="64FBB44F" w14:textId="77777777" w:rsidR="00CC2247" w:rsidRPr="000841F1" w:rsidRDefault="00CC2247" w:rsidP="003D46EB">
      <w:pPr>
        <w:pStyle w:val="a3"/>
        <w:numPr>
          <w:ilvl w:val="0"/>
          <w:numId w:val="24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  <w:b/>
        </w:rPr>
        <w:t>Локальная сеть (ЛВС, LAN)</w:t>
      </w:r>
      <w:r w:rsidRPr="000841F1">
        <w:rPr>
          <w:rFonts w:cs="Times New Roman"/>
        </w:rPr>
        <w:t xml:space="preserve"> – группа точек, узлов или других устройств, соединенных коммуникационным набором оборудования, обеспечивающее соединение станций и передачу между ними информации.</w:t>
      </w:r>
    </w:p>
    <w:p w14:paraId="20801A88" w14:textId="223DCE82" w:rsidR="00CD6230" w:rsidRPr="000841F1" w:rsidRDefault="00CD6230" w:rsidP="003D46EB">
      <w:pPr>
        <w:pStyle w:val="a3"/>
        <w:numPr>
          <w:ilvl w:val="0"/>
          <w:numId w:val="24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  <w:b/>
        </w:rPr>
        <w:t>Несанкционированный доступ</w:t>
      </w:r>
      <w:r w:rsidRPr="000841F1">
        <w:rPr>
          <w:rFonts w:cs="Times New Roman"/>
        </w:rPr>
        <w:t xml:space="preserve"> – доступ субъекта к объекту в нарушение установленных в системе правил разграничения доступа.</w:t>
      </w:r>
    </w:p>
    <w:p w14:paraId="6D86A1DB" w14:textId="77777777" w:rsidR="00CD6230" w:rsidRPr="000841F1" w:rsidRDefault="00CD6230" w:rsidP="003D46EB">
      <w:pPr>
        <w:pStyle w:val="a3"/>
        <w:numPr>
          <w:ilvl w:val="0"/>
          <w:numId w:val="24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  <w:b/>
        </w:rPr>
        <w:t>Пароль</w:t>
      </w:r>
      <w:r w:rsidRPr="000841F1">
        <w:rPr>
          <w:rFonts w:cs="Times New Roman"/>
        </w:rPr>
        <w:t xml:space="preserve"> – служебное слово или набор символов, используемое для ограничения доступа к информации, в помещение, на территорию.</w:t>
      </w:r>
    </w:p>
    <w:p w14:paraId="45AC371C" w14:textId="77777777" w:rsidR="00CD6230" w:rsidRPr="000841F1" w:rsidRDefault="00CD6230" w:rsidP="003D46EB">
      <w:pPr>
        <w:pStyle w:val="a3"/>
        <w:numPr>
          <w:ilvl w:val="0"/>
          <w:numId w:val="24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  <w:b/>
        </w:rPr>
        <w:t xml:space="preserve">Пользователь </w:t>
      </w:r>
      <w:r w:rsidRPr="000841F1">
        <w:rPr>
          <w:rFonts w:cs="Times New Roman"/>
        </w:rPr>
        <w:t xml:space="preserve">- субъект, обращающийся к информационной системе за получением необходимых ему электронных информационных ресурсов и пользующийся ими. </w:t>
      </w:r>
    </w:p>
    <w:p w14:paraId="73F78307" w14:textId="4AE889F0" w:rsidR="00CD6230" w:rsidRPr="000841F1" w:rsidRDefault="00CD6230" w:rsidP="003D46EB">
      <w:pPr>
        <w:pStyle w:val="a3"/>
        <w:numPr>
          <w:ilvl w:val="0"/>
          <w:numId w:val="24"/>
        </w:numPr>
        <w:tabs>
          <w:tab w:val="left" w:pos="1134"/>
        </w:tabs>
        <w:ind w:left="0" w:firstLine="709"/>
        <w:rPr>
          <w:rFonts w:cs="Times New Roman"/>
          <w:b/>
          <w:bCs/>
        </w:rPr>
      </w:pPr>
      <w:r w:rsidRPr="000841F1">
        <w:rPr>
          <w:rFonts w:cs="Times New Roman"/>
          <w:b/>
        </w:rPr>
        <w:t>Разглашение (утечка)</w:t>
      </w:r>
      <w:r w:rsidRPr="000841F1">
        <w:rPr>
          <w:rFonts w:cs="Times New Roman"/>
        </w:rPr>
        <w:t>– умышленные или неосторожные (халатные) действия работников, приведшие к необоснованному служебной необходимостью распространению, открытому опубликованию конфиденциальной информации.</w:t>
      </w:r>
    </w:p>
    <w:p w14:paraId="796A9A87" w14:textId="77777777" w:rsidR="00CD6230" w:rsidRPr="000841F1" w:rsidRDefault="00CD6230" w:rsidP="003D46EB">
      <w:pPr>
        <w:pStyle w:val="a3"/>
        <w:numPr>
          <w:ilvl w:val="0"/>
          <w:numId w:val="24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  <w:b/>
        </w:rPr>
        <w:t>Режим информационной безопасности</w:t>
      </w:r>
      <w:r w:rsidRPr="000841F1">
        <w:rPr>
          <w:rFonts w:cs="Times New Roman"/>
        </w:rPr>
        <w:t xml:space="preserve"> – установленный единый порядок обеспечения информационной безопасности, включающий в себя систему административных, правовых, организационных, технологических и технических мер.</w:t>
      </w:r>
    </w:p>
    <w:p w14:paraId="09B717F8" w14:textId="77777777" w:rsidR="00CD6230" w:rsidRPr="000841F1" w:rsidRDefault="00CD6230" w:rsidP="003D46EB">
      <w:pPr>
        <w:pStyle w:val="a3"/>
        <w:numPr>
          <w:ilvl w:val="0"/>
          <w:numId w:val="24"/>
        </w:numPr>
        <w:tabs>
          <w:tab w:val="left" w:pos="1134"/>
        </w:tabs>
        <w:ind w:left="0" w:firstLine="709"/>
        <w:rPr>
          <w:rFonts w:cs="Times New Roman"/>
          <w:bCs/>
        </w:rPr>
      </w:pPr>
      <w:r w:rsidRPr="000841F1">
        <w:rPr>
          <w:rFonts w:cs="Times New Roman"/>
          <w:b/>
        </w:rPr>
        <w:t>Ресурс</w:t>
      </w:r>
      <w:r w:rsidRPr="000841F1">
        <w:rPr>
          <w:rFonts w:cs="Times New Roman"/>
          <w:b/>
          <w:bCs/>
        </w:rPr>
        <w:t xml:space="preserve"> (компьютерный) – </w:t>
      </w:r>
      <w:r w:rsidRPr="000841F1">
        <w:rPr>
          <w:rFonts w:cs="Times New Roman"/>
          <w:bCs/>
        </w:rPr>
        <w:t>любой элемент системы обработки данных, необходимый для выполнения требуемых действий.</w:t>
      </w:r>
    </w:p>
    <w:p w14:paraId="501F405D" w14:textId="70490545" w:rsidR="00CD6230" w:rsidRPr="000841F1" w:rsidRDefault="00CD6230" w:rsidP="003D46EB">
      <w:pPr>
        <w:pStyle w:val="a3"/>
        <w:numPr>
          <w:ilvl w:val="0"/>
          <w:numId w:val="24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  <w:b/>
        </w:rPr>
        <w:t>Риск безопасности</w:t>
      </w:r>
      <w:r w:rsidRPr="000841F1">
        <w:rPr>
          <w:rFonts w:cs="Times New Roman"/>
        </w:rPr>
        <w:t xml:space="preserve"> – возможность того, что, в случае возникновения угрозы, произойдет определенное неблагоприятное событие, которое приведет к утере или повреждению актива или группы активов.</w:t>
      </w:r>
    </w:p>
    <w:p w14:paraId="75736E20" w14:textId="4C134339" w:rsidR="001E3852" w:rsidRPr="000841F1" w:rsidRDefault="00CD6230" w:rsidP="003D46EB">
      <w:pPr>
        <w:pStyle w:val="a3"/>
        <w:numPr>
          <w:ilvl w:val="0"/>
          <w:numId w:val="24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  <w:b/>
        </w:rPr>
        <w:t>Целостность информации</w:t>
      </w:r>
      <w:r w:rsidRPr="000841F1">
        <w:rPr>
          <w:rFonts w:cs="Times New Roman"/>
        </w:rPr>
        <w:t xml:space="preserve"> – свойство информации, заключающееся в ее существовании в неискаженном виде (неизменном по отношению к некоторому ее состоянию).</w:t>
      </w:r>
    </w:p>
    <w:p w14:paraId="7BA780FC" w14:textId="7C26D9BB" w:rsidR="00FB7FD6" w:rsidRPr="000841F1" w:rsidRDefault="00FC0F0A" w:rsidP="009909E9">
      <w:pPr>
        <w:pStyle w:val="1"/>
        <w:numPr>
          <w:ilvl w:val="0"/>
          <w:numId w:val="2"/>
        </w:numPr>
        <w:tabs>
          <w:tab w:val="left" w:pos="284"/>
        </w:tabs>
        <w:spacing w:before="360" w:after="240" w:line="240" w:lineRule="auto"/>
        <w:ind w:left="0" w:hanging="11"/>
        <w:jc w:val="center"/>
        <w:rPr>
          <w:rFonts w:cs="Times New Roman"/>
          <w:b/>
          <w:sz w:val="28"/>
        </w:rPr>
      </w:pPr>
      <w:bookmarkStart w:id="35" w:name="_Toc383699917"/>
      <w:r w:rsidRPr="000841F1">
        <w:rPr>
          <w:rFonts w:cs="Times New Roman"/>
          <w:b/>
          <w:sz w:val="28"/>
        </w:rPr>
        <w:lastRenderedPageBreak/>
        <w:t>Цели, задачи и основополагающие принципы</w:t>
      </w:r>
      <w:bookmarkEnd w:id="35"/>
    </w:p>
    <w:p w14:paraId="640C4DA3" w14:textId="3BE4F4C0" w:rsidR="00FC0F0A" w:rsidRPr="000841F1" w:rsidRDefault="00CE2BF2" w:rsidP="00527B62">
      <w:pPr>
        <w:pStyle w:val="a3"/>
        <w:numPr>
          <w:ilvl w:val="1"/>
          <w:numId w:val="12"/>
        </w:numPr>
        <w:tabs>
          <w:tab w:val="left" w:pos="1134"/>
        </w:tabs>
        <w:ind w:left="0" w:firstLine="709"/>
        <w:rPr>
          <w:rFonts w:cs="Times New Roman"/>
        </w:rPr>
      </w:pPr>
      <w:proofErr w:type="gramStart"/>
      <w:r w:rsidRPr="000841F1">
        <w:rPr>
          <w:rFonts w:cs="Times New Roman"/>
        </w:rPr>
        <w:t>Ц</w:t>
      </w:r>
      <w:r w:rsidR="00FC0F0A" w:rsidRPr="000841F1">
        <w:rPr>
          <w:rFonts w:cs="Times New Roman"/>
        </w:rPr>
        <w:t>елью</w:t>
      </w:r>
      <w:r w:rsidRPr="000841F1">
        <w:rPr>
          <w:rFonts w:cs="Times New Roman"/>
        </w:rPr>
        <w:t xml:space="preserve"> обеспечения ИБ</w:t>
      </w:r>
      <w:r w:rsidR="00FC0F0A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является устойчивое функционирование Компании и защита активов, принадлежащих Компании, от умышленн</w:t>
      </w:r>
      <w:r w:rsidR="00013E31" w:rsidRPr="000841F1">
        <w:rPr>
          <w:rFonts w:cs="Times New Roman"/>
        </w:rPr>
        <w:t>ого</w:t>
      </w:r>
      <w:r w:rsidRPr="000841F1">
        <w:rPr>
          <w:rFonts w:cs="Times New Roman"/>
        </w:rPr>
        <w:t xml:space="preserve"> и</w:t>
      </w:r>
      <w:r w:rsidR="00013E31" w:rsidRPr="000841F1">
        <w:rPr>
          <w:rFonts w:cs="Times New Roman"/>
        </w:rPr>
        <w:t>/или</w:t>
      </w:r>
      <w:r w:rsidRPr="000841F1">
        <w:rPr>
          <w:rFonts w:cs="Times New Roman"/>
        </w:rPr>
        <w:t xml:space="preserve"> неумышленн</w:t>
      </w:r>
      <w:r w:rsidR="00013E31" w:rsidRPr="000841F1">
        <w:rPr>
          <w:rFonts w:cs="Times New Roman"/>
        </w:rPr>
        <w:t xml:space="preserve">ого, </w:t>
      </w:r>
      <w:r w:rsidRPr="000841F1">
        <w:rPr>
          <w:rFonts w:cs="Times New Roman"/>
        </w:rPr>
        <w:t>противоправн</w:t>
      </w:r>
      <w:r w:rsidR="00013E31" w:rsidRPr="000841F1">
        <w:rPr>
          <w:rFonts w:cs="Times New Roman"/>
        </w:rPr>
        <w:t xml:space="preserve">ого </w:t>
      </w:r>
      <w:r w:rsidRPr="000841F1">
        <w:rPr>
          <w:rFonts w:cs="Times New Roman"/>
        </w:rPr>
        <w:t xml:space="preserve">разглашения  </w:t>
      </w:r>
      <w:r w:rsidRPr="000841F1">
        <w:rPr>
          <w:rFonts w:eastAsia="Calibri" w:cs="Times New Roman"/>
        </w:rPr>
        <w:t xml:space="preserve">утраты, утечки, искажения, модификации и уничтожения, а также сохранение конфиденциальности инсайдерской информации, персональных данных, сведений, составляющих коммерческую тайну, </w:t>
      </w:r>
      <w:r w:rsidRPr="000841F1">
        <w:rPr>
          <w:rFonts w:eastAsia="Calibri" w:cs="Times New Roman"/>
          <w:bCs/>
        </w:rPr>
        <w:t>информации, полученной при осуществлении деятельности Компанией или другой конфиденциальной информации в соответствии с действующим законодательством Республики Казахстан, международными нормами и стандартами</w:t>
      </w:r>
      <w:r w:rsidR="00E0426C" w:rsidRPr="000841F1">
        <w:rPr>
          <w:rFonts w:eastAsia="Calibri" w:cs="Times New Roman"/>
          <w:bCs/>
        </w:rPr>
        <w:t>,</w:t>
      </w:r>
      <w:r w:rsidRPr="000841F1">
        <w:rPr>
          <w:rFonts w:eastAsia="Calibri" w:cs="Times New Roman"/>
          <w:bCs/>
        </w:rPr>
        <w:t xml:space="preserve"> а также</w:t>
      </w:r>
      <w:proofErr w:type="gramEnd"/>
      <w:r w:rsidRPr="000841F1">
        <w:rPr>
          <w:rFonts w:eastAsia="Calibri" w:cs="Times New Roman"/>
          <w:bCs/>
        </w:rPr>
        <w:t xml:space="preserve"> </w:t>
      </w:r>
      <w:r w:rsidR="00FC0F0A" w:rsidRPr="000841F1">
        <w:rPr>
          <w:rFonts w:cs="Times New Roman"/>
        </w:rPr>
        <w:t xml:space="preserve"> защита </w:t>
      </w:r>
      <w:r w:rsidR="00C622F0" w:rsidRPr="000841F1">
        <w:rPr>
          <w:rFonts w:cs="Times New Roman"/>
        </w:rPr>
        <w:t xml:space="preserve">корпоративных </w:t>
      </w:r>
      <w:r w:rsidR="00FC0F0A" w:rsidRPr="000841F1">
        <w:rPr>
          <w:rFonts w:cs="Times New Roman"/>
        </w:rPr>
        <w:t xml:space="preserve">ИС </w:t>
      </w:r>
      <w:r w:rsidR="00491889" w:rsidRPr="000841F1">
        <w:rPr>
          <w:rFonts w:cs="Times New Roman"/>
        </w:rPr>
        <w:t>Компании</w:t>
      </w:r>
      <w:r w:rsidR="00FC0F0A" w:rsidRPr="000841F1">
        <w:rPr>
          <w:rFonts w:cs="Times New Roman"/>
        </w:rPr>
        <w:t xml:space="preserve"> от возможного нанесения им материального, физического</w:t>
      </w:r>
      <w:r w:rsidR="006B12A2" w:rsidRPr="000841F1">
        <w:rPr>
          <w:rFonts w:cs="Times New Roman"/>
        </w:rPr>
        <w:t xml:space="preserve"> </w:t>
      </w:r>
      <w:r w:rsidR="00FC0F0A" w:rsidRPr="000841F1">
        <w:rPr>
          <w:rFonts w:cs="Times New Roman"/>
        </w:rPr>
        <w:t>или иного ущерба посредством случайного или преднамеренного воздействия на информацию, носители</w:t>
      </w:r>
      <w:r w:rsidR="00F714E6" w:rsidRPr="000841F1">
        <w:rPr>
          <w:rFonts w:cs="Times New Roman"/>
        </w:rPr>
        <w:t xml:space="preserve"> информации</w:t>
      </w:r>
      <w:r w:rsidR="00FC0F0A" w:rsidRPr="000841F1">
        <w:rPr>
          <w:rFonts w:cs="Times New Roman"/>
        </w:rPr>
        <w:t>, процессы обработки и передачи</w:t>
      </w:r>
      <w:r w:rsidR="00F714E6" w:rsidRPr="000841F1">
        <w:rPr>
          <w:rFonts w:cs="Times New Roman"/>
        </w:rPr>
        <w:t xml:space="preserve"> информации</w:t>
      </w:r>
      <w:r w:rsidR="00FC0F0A" w:rsidRPr="000841F1">
        <w:rPr>
          <w:rFonts w:cs="Times New Roman"/>
        </w:rPr>
        <w:t>, а также минимизация уровня рисков</w:t>
      </w:r>
      <w:r w:rsidR="00C622F0" w:rsidRPr="000841F1">
        <w:rPr>
          <w:rFonts w:cs="Times New Roman"/>
        </w:rPr>
        <w:t xml:space="preserve"> безопасности</w:t>
      </w:r>
      <w:r w:rsidR="00FC0F0A" w:rsidRPr="000841F1">
        <w:rPr>
          <w:rFonts w:cs="Times New Roman"/>
        </w:rPr>
        <w:t>.</w:t>
      </w:r>
    </w:p>
    <w:p w14:paraId="470B5D6D" w14:textId="77777777" w:rsidR="00FC0F0A" w:rsidRPr="000841F1" w:rsidRDefault="00FC0F0A" w:rsidP="00510BE8">
      <w:pPr>
        <w:pStyle w:val="a3"/>
        <w:numPr>
          <w:ilvl w:val="1"/>
          <w:numId w:val="12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</w:rPr>
        <w:t>Основными задачами системы информационной безопасности являются:</w:t>
      </w:r>
    </w:p>
    <w:p w14:paraId="58385301" w14:textId="598E47EF" w:rsidR="00FC0F0A" w:rsidRPr="000841F1" w:rsidRDefault="00FC0F0A" w:rsidP="00EB4DDC">
      <w:pPr>
        <w:pStyle w:val="a3"/>
        <w:numPr>
          <w:ilvl w:val="2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прогнозирование и своевременное выявление угроз безопасности информационным ресурсам </w:t>
      </w:r>
      <w:r w:rsidR="00491889" w:rsidRPr="000841F1">
        <w:rPr>
          <w:rFonts w:cs="Times New Roman"/>
        </w:rPr>
        <w:t>Компании</w:t>
      </w:r>
      <w:r w:rsidRPr="000841F1">
        <w:rPr>
          <w:rFonts w:cs="Times New Roman"/>
        </w:rPr>
        <w:t>, причин и условий, способствующих нанесению финансового, материального и морального ущерба, нарушению его нормального функционирования и развития;</w:t>
      </w:r>
    </w:p>
    <w:p w14:paraId="03D53B5D" w14:textId="426A8207" w:rsidR="00FC0F0A" w:rsidRPr="000841F1" w:rsidRDefault="00FC0F0A" w:rsidP="00EB4DDC">
      <w:pPr>
        <w:pStyle w:val="a3"/>
        <w:numPr>
          <w:ilvl w:val="2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создание условий функционирования </w:t>
      </w:r>
      <w:r w:rsidR="00491889" w:rsidRPr="000841F1">
        <w:rPr>
          <w:rFonts w:cs="Times New Roman"/>
        </w:rPr>
        <w:t>Компании</w:t>
      </w:r>
      <w:r w:rsidRPr="000841F1">
        <w:rPr>
          <w:rFonts w:cs="Times New Roman"/>
        </w:rPr>
        <w:t xml:space="preserve"> с наименьшей вероятностью реализации угроз безопасности информационных ресурсов и нанесения ущерба;</w:t>
      </w:r>
    </w:p>
    <w:p w14:paraId="265304C7" w14:textId="0B0B1718" w:rsidR="00FC0F0A" w:rsidRPr="000841F1" w:rsidRDefault="00FC0F0A" w:rsidP="00EB4DDC">
      <w:pPr>
        <w:pStyle w:val="a3"/>
        <w:numPr>
          <w:ilvl w:val="2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создание механизма и условий оперативного реагирования на угрозы информационной безопасности и проявление негативных тенденций в функционировании </w:t>
      </w:r>
      <w:r w:rsidR="00491889" w:rsidRPr="000841F1">
        <w:rPr>
          <w:rFonts w:cs="Times New Roman"/>
        </w:rPr>
        <w:t>Компании</w:t>
      </w:r>
      <w:r w:rsidRPr="000841F1">
        <w:rPr>
          <w:rFonts w:cs="Times New Roman"/>
        </w:rPr>
        <w:t>, на основе нормативных, правовых, организационных и технических мер и средств обеспечения безопасности;</w:t>
      </w:r>
    </w:p>
    <w:p w14:paraId="59EAFD4A" w14:textId="6EE829E8" w:rsidR="00FC0F0A" w:rsidRPr="000841F1" w:rsidRDefault="00FC0F0A" w:rsidP="00EB4DDC">
      <w:pPr>
        <w:pStyle w:val="a3"/>
        <w:numPr>
          <w:ilvl w:val="2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создание условий для максимально возможного возмещения и локализации ущерба, наносимого неправомерными действиями физических и юридических лиц</w:t>
      </w:r>
      <w:r w:rsidR="00627D05" w:rsidRPr="000841F1">
        <w:rPr>
          <w:rFonts w:cs="Times New Roman"/>
        </w:rPr>
        <w:t xml:space="preserve"> по разглашению</w:t>
      </w:r>
      <w:r w:rsidR="00277912" w:rsidRPr="000841F1">
        <w:rPr>
          <w:rFonts w:cs="Times New Roman"/>
        </w:rPr>
        <w:t xml:space="preserve"> (утечке)</w:t>
      </w:r>
      <w:r w:rsidR="00627D05" w:rsidRPr="000841F1">
        <w:rPr>
          <w:rFonts w:cs="Times New Roman"/>
        </w:rPr>
        <w:t xml:space="preserve"> информации</w:t>
      </w:r>
      <w:r w:rsidRPr="000841F1">
        <w:rPr>
          <w:rFonts w:cs="Times New Roman"/>
        </w:rPr>
        <w:t>.</w:t>
      </w:r>
    </w:p>
    <w:p w14:paraId="2703E629" w14:textId="17189E89" w:rsidR="00FC0F0A" w:rsidRPr="000841F1" w:rsidRDefault="00FC0F0A" w:rsidP="00510BE8">
      <w:pPr>
        <w:pStyle w:val="a3"/>
        <w:numPr>
          <w:ilvl w:val="1"/>
          <w:numId w:val="12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</w:rPr>
        <w:t>Построение системы</w:t>
      </w:r>
      <w:r w:rsidR="002B4865" w:rsidRPr="000841F1">
        <w:rPr>
          <w:rFonts w:cs="Times New Roman"/>
        </w:rPr>
        <w:t xml:space="preserve"> управления </w:t>
      </w:r>
      <w:r w:rsidR="00C74DC5" w:rsidRPr="000841F1">
        <w:rPr>
          <w:rFonts w:cs="Times New Roman"/>
        </w:rPr>
        <w:t xml:space="preserve">информационной безопасности  </w:t>
      </w:r>
      <w:r w:rsidR="002B4865" w:rsidRPr="000841F1">
        <w:rPr>
          <w:rFonts w:cs="Times New Roman"/>
        </w:rPr>
        <w:t>(далее – СУИБ)</w:t>
      </w:r>
      <w:r w:rsidRPr="000841F1">
        <w:rPr>
          <w:rFonts w:cs="Times New Roman"/>
        </w:rPr>
        <w:t xml:space="preserve"> </w:t>
      </w:r>
      <w:r w:rsidR="006E52B2" w:rsidRPr="000841F1">
        <w:rPr>
          <w:rFonts w:cs="Times New Roman"/>
        </w:rPr>
        <w:t>Компан</w:t>
      </w:r>
      <w:proofErr w:type="gramStart"/>
      <w:r w:rsidR="006E52B2" w:rsidRPr="000841F1">
        <w:rPr>
          <w:rFonts w:cs="Times New Roman"/>
        </w:rPr>
        <w:t>ии</w:t>
      </w:r>
      <w:r w:rsidRPr="000841F1">
        <w:rPr>
          <w:rFonts w:cs="Times New Roman"/>
        </w:rPr>
        <w:t xml:space="preserve"> и ее</w:t>
      </w:r>
      <w:proofErr w:type="gramEnd"/>
      <w:r w:rsidRPr="000841F1">
        <w:rPr>
          <w:rFonts w:cs="Times New Roman"/>
        </w:rPr>
        <w:t xml:space="preserve"> функционирование осуществля</w:t>
      </w:r>
      <w:r w:rsidR="00EB4DDC" w:rsidRPr="000841F1">
        <w:rPr>
          <w:rFonts w:cs="Times New Roman"/>
        </w:rPr>
        <w:t>е</w:t>
      </w:r>
      <w:r w:rsidRPr="000841F1">
        <w:rPr>
          <w:rFonts w:cs="Times New Roman"/>
        </w:rPr>
        <w:t>тся в соответствии со следующими основными принципами:</w:t>
      </w:r>
    </w:p>
    <w:p w14:paraId="5BA18A69" w14:textId="02117649" w:rsidR="00FC0F0A" w:rsidRPr="000841F1" w:rsidRDefault="00FC0F0A" w:rsidP="00510BE8">
      <w:pPr>
        <w:pStyle w:val="a3"/>
        <w:numPr>
          <w:ilvl w:val="2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законности – соблюдение законодательства по защите информации и законных интересов всех участников информационного обмена;</w:t>
      </w:r>
    </w:p>
    <w:p w14:paraId="5F47BDFA" w14:textId="2686BADF" w:rsidR="00FC0F0A" w:rsidRPr="000841F1" w:rsidRDefault="00FC0F0A" w:rsidP="00510BE8">
      <w:pPr>
        <w:pStyle w:val="a3"/>
        <w:numPr>
          <w:ilvl w:val="2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системности – </w:t>
      </w:r>
      <w:r w:rsidR="00EB4DDC" w:rsidRPr="000841F1">
        <w:rPr>
          <w:rFonts w:cs="Times New Roman"/>
        </w:rPr>
        <w:t xml:space="preserve">логический и последовательный </w:t>
      </w:r>
      <w:r w:rsidRPr="000841F1">
        <w:rPr>
          <w:rFonts w:cs="Times New Roman"/>
        </w:rPr>
        <w:t xml:space="preserve">подход к вопросам организации информационной безопасности: в первую очередь оценка риска информационной безопасности исходя из реальных угроз и уязвимости информационных ресурсов, затем создание комплекса организационных и технических мер и средств защиты, учитывающих специфику </w:t>
      </w:r>
      <w:r w:rsidR="006E52B2" w:rsidRPr="000841F1">
        <w:rPr>
          <w:rFonts w:cs="Times New Roman"/>
        </w:rPr>
        <w:t>Компании</w:t>
      </w:r>
      <w:r w:rsidRPr="000841F1">
        <w:rPr>
          <w:rFonts w:cs="Times New Roman"/>
        </w:rPr>
        <w:t>;</w:t>
      </w:r>
    </w:p>
    <w:p w14:paraId="5E5005DF" w14:textId="7A1C53D0" w:rsidR="00FC0F0A" w:rsidRPr="000841F1" w:rsidRDefault="00FC0F0A" w:rsidP="00510BE8">
      <w:pPr>
        <w:pStyle w:val="a3"/>
        <w:numPr>
          <w:ilvl w:val="2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эффективности –</w:t>
      </w:r>
      <w:r w:rsidR="006C7BD3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реализуемые в разумно достаточном объеме меры и мероприятия по обеспечению ИБ должны сводить риски</w:t>
      </w:r>
      <w:r w:rsidR="00F831E2" w:rsidRPr="000841F1">
        <w:rPr>
          <w:rFonts w:cs="Times New Roman"/>
        </w:rPr>
        <w:t xml:space="preserve"> безопасности</w:t>
      </w:r>
      <w:r w:rsidRPr="000841F1">
        <w:rPr>
          <w:rFonts w:cs="Times New Roman"/>
        </w:rPr>
        <w:t xml:space="preserve"> к минимуму, при адекватност</w:t>
      </w:r>
      <w:r w:rsidR="006C7BD3" w:rsidRPr="000841F1">
        <w:rPr>
          <w:rFonts w:cs="Times New Roman"/>
        </w:rPr>
        <w:t>и</w:t>
      </w:r>
      <w:r w:rsidRPr="000841F1">
        <w:rPr>
          <w:rFonts w:cs="Times New Roman"/>
        </w:rPr>
        <w:t xml:space="preserve"> и </w:t>
      </w:r>
      <w:proofErr w:type="gramStart"/>
      <w:r w:rsidRPr="000841F1">
        <w:rPr>
          <w:rFonts w:cs="Times New Roman"/>
        </w:rPr>
        <w:t>эффективност</w:t>
      </w:r>
      <w:r w:rsidR="006C7BD3" w:rsidRPr="000841F1">
        <w:rPr>
          <w:rFonts w:cs="Times New Roman"/>
        </w:rPr>
        <w:t>и</w:t>
      </w:r>
      <w:proofErr w:type="gramEnd"/>
      <w:r w:rsidRPr="000841F1">
        <w:rPr>
          <w:rFonts w:cs="Times New Roman"/>
        </w:rPr>
        <w:t xml:space="preserve"> защитных мер;</w:t>
      </w:r>
    </w:p>
    <w:p w14:paraId="3EFE24FD" w14:textId="77777777" w:rsidR="00FC0F0A" w:rsidRPr="000841F1" w:rsidRDefault="00FC0F0A" w:rsidP="00510BE8">
      <w:pPr>
        <w:pStyle w:val="a3"/>
        <w:numPr>
          <w:ilvl w:val="2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целесообразности – соблюдение соразмерности затрат на обеспечение защиты информации и потенциальных потерь при реализации угроз;</w:t>
      </w:r>
    </w:p>
    <w:p w14:paraId="36DDC3BF" w14:textId="77777777" w:rsidR="00FC0F0A" w:rsidRPr="000841F1" w:rsidRDefault="00FC0F0A" w:rsidP="00510BE8">
      <w:pPr>
        <w:pStyle w:val="a3"/>
        <w:numPr>
          <w:ilvl w:val="2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непрерывности – принцип функционирования системы информационной безопасности, учитывающий, что злоумышленники в любой момент времени ищут возможность обхода защитных мер, прибегая для этого к легальным и нелегальным методам;</w:t>
      </w:r>
    </w:p>
    <w:p w14:paraId="671B41D1" w14:textId="77777777" w:rsidR="00FC0F0A" w:rsidRPr="000841F1" w:rsidRDefault="00FC0F0A" w:rsidP="00510BE8">
      <w:pPr>
        <w:pStyle w:val="a3"/>
        <w:numPr>
          <w:ilvl w:val="2"/>
          <w:numId w:val="12"/>
        </w:numPr>
        <w:ind w:left="0" w:firstLine="709"/>
        <w:rPr>
          <w:rFonts w:cs="Times New Roman"/>
        </w:rPr>
      </w:pPr>
      <w:proofErr w:type="gramStart"/>
      <w:r w:rsidRPr="000841F1">
        <w:rPr>
          <w:rFonts w:cs="Times New Roman"/>
        </w:rPr>
        <w:lastRenderedPageBreak/>
        <w:t>совершенствовании – совершенствование мер и средств защиты информации на основе собственного опыта, появления новых технических средств с учетом изменений в методах и средствах атак информационных ресурсов, нормативно-технических требований, достигнутого отечественного и зарубежного опыта;</w:t>
      </w:r>
      <w:proofErr w:type="gramEnd"/>
    </w:p>
    <w:p w14:paraId="1BB8CC5D" w14:textId="19BBD355" w:rsidR="00FC0F0A" w:rsidRPr="000841F1" w:rsidRDefault="00FC0F0A" w:rsidP="00510BE8">
      <w:pPr>
        <w:pStyle w:val="a3"/>
        <w:numPr>
          <w:ilvl w:val="2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приоритетности –</w:t>
      </w:r>
      <w:r w:rsidR="006B12A2" w:rsidRPr="000841F1">
        <w:rPr>
          <w:rFonts w:cs="Times New Roman"/>
        </w:rPr>
        <w:t xml:space="preserve"> классификация</w:t>
      </w:r>
      <w:r w:rsidRPr="000841F1">
        <w:rPr>
          <w:rFonts w:cs="Times New Roman"/>
        </w:rPr>
        <w:t xml:space="preserve"> всех информационных ресурсов </w:t>
      </w:r>
      <w:r w:rsidR="006E52B2" w:rsidRPr="000841F1">
        <w:rPr>
          <w:rFonts w:cs="Times New Roman"/>
        </w:rPr>
        <w:t>Компании</w:t>
      </w:r>
      <w:r w:rsidRPr="000841F1">
        <w:rPr>
          <w:rFonts w:cs="Times New Roman"/>
        </w:rPr>
        <w:t xml:space="preserve"> по степени важности и оценка реальных, а также потенциальных угроз информационной безопасности;</w:t>
      </w:r>
    </w:p>
    <w:p w14:paraId="1B84D2AB" w14:textId="04FFA062" w:rsidR="00FC0F0A" w:rsidRPr="000841F1" w:rsidRDefault="00FC0F0A" w:rsidP="00510BE8">
      <w:pPr>
        <w:pStyle w:val="a3"/>
        <w:numPr>
          <w:ilvl w:val="2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информированности и персональной ответственности – пользователи информационных ресурсов должны знать о наличии системы контроля и защиты информации, информационные сервисы индивидуально </w:t>
      </w:r>
      <w:r w:rsidR="00F831E2" w:rsidRPr="000841F1">
        <w:rPr>
          <w:rFonts w:cs="Times New Roman"/>
        </w:rPr>
        <w:t xml:space="preserve">идентифицируют </w:t>
      </w:r>
      <w:r w:rsidRPr="000841F1">
        <w:rPr>
          <w:rFonts w:cs="Times New Roman"/>
        </w:rPr>
        <w:t>пользователей и инициируемые ими процессы;</w:t>
      </w:r>
    </w:p>
    <w:p w14:paraId="5192BD84" w14:textId="77777777" w:rsidR="00FC0F0A" w:rsidRPr="000841F1" w:rsidRDefault="00FC0F0A" w:rsidP="00510BE8">
      <w:pPr>
        <w:pStyle w:val="a3"/>
        <w:numPr>
          <w:ilvl w:val="2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соответствие стандартам – система информационной безопасности соответствует международным стандартам в данной области;</w:t>
      </w:r>
    </w:p>
    <w:p w14:paraId="057D512A" w14:textId="55A720F2" w:rsidR="00FC0F0A" w:rsidRPr="000841F1" w:rsidRDefault="00FC0F0A" w:rsidP="00510BE8">
      <w:pPr>
        <w:pStyle w:val="a3"/>
        <w:numPr>
          <w:ilvl w:val="2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обязательность контроля – </w:t>
      </w:r>
      <w:proofErr w:type="gramStart"/>
      <w:r w:rsidRPr="000841F1">
        <w:rPr>
          <w:rFonts w:cs="Times New Roman"/>
        </w:rPr>
        <w:t>контроль за</w:t>
      </w:r>
      <w:proofErr w:type="gramEnd"/>
      <w:r w:rsidRPr="000841F1">
        <w:rPr>
          <w:rFonts w:cs="Times New Roman"/>
        </w:rPr>
        <w:t xml:space="preserve"> деятельностью пользователей, а также мониторинг работы ИС должен осуществляться на основе применения средств оперативного контроля и регистрации, охватывать как несанкционированные, так и санкционированные действия</w:t>
      </w:r>
      <w:r w:rsidR="00EA3E1F" w:rsidRPr="000841F1">
        <w:rPr>
          <w:rFonts w:cs="Times New Roman"/>
        </w:rPr>
        <w:t>;</w:t>
      </w:r>
    </w:p>
    <w:p w14:paraId="188B38AA" w14:textId="2A10AEF8" w:rsidR="002B4865" w:rsidRPr="000841F1" w:rsidRDefault="002B4865" w:rsidP="00214553">
      <w:pPr>
        <w:pStyle w:val="a3"/>
        <w:numPr>
          <w:ilvl w:val="2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 </w:t>
      </w:r>
      <w:proofErr w:type="gramStart"/>
      <w:r w:rsidRPr="000841F1">
        <w:rPr>
          <w:rFonts w:cs="Times New Roman"/>
        </w:rPr>
        <w:t>Результатом достижения цели и решения задач является разработанный и реализованный комплекс нормативно-методических и организационных мероприятий (соответствующих мировым практикам и требованиям законодательства Республики Казахстан), направленных на создание и функционирование эффективной и обоснованной системы безопасности персонала, материальных активов, информации, деловой репутации и бизнес-процессов от риска причинения вреда, убытков и ущерба, возникающих в результате умышленных/неумышленных противоправных деяний, ошибочных действий или ненадлежащего исполнения</w:t>
      </w:r>
      <w:proofErr w:type="gramEnd"/>
      <w:r w:rsidRPr="000841F1">
        <w:rPr>
          <w:rFonts w:cs="Times New Roman"/>
        </w:rPr>
        <w:t xml:space="preserve"> должностных обязанностей.</w:t>
      </w:r>
    </w:p>
    <w:p w14:paraId="339F746D" w14:textId="0325ADFE" w:rsidR="00F627FB" w:rsidRPr="000841F1" w:rsidRDefault="00F627FB" w:rsidP="00EB4DDC">
      <w:pPr>
        <w:pStyle w:val="1"/>
        <w:numPr>
          <w:ilvl w:val="0"/>
          <w:numId w:val="12"/>
        </w:numPr>
        <w:tabs>
          <w:tab w:val="left" w:pos="284"/>
        </w:tabs>
        <w:spacing w:before="360" w:after="240" w:line="240" w:lineRule="auto"/>
        <w:ind w:left="0" w:hanging="11"/>
        <w:jc w:val="center"/>
        <w:rPr>
          <w:rFonts w:cs="Times New Roman"/>
          <w:b/>
          <w:sz w:val="28"/>
        </w:rPr>
      </w:pPr>
      <w:bookmarkStart w:id="36" w:name="_Toc383699918"/>
      <w:r w:rsidRPr="000841F1">
        <w:rPr>
          <w:rFonts w:cs="Times New Roman"/>
          <w:b/>
          <w:sz w:val="28"/>
        </w:rPr>
        <w:t>Объекты обеспечения информационной безопасности</w:t>
      </w:r>
      <w:bookmarkEnd w:id="36"/>
    </w:p>
    <w:p w14:paraId="07424DF8" w14:textId="36D8E255" w:rsidR="00F627FB" w:rsidRPr="000841F1" w:rsidRDefault="00F627FB" w:rsidP="00510BE8">
      <w:pPr>
        <w:pStyle w:val="a3"/>
        <w:numPr>
          <w:ilvl w:val="1"/>
          <w:numId w:val="14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</w:rPr>
        <w:t>Основными объектами обеспечения информационной безопасности   признаются следующие элементы:</w:t>
      </w:r>
    </w:p>
    <w:p w14:paraId="15B5EACE" w14:textId="4B1A21B2" w:rsidR="00F627FB" w:rsidRPr="000841F1" w:rsidRDefault="00227FEC" w:rsidP="00510BE8">
      <w:pPr>
        <w:pStyle w:val="a3"/>
        <w:numPr>
          <w:ilvl w:val="2"/>
          <w:numId w:val="14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информация, подлежащая защите в соответствии с требованиями организационно-распорядительных документов или требованиями, устанавливаемыми собственником информации</w:t>
      </w:r>
      <w:r w:rsidRPr="000841F1" w:rsidDel="00227FEC">
        <w:rPr>
          <w:rFonts w:cs="Times New Roman"/>
        </w:rPr>
        <w:t xml:space="preserve"> </w:t>
      </w:r>
      <w:r w:rsidR="00F627FB" w:rsidRPr="000841F1">
        <w:rPr>
          <w:rFonts w:cs="Times New Roman"/>
        </w:rPr>
        <w:t>(в дальнейшем – защищаемая информация);</w:t>
      </w:r>
    </w:p>
    <w:p w14:paraId="7EFD8DCA" w14:textId="75060BE4" w:rsidR="00F627FB" w:rsidRPr="000841F1" w:rsidRDefault="00227FEC" w:rsidP="00510BE8">
      <w:pPr>
        <w:pStyle w:val="a3"/>
        <w:numPr>
          <w:ilvl w:val="2"/>
          <w:numId w:val="14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системы хранения, обработки, передачи и предоставления</w:t>
      </w:r>
      <w:r w:rsidR="00EA3E1F" w:rsidRPr="000841F1">
        <w:rPr>
          <w:rFonts w:cs="Times New Roman"/>
        </w:rPr>
        <w:t xml:space="preserve"> информации</w:t>
      </w:r>
      <w:r w:rsidR="00F627FB" w:rsidRPr="000841F1">
        <w:rPr>
          <w:rFonts w:cs="Times New Roman"/>
        </w:rPr>
        <w:t>;</w:t>
      </w:r>
    </w:p>
    <w:p w14:paraId="60357DFC" w14:textId="396FAC39" w:rsidR="00F627FB" w:rsidRPr="000841F1" w:rsidRDefault="00F627FB" w:rsidP="00510BE8">
      <w:pPr>
        <w:pStyle w:val="a3"/>
        <w:numPr>
          <w:ilvl w:val="2"/>
          <w:numId w:val="14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программные средства (операционные системы, системы управления базами данных, другое общесистемное и прикладное программное обеспечение) </w:t>
      </w:r>
      <w:r w:rsidR="00261BCB" w:rsidRPr="000841F1">
        <w:rPr>
          <w:rFonts w:cs="Times New Roman"/>
        </w:rPr>
        <w:t xml:space="preserve">информационных </w:t>
      </w:r>
      <w:r w:rsidRPr="000841F1">
        <w:rPr>
          <w:rFonts w:cs="Times New Roman"/>
        </w:rPr>
        <w:t xml:space="preserve">систем </w:t>
      </w:r>
      <w:r w:rsidR="003D055C" w:rsidRPr="000841F1">
        <w:rPr>
          <w:rFonts w:cs="Times New Roman"/>
        </w:rPr>
        <w:t>Компании</w:t>
      </w:r>
      <w:r w:rsidRPr="000841F1">
        <w:rPr>
          <w:rFonts w:cs="Times New Roman"/>
        </w:rPr>
        <w:t>, с помощью которых производится обработка защищаемой информации;</w:t>
      </w:r>
    </w:p>
    <w:p w14:paraId="7F2F1345" w14:textId="0C2EDC47" w:rsidR="00F627FB" w:rsidRPr="000841F1" w:rsidRDefault="00F627FB" w:rsidP="00510BE8">
      <w:pPr>
        <w:pStyle w:val="a3"/>
        <w:numPr>
          <w:ilvl w:val="2"/>
          <w:numId w:val="14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помещения</w:t>
      </w:r>
      <w:r w:rsidR="00DA71FA" w:rsidRPr="000841F1">
        <w:rPr>
          <w:rFonts w:cs="Times New Roman"/>
        </w:rPr>
        <w:t xml:space="preserve"> и кабинеты работников </w:t>
      </w:r>
      <w:proofErr w:type="gramStart"/>
      <w:r w:rsidR="00DA71FA" w:rsidRPr="000841F1">
        <w:rPr>
          <w:rFonts w:cs="Times New Roman"/>
        </w:rPr>
        <w:t>Компании</w:t>
      </w:r>
      <w:proofErr w:type="gramEnd"/>
      <w:r w:rsidR="00013E31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 xml:space="preserve"> предназначенные для ведения закрытых переговоров и совещаний;</w:t>
      </w:r>
    </w:p>
    <w:p w14:paraId="4C033F64" w14:textId="77777777" w:rsidR="00F627FB" w:rsidRPr="000841F1" w:rsidRDefault="00F627FB" w:rsidP="00510BE8">
      <w:pPr>
        <w:pStyle w:val="a3"/>
        <w:numPr>
          <w:ilvl w:val="2"/>
          <w:numId w:val="14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помещения, в которых расположены средства обработки защищаемой информации;</w:t>
      </w:r>
    </w:p>
    <w:p w14:paraId="33A3CCF3" w14:textId="77777777" w:rsidR="00F627FB" w:rsidRPr="000841F1" w:rsidRDefault="00F627FB" w:rsidP="00510BE8">
      <w:pPr>
        <w:pStyle w:val="a3"/>
        <w:numPr>
          <w:ilvl w:val="2"/>
          <w:numId w:val="14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технические средства и системы, обрабатывающие открытую информацию, но размещенные в помещениях, в которых обрабатывается защищаемая информация.</w:t>
      </w:r>
    </w:p>
    <w:p w14:paraId="2DFA5627" w14:textId="2CF716F6" w:rsidR="00F627FB" w:rsidRPr="000841F1" w:rsidRDefault="00F627FB" w:rsidP="00510BE8">
      <w:pPr>
        <w:pStyle w:val="a3"/>
        <w:numPr>
          <w:ilvl w:val="1"/>
          <w:numId w:val="14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Подлежащая защите информация может </w:t>
      </w:r>
      <w:r w:rsidR="00F714E6" w:rsidRPr="000841F1">
        <w:rPr>
          <w:rFonts w:cs="Times New Roman"/>
        </w:rPr>
        <w:t>быть в виде</w:t>
      </w:r>
      <w:r w:rsidRPr="000841F1">
        <w:rPr>
          <w:rFonts w:cs="Times New Roman"/>
        </w:rPr>
        <w:t>:</w:t>
      </w:r>
    </w:p>
    <w:p w14:paraId="77C7E1C4" w14:textId="1E389A3C" w:rsidR="00F627FB" w:rsidRPr="000841F1" w:rsidRDefault="00F714E6" w:rsidP="002321A1">
      <w:pPr>
        <w:pStyle w:val="a3"/>
        <w:numPr>
          <w:ilvl w:val="2"/>
          <w:numId w:val="22"/>
        </w:numPr>
        <w:ind w:left="993" w:hanging="295"/>
        <w:rPr>
          <w:rFonts w:cs="Times New Roman"/>
        </w:rPr>
      </w:pPr>
      <w:r w:rsidRPr="000841F1">
        <w:rPr>
          <w:rFonts w:cs="Times New Roman"/>
        </w:rPr>
        <w:t xml:space="preserve">информации </w:t>
      </w:r>
      <w:r w:rsidR="00F627FB" w:rsidRPr="000841F1">
        <w:rPr>
          <w:rFonts w:cs="Times New Roman"/>
        </w:rPr>
        <w:t>на бумажных носителях;</w:t>
      </w:r>
    </w:p>
    <w:p w14:paraId="4A2D26F8" w14:textId="7FC7606A" w:rsidR="00F627FB" w:rsidRPr="000841F1" w:rsidRDefault="00F714E6" w:rsidP="002321A1">
      <w:pPr>
        <w:pStyle w:val="a3"/>
        <w:numPr>
          <w:ilvl w:val="2"/>
          <w:numId w:val="22"/>
        </w:numPr>
        <w:ind w:left="993" w:hanging="295"/>
        <w:rPr>
          <w:rFonts w:cs="Times New Roman"/>
        </w:rPr>
      </w:pPr>
      <w:r w:rsidRPr="000841F1">
        <w:rPr>
          <w:rFonts w:cs="Times New Roman"/>
        </w:rPr>
        <w:t xml:space="preserve">информации </w:t>
      </w:r>
      <w:r w:rsidR="00F627FB" w:rsidRPr="000841F1">
        <w:rPr>
          <w:rFonts w:cs="Times New Roman"/>
        </w:rPr>
        <w:t>в электронном виде (обрабатываться, передаваться и храниться средствами вычислительной техники);</w:t>
      </w:r>
    </w:p>
    <w:p w14:paraId="413CE138" w14:textId="7E15365D" w:rsidR="00F627FB" w:rsidRPr="000841F1" w:rsidRDefault="00F627FB" w:rsidP="002321A1">
      <w:pPr>
        <w:pStyle w:val="a3"/>
        <w:numPr>
          <w:ilvl w:val="2"/>
          <w:numId w:val="22"/>
        </w:numPr>
        <w:ind w:left="993" w:hanging="295"/>
        <w:rPr>
          <w:rFonts w:cs="Times New Roman"/>
        </w:rPr>
      </w:pPr>
      <w:r w:rsidRPr="000841F1">
        <w:rPr>
          <w:rFonts w:cs="Times New Roman"/>
        </w:rPr>
        <w:lastRenderedPageBreak/>
        <w:t>электрических сигналов</w:t>
      </w:r>
      <w:r w:rsidR="00F714E6" w:rsidRPr="000841F1">
        <w:rPr>
          <w:rFonts w:cs="Times New Roman"/>
        </w:rPr>
        <w:t>, передаваемых по телефону, телефаксу, телексу и т.п.</w:t>
      </w:r>
      <w:r w:rsidRPr="000841F1">
        <w:rPr>
          <w:rFonts w:cs="Times New Roman"/>
        </w:rPr>
        <w:t>;</w:t>
      </w:r>
    </w:p>
    <w:p w14:paraId="5798F51D" w14:textId="0ED380BA" w:rsidR="00F627FB" w:rsidRPr="000841F1" w:rsidRDefault="00F627FB" w:rsidP="002321A1">
      <w:pPr>
        <w:pStyle w:val="a3"/>
        <w:numPr>
          <w:ilvl w:val="2"/>
          <w:numId w:val="22"/>
        </w:numPr>
        <w:ind w:left="993" w:hanging="295"/>
        <w:rPr>
          <w:rFonts w:cs="Times New Roman"/>
        </w:rPr>
      </w:pPr>
      <w:r w:rsidRPr="000841F1">
        <w:rPr>
          <w:rFonts w:cs="Times New Roman"/>
        </w:rPr>
        <w:t>акустических и вибросигналов в воздушной среде и ограждающих конструкциях во время совещаний и переговоров;</w:t>
      </w:r>
    </w:p>
    <w:p w14:paraId="3F400221" w14:textId="595C5702" w:rsidR="00510BE8" w:rsidRPr="000841F1" w:rsidRDefault="00F714E6" w:rsidP="002321A1">
      <w:pPr>
        <w:pStyle w:val="a3"/>
        <w:numPr>
          <w:ilvl w:val="2"/>
          <w:numId w:val="22"/>
        </w:numPr>
        <w:ind w:left="993" w:hanging="295"/>
        <w:rPr>
          <w:rFonts w:cs="Times New Roman"/>
        </w:rPr>
      </w:pPr>
      <w:r w:rsidRPr="000841F1">
        <w:rPr>
          <w:rFonts w:cs="Times New Roman"/>
        </w:rPr>
        <w:t xml:space="preserve">аудио- и видеосигналов, </w:t>
      </w:r>
      <w:r w:rsidR="00F627FB" w:rsidRPr="000841F1">
        <w:rPr>
          <w:rFonts w:cs="Times New Roman"/>
        </w:rPr>
        <w:t>записыва</w:t>
      </w:r>
      <w:r w:rsidRPr="000841F1">
        <w:rPr>
          <w:rFonts w:cs="Times New Roman"/>
        </w:rPr>
        <w:t>емых</w:t>
      </w:r>
      <w:r w:rsidR="00F627FB" w:rsidRPr="000841F1">
        <w:rPr>
          <w:rFonts w:cs="Times New Roman"/>
        </w:rPr>
        <w:t xml:space="preserve"> и воспроизводи</w:t>
      </w:r>
      <w:r w:rsidRPr="000841F1">
        <w:rPr>
          <w:rFonts w:cs="Times New Roman"/>
        </w:rPr>
        <w:t>мых</w:t>
      </w:r>
      <w:r w:rsidR="00F627FB" w:rsidRPr="000841F1">
        <w:rPr>
          <w:rFonts w:cs="Times New Roman"/>
        </w:rPr>
        <w:t xml:space="preserve"> с помощью технических средств (диктофоны, видеомагнитофоны и др.).</w:t>
      </w:r>
    </w:p>
    <w:p w14:paraId="40FE7B18" w14:textId="3EF1AD0E" w:rsidR="00883653" w:rsidRPr="000841F1" w:rsidRDefault="00212114" w:rsidP="00214553">
      <w:pPr>
        <w:pStyle w:val="a3"/>
        <w:numPr>
          <w:ilvl w:val="1"/>
          <w:numId w:val="14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М</w:t>
      </w:r>
      <w:r w:rsidR="00F627FB" w:rsidRPr="000841F1">
        <w:rPr>
          <w:rFonts w:cs="Times New Roman"/>
        </w:rPr>
        <w:t xml:space="preserve">еры обеспечения безопасности компьютерных систем подразделяются </w:t>
      </w:r>
      <w:proofErr w:type="gramStart"/>
      <w:r w:rsidR="00F627FB" w:rsidRPr="000841F1">
        <w:rPr>
          <w:rFonts w:cs="Times New Roman"/>
        </w:rPr>
        <w:t>на</w:t>
      </w:r>
      <w:proofErr w:type="gramEnd"/>
      <w:r w:rsidR="00F627FB" w:rsidRPr="000841F1">
        <w:rPr>
          <w:rFonts w:cs="Times New Roman"/>
        </w:rPr>
        <w:t>:</w:t>
      </w:r>
    </w:p>
    <w:p w14:paraId="34609608" w14:textId="53AAF85C" w:rsidR="00ED5D7C" w:rsidRPr="000841F1" w:rsidRDefault="003D46EB" w:rsidP="00986544">
      <w:pPr>
        <w:pStyle w:val="a3"/>
        <w:numPr>
          <w:ilvl w:val="2"/>
          <w:numId w:val="14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</w:rPr>
        <w:t>Нормативные</w:t>
      </w:r>
      <w:r w:rsidR="00F627FB" w:rsidRPr="000841F1">
        <w:rPr>
          <w:rFonts w:cs="Times New Roman"/>
        </w:rPr>
        <w:t xml:space="preserve"> меры защиты. </w:t>
      </w:r>
    </w:p>
    <w:p w14:paraId="64B2D32B" w14:textId="43F5ED30" w:rsidR="00F627FB" w:rsidRPr="000841F1" w:rsidRDefault="00F627FB" w:rsidP="00BA2CA0">
      <w:pPr>
        <w:pStyle w:val="a3"/>
        <w:tabs>
          <w:tab w:val="left" w:pos="1134"/>
        </w:tabs>
        <w:ind w:left="0" w:firstLine="709"/>
        <w:rPr>
          <w:rFonts w:cs="Times New Roman"/>
        </w:rPr>
      </w:pPr>
      <w:proofErr w:type="gramStart"/>
      <w:r w:rsidRPr="000841F1">
        <w:rPr>
          <w:rFonts w:cs="Times New Roman"/>
        </w:rPr>
        <w:t xml:space="preserve">К </w:t>
      </w:r>
      <w:r w:rsidR="003D46EB" w:rsidRPr="000841F1">
        <w:rPr>
          <w:rFonts w:cs="Times New Roman"/>
        </w:rPr>
        <w:t>нормативным</w:t>
      </w:r>
      <w:r w:rsidRPr="000841F1">
        <w:rPr>
          <w:rFonts w:cs="Times New Roman"/>
        </w:rPr>
        <w:t xml:space="preserve"> мерам защиты относятся действующ</w:t>
      </w:r>
      <w:r w:rsidR="003D46EB" w:rsidRPr="000841F1">
        <w:rPr>
          <w:rFonts w:cs="Times New Roman"/>
        </w:rPr>
        <w:t>е</w:t>
      </w:r>
      <w:r w:rsidRPr="000841F1">
        <w:rPr>
          <w:rFonts w:cs="Times New Roman"/>
        </w:rPr>
        <w:t>е закон</w:t>
      </w:r>
      <w:r w:rsidR="003D46EB" w:rsidRPr="000841F1">
        <w:rPr>
          <w:rFonts w:cs="Times New Roman"/>
        </w:rPr>
        <w:t xml:space="preserve">одательство Республики Казахстан и внутренние документы </w:t>
      </w:r>
      <w:r w:rsidR="003D055C" w:rsidRPr="000841F1">
        <w:rPr>
          <w:rFonts w:cs="Times New Roman"/>
        </w:rPr>
        <w:t>Компании</w:t>
      </w:r>
      <w:r w:rsidRPr="000841F1">
        <w:rPr>
          <w:rFonts w:cs="Times New Roman"/>
        </w:rPr>
        <w:t>, регламентирующие правила обращения с информацией, закрепляющие права и обязанности участников информационных отношений в процессе ее обработки и использования, а также устанавливающие ответственность за нарушения этих правил, препятствуя тем самым неправомерному использованию информации и являющиеся сдерживающим фактором для потенциальных нарушителей.</w:t>
      </w:r>
      <w:proofErr w:type="gramEnd"/>
      <w:r w:rsidRPr="000841F1">
        <w:rPr>
          <w:rFonts w:cs="Times New Roman"/>
        </w:rPr>
        <w:t xml:space="preserve"> </w:t>
      </w:r>
      <w:r w:rsidR="003D46EB" w:rsidRPr="000841F1">
        <w:rPr>
          <w:rFonts w:cs="Times New Roman"/>
        </w:rPr>
        <w:t xml:space="preserve">Нормативные </w:t>
      </w:r>
      <w:r w:rsidRPr="000841F1">
        <w:rPr>
          <w:rFonts w:cs="Times New Roman"/>
        </w:rPr>
        <w:t>меры защиты требуют постоянной разъяснительной работы с пользователями и обслуживающим персоналом системы.</w:t>
      </w:r>
    </w:p>
    <w:p w14:paraId="2C6240E4" w14:textId="77777777" w:rsidR="00ED5D7C" w:rsidRPr="000841F1" w:rsidRDefault="00F627FB" w:rsidP="00986544">
      <w:pPr>
        <w:pStyle w:val="a3"/>
        <w:numPr>
          <w:ilvl w:val="2"/>
          <w:numId w:val="14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Организационные (административные) меры защиты. </w:t>
      </w:r>
    </w:p>
    <w:p w14:paraId="54908696" w14:textId="50602FC3" w:rsidR="00F627FB" w:rsidRPr="000841F1" w:rsidRDefault="00F627FB" w:rsidP="00BA2CA0">
      <w:pPr>
        <w:pStyle w:val="a3"/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</w:rPr>
        <w:t>Организационные (административные) меры защиты – это меры организационного характера, регламентирующие процессы функционирования системы обработки данных, использование ее ресурсов, деятельность обслуживающего персонала, а также порядок взаимодействия пользователей с системой таким образом, чтобы в наибольшей степени затруднить или исключить возможность реализации угроз безопасности или снизить размер потерь в случае их реализации.</w:t>
      </w:r>
    </w:p>
    <w:p w14:paraId="3BBACA60" w14:textId="77777777" w:rsidR="00ED5D7C" w:rsidRPr="000841F1" w:rsidRDefault="00F627FB" w:rsidP="00986544">
      <w:pPr>
        <w:pStyle w:val="a3"/>
        <w:numPr>
          <w:ilvl w:val="2"/>
          <w:numId w:val="14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Физические средства защиты. </w:t>
      </w:r>
    </w:p>
    <w:p w14:paraId="47880720" w14:textId="07F28B89" w:rsidR="00F627FB" w:rsidRPr="000841F1" w:rsidRDefault="00F627FB" w:rsidP="00BA2CA0">
      <w:pPr>
        <w:pStyle w:val="a3"/>
        <w:tabs>
          <w:tab w:val="left" w:pos="1134"/>
        </w:tabs>
        <w:ind w:left="0" w:firstLine="709"/>
        <w:rPr>
          <w:rFonts w:cs="Times New Roman"/>
        </w:rPr>
      </w:pPr>
      <w:proofErr w:type="gramStart"/>
      <w:r w:rsidRPr="000841F1">
        <w:rPr>
          <w:rFonts w:cs="Times New Roman"/>
        </w:rPr>
        <w:t xml:space="preserve">Физические меры защиты основаны на применении разного рода механических и электронно-механических устройств и </w:t>
      </w:r>
      <w:r w:rsidR="003D2412" w:rsidRPr="000841F1">
        <w:rPr>
          <w:rFonts w:cs="Times New Roman"/>
        </w:rPr>
        <w:t>объектов</w:t>
      </w:r>
      <w:r w:rsidRPr="000841F1">
        <w:rPr>
          <w:rFonts w:cs="Times New Roman"/>
        </w:rPr>
        <w:t>, специально предназначенных для создания физических препятствий на возможных путях проникновения и доступа потенциальных нарушителей к компонентам системы и защищаемой информации, а также технических средств визуального наблюдения, связи и охранной сигнализации.</w:t>
      </w:r>
      <w:proofErr w:type="gramEnd"/>
    </w:p>
    <w:p w14:paraId="226E1958" w14:textId="77777777" w:rsidR="00ED5D7C" w:rsidRPr="000841F1" w:rsidRDefault="00F627FB" w:rsidP="00986544">
      <w:pPr>
        <w:pStyle w:val="a3"/>
        <w:numPr>
          <w:ilvl w:val="2"/>
          <w:numId w:val="14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Технические (программно-аппаратные) средства защиты. </w:t>
      </w:r>
    </w:p>
    <w:p w14:paraId="48864046" w14:textId="4C992C25" w:rsidR="00F627FB" w:rsidRPr="000841F1" w:rsidRDefault="00F627FB" w:rsidP="00BA2CA0">
      <w:pPr>
        <w:pStyle w:val="a3"/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Технические (аппаратно-программные) меры защиты основаны на использовании различных электронных устройств и специальных программ, входящих в состав информационных систем </w:t>
      </w:r>
      <w:r w:rsidR="003D055C" w:rsidRPr="000841F1">
        <w:rPr>
          <w:rFonts w:cs="Times New Roman"/>
        </w:rPr>
        <w:t>Компании</w:t>
      </w:r>
      <w:r w:rsidRPr="000841F1">
        <w:rPr>
          <w:rFonts w:cs="Times New Roman"/>
        </w:rPr>
        <w:t xml:space="preserve"> и выполняющих (самостоятельно или в комплексе с другими средствами) функции защиты (идентификацию и аутентификацию пользователей, разграничение доступа к ресурсам, регистрацию</w:t>
      </w:r>
      <w:r w:rsidR="00883653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событий, криптографическое закрытие информации и т.д.).</w:t>
      </w:r>
    </w:p>
    <w:p w14:paraId="615C9B9D" w14:textId="05CE0068" w:rsidR="00883653" w:rsidRPr="000841F1" w:rsidRDefault="00883653" w:rsidP="00EB4DDC">
      <w:pPr>
        <w:pStyle w:val="1"/>
        <w:numPr>
          <w:ilvl w:val="0"/>
          <w:numId w:val="12"/>
        </w:numPr>
        <w:tabs>
          <w:tab w:val="left" w:pos="284"/>
        </w:tabs>
        <w:spacing w:before="360" w:after="240" w:line="240" w:lineRule="auto"/>
        <w:ind w:left="0" w:hanging="11"/>
        <w:jc w:val="center"/>
        <w:rPr>
          <w:rFonts w:cs="Times New Roman"/>
          <w:b/>
          <w:sz w:val="28"/>
        </w:rPr>
      </w:pPr>
      <w:bookmarkStart w:id="37" w:name="_Toc383699919"/>
      <w:r w:rsidRPr="000841F1">
        <w:rPr>
          <w:rFonts w:cs="Times New Roman"/>
          <w:b/>
          <w:sz w:val="28"/>
        </w:rPr>
        <w:t>Угрозы информационной безопасности</w:t>
      </w:r>
      <w:bookmarkEnd w:id="37"/>
    </w:p>
    <w:p w14:paraId="38CABC3D" w14:textId="4E07D5CE" w:rsidR="00883653" w:rsidRPr="000841F1" w:rsidRDefault="00883653" w:rsidP="00510BE8">
      <w:pPr>
        <w:pStyle w:val="a3"/>
        <w:numPr>
          <w:ilvl w:val="1"/>
          <w:numId w:val="15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</w:rPr>
        <w:t>Под угрозами информационной безопасности понимаются потенциально возможные негативные воздействия на защищаемую информацию, к числу которых относятся:</w:t>
      </w:r>
    </w:p>
    <w:p w14:paraId="54A440B5" w14:textId="2B3F5BE3" w:rsidR="00883653" w:rsidRPr="000841F1" w:rsidRDefault="007D6681" w:rsidP="00510BE8">
      <w:pPr>
        <w:pStyle w:val="a3"/>
        <w:numPr>
          <w:ilvl w:val="2"/>
          <w:numId w:val="15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У</w:t>
      </w:r>
      <w:r w:rsidR="00883653" w:rsidRPr="000841F1">
        <w:rPr>
          <w:rFonts w:cs="Times New Roman"/>
        </w:rPr>
        <w:t>трата</w:t>
      </w:r>
      <w:r w:rsidRPr="000841F1">
        <w:rPr>
          <w:rFonts w:cs="Times New Roman"/>
        </w:rPr>
        <w:t xml:space="preserve"> или разглашение (утечка)</w:t>
      </w:r>
      <w:r w:rsidR="00883653" w:rsidRPr="000841F1">
        <w:rPr>
          <w:rFonts w:cs="Times New Roman"/>
        </w:rPr>
        <w:t xml:space="preserve"> сведений, составляющих банковскую тайну, коммерческую тайну </w:t>
      </w:r>
      <w:r w:rsidR="003D055C" w:rsidRPr="000841F1">
        <w:rPr>
          <w:rFonts w:cs="Times New Roman"/>
        </w:rPr>
        <w:t>Компании</w:t>
      </w:r>
      <w:r w:rsidR="00883653" w:rsidRPr="000841F1">
        <w:rPr>
          <w:rFonts w:cs="Times New Roman"/>
        </w:rPr>
        <w:t xml:space="preserve"> и иную защищаемую информацию, а также искажение (несанкционированная модификация, подделка) такой информации;</w:t>
      </w:r>
    </w:p>
    <w:p w14:paraId="61595C6E" w14:textId="77777777" w:rsidR="00883653" w:rsidRPr="000841F1" w:rsidRDefault="00883653" w:rsidP="00510BE8">
      <w:pPr>
        <w:pStyle w:val="a3"/>
        <w:numPr>
          <w:ilvl w:val="2"/>
          <w:numId w:val="15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недоступность информации в результате ее блокирования, сбоя оборудования или программ, дезорганизации функционирования операционных систем рабочих станций, серверов, маршрутизаторов, систем управления баз данных, </w:t>
      </w:r>
      <w:r w:rsidRPr="000841F1">
        <w:rPr>
          <w:rFonts w:cs="Times New Roman"/>
        </w:rPr>
        <w:lastRenderedPageBreak/>
        <w:t>распределенных вычислительных сетей, воздействия вирусов, стихийных бедствий и иных форс-мажорных обстоятельств;</w:t>
      </w:r>
    </w:p>
    <w:p w14:paraId="5E5266F1" w14:textId="77777777" w:rsidR="00883653" w:rsidRPr="000841F1" w:rsidRDefault="00883653" w:rsidP="00510BE8">
      <w:pPr>
        <w:pStyle w:val="a3"/>
        <w:numPr>
          <w:ilvl w:val="2"/>
          <w:numId w:val="15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низкая степень надежности программного обеспечения;</w:t>
      </w:r>
    </w:p>
    <w:p w14:paraId="1A440E9C" w14:textId="124B8B98" w:rsidR="00883653" w:rsidRPr="000841F1" w:rsidRDefault="00883653" w:rsidP="00510BE8">
      <w:pPr>
        <w:pStyle w:val="a3"/>
        <w:numPr>
          <w:ilvl w:val="2"/>
          <w:numId w:val="15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недостаточная осведомленность, низкая квалификация пользователей в области информационных технологий.</w:t>
      </w:r>
    </w:p>
    <w:p w14:paraId="3FF12F18" w14:textId="0E544E48" w:rsidR="00883653" w:rsidRPr="000841F1" w:rsidRDefault="00883653" w:rsidP="00510BE8">
      <w:pPr>
        <w:pStyle w:val="a3"/>
        <w:numPr>
          <w:ilvl w:val="1"/>
          <w:numId w:val="15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В результате воздействия указанных угроз могут возникнуть следующие негативные последствия, влияющие на состояние информационной безопасности </w:t>
      </w:r>
      <w:r w:rsidR="00EA3E1F" w:rsidRPr="000841F1">
        <w:rPr>
          <w:rFonts w:cs="Times New Roman"/>
        </w:rPr>
        <w:t>Компан</w:t>
      </w:r>
      <w:proofErr w:type="gramStart"/>
      <w:r w:rsidR="00EA3E1F" w:rsidRPr="000841F1">
        <w:rPr>
          <w:rFonts w:cs="Times New Roman"/>
        </w:rPr>
        <w:t>ии</w:t>
      </w:r>
      <w:r w:rsidRPr="000841F1">
        <w:rPr>
          <w:rFonts w:cs="Times New Roman"/>
        </w:rPr>
        <w:t xml:space="preserve"> и е</w:t>
      </w:r>
      <w:r w:rsidR="00EA3E1F" w:rsidRPr="000841F1">
        <w:rPr>
          <w:rFonts w:cs="Times New Roman"/>
        </w:rPr>
        <w:t>ё</w:t>
      </w:r>
      <w:proofErr w:type="gramEnd"/>
      <w:r w:rsidRPr="000841F1">
        <w:rPr>
          <w:rFonts w:cs="Times New Roman"/>
        </w:rPr>
        <w:t xml:space="preserve"> нормальное функционирование:</w:t>
      </w:r>
    </w:p>
    <w:p w14:paraId="22A87CF1" w14:textId="35DC9ED5" w:rsidR="00883653" w:rsidRPr="000841F1" w:rsidRDefault="00883653" w:rsidP="00510BE8">
      <w:pPr>
        <w:pStyle w:val="a3"/>
        <w:numPr>
          <w:ilvl w:val="2"/>
          <w:numId w:val="15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финансовые потери, связанные с разглашением </w:t>
      </w:r>
      <w:r w:rsidR="00277912" w:rsidRPr="000841F1">
        <w:rPr>
          <w:rFonts w:cs="Times New Roman"/>
        </w:rPr>
        <w:t xml:space="preserve">(утечкой) </w:t>
      </w:r>
      <w:r w:rsidRPr="000841F1">
        <w:rPr>
          <w:rFonts w:cs="Times New Roman"/>
        </w:rPr>
        <w:t>информации;</w:t>
      </w:r>
    </w:p>
    <w:p w14:paraId="34CDFF7F" w14:textId="77777777" w:rsidR="00883653" w:rsidRPr="000841F1" w:rsidRDefault="00883653" w:rsidP="00510BE8">
      <w:pPr>
        <w:pStyle w:val="a3"/>
        <w:numPr>
          <w:ilvl w:val="2"/>
          <w:numId w:val="15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финансовые потери, связанные с уничтожением и последующим восстановлением утраченной информации;</w:t>
      </w:r>
    </w:p>
    <w:p w14:paraId="5DCF6BB9" w14:textId="534BD368" w:rsidR="00883653" w:rsidRPr="000841F1" w:rsidRDefault="00883653" w:rsidP="00510BE8">
      <w:pPr>
        <w:pStyle w:val="a3"/>
        <w:numPr>
          <w:ilvl w:val="2"/>
          <w:numId w:val="15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ущерб от дезорганизации деятельности </w:t>
      </w:r>
      <w:r w:rsidR="00144B3D" w:rsidRPr="000841F1">
        <w:rPr>
          <w:rFonts w:cs="Times New Roman"/>
        </w:rPr>
        <w:t>Компании</w:t>
      </w:r>
      <w:r w:rsidRPr="000841F1">
        <w:rPr>
          <w:rFonts w:cs="Times New Roman"/>
        </w:rPr>
        <w:t xml:space="preserve"> и потери, связанные с невозможностью выполнения им своих обязательств;</w:t>
      </w:r>
    </w:p>
    <w:p w14:paraId="79648812" w14:textId="1EFA1FEA" w:rsidR="00883653" w:rsidRPr="000841F1" w:rsidRDefault="00883653" w:rsidP="00510BE8">
      <w:pPr>
        <w:pStyle w:val="a3"/>
        <w:numPr>
          <w:ilvl w:val="2"/>
          <w:numId w:val="15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моральные потери (ущерб репутации </w:t>
      </w:r>
      <w:r w:rsidR="00144B3D" w:rsidRPr="000841F1">
        <w:rPr>
          <w:rFonts w:cs="Times New Roman"/>
        </w:rPr>
        <w:t>Компании</w:t>
      </w:r>
      <w:r w:rsidRPr="000841F1">
        <w:rPr>
          <w:rFonts w:cs="Times New Roman"/>
        </w:rPr>
        <w:t>).</w:t>
      </w:r>
    </w:p>
    <w:p w14:paraId="20C52203" w14:textId="7CA71365" w:rsidR="00883653" w:rsidRPr="000841F1" w:rsidRDefault="00883653" w:rsidP="00EB4DDC">
      <w:pPr>
        <w:pStyle w:val="1"/>
        <w:numPr>
          <w:ilvl w:val="0"/>
          <w:numId w:val="12"/>
        </w:numPr>
        <w:tabs>
          <w:tab w:val="left" w:pos="284"/>
        </w:tabs>
        <w:spacing w:before="360" w:after="240" w:line="240" w:lineRule="auto"/>
        <w:ind w:left="0" w:hanging="11"/>
        <w:jc w:val="center"/>
        <w:rPr>
          <w:rFonts w:cs="Times New Roman"/>
          <w:b/>
          <w:sz w:val="28"/>
        </w:rPr>
      </w:pPr>
      <w:bookmarkStart w:id="38" w:name="_Toc383699920"/>
      <w:r w:rsidRPr="000841F1">
        <w:rPr>
          <w:rFonts w:cs="Times New Roman"/>
          <w:b/>
          <w:sz w:val="28"/>
        </w:rPr>
        <w:t xml:space="preserve">Техническое обеспечение информационной безопасности </w:t>
      </w:r>
      <w:r w:rsidR="00144B3D" w:rsidRPr="000841F1">
        <w:rPr>
          <w:rFonts w:cs="Times New Roman"/>
          <w:b/>
          <w:sz w:val="28"/>
        </w:rPr>
        <w:t>Компании</w:t>
      </w:r>
      <w:bookmarkEnd w:id="38"/>
    </w:p>
    <w:p w14:paraId="45B69027" w14:textId="51459A16" w:rsidR="00883653" w:rsidRPr="000841F1" w:rsidRDefault="00883653" w:rsidP="00510BE8">
      <w:pPr>
        <w:pStyle w:val="a3"/>
        <w:numPr>
          <w:ilvl w:val="1"/>
          <w:numId w:val="16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</w:rPr>
        <w:t>Техническое обеспечение информационной безопасности должно базироваться:</w:t>
      </w:r>
    </w:p>
    <w:p w14:paraId="07C4F174" w14:textId="77777777" w:rsidR="00883653" w:rsidRPr="000841F1" w:rsidRDefault="00883653" w:rsidP="00510BE8">
      <w:pPr>
        <w:pStyle w:val="a3"/>
        <w:numPr>
          <w:ilvl w:val="2"/>
          <w:numId w:val="16"/>
        </w:numPr>
        <w:ind w:left="0" w:firstLine="698"/>
        <w:rPr>
          <w:rFonts w:cs="Times New Roman"/>
        </w:rPr>
      </w:pPr>
      <w:r w:rsidRPr="000841F1">
        <w:rPr>
          <w:rFonts w:cs="Times New Roman"/>
        </w:rPr>
        <w:t>на системе унификации и взаимного дополнения применяемых средств защиты;</w:t>
      </w:r>
    </w:p>
    <w:p w14:paraId="296F94FB" w14:textId="77777777" w:rsidR="00883653" w:rsidRPr="000841F1" w:rsidRDefault="00883653" w:rsidP="00510BE8">
      <w:pPr>
        <w:pStyle w:val="a3"/>
        <w:numPr>
          <w:ilvl w:val="2"/>
          <w:numId w:val="16"/>
        </w:numPr>
        <w:ind w:left="0" w:firstLine="698"/>
        <w:rPr>
          <w:rFonts w:cs="Times New Roman"/>
        </w:rPr>
      </w:pPr>
      <w:r w:rsidRPr="000841F1">
        <w:rPr>
          <w:rFonts w:cs="Times New Roman"/>
        </w:rPr>
        <w:t>на системе лицензирования деятельности;</w:t>
      </w:r>
    </w:p>
    <w:p w14:paraId="38B3309C" w14:textId="77777777" w:rsidR="00883653" w:rsidRPr="000841F1" w:rsidRDefault="00883653" w:rsidP="00510BE8">
      <w:pPr>
        <w:pStyle w:val="a3"/>
        <w:numPr>
          <w:ilvl w:val="2"/>
          <w:numId w:val="16"/>
        </w:numPr>
        <w:ind w:left="0" w:firstLine="698"/>
        <w:rPr>
          <w:rFonts w:cs="Times New Roman"/>
        </w:rPr>
      </w:pPr>
      <w:r w:rsidRPr="000841F1">
        <w:rPr>
          <w:rFonts w:cs="Times New Roman"/>
        </w:rPr>
        <w:t>на системах сертификации всего программного обеспечения и средств защиты.</w:t>
      </w:r>
    </w:p>
    <w:p w14:paraId="4D5C98D4" w14:textId="7DA75ACA" w:rsidR="00883653" w:rsidRPr="000841F1" w:rsidRDefault="00883653" w:rsidP="00510BE8">
      <w:pPr>
        <w:pStyle w:val="a3"/>
        <w:numPr>
          <w:ilvl w:val="1"/>
          <w:numId w:val="16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Система обеспечения безопасности информационных ресурсов должна предусматривать комплекс организационных, технических, программных и криптографических средств и мер по защите информации в процессе документооборота, при работе работников с конфиденциальными документами и сведениями, при обработке информации в </w:t>
      </w:r>
      <w:r w:rsidR="00261BCB" w:rsidRPr="000841F1">
        <w:rPr>
          <w:rFonts w:cs="Times New Roman"/>
        </w:rPr>
        <w:t xml:space="preserve">информационных </w:t>
      </w:r>
      <w:r w:rsidRPr="000841F1">
        <w:rPr>
          <w:rFonts w:cs="Times New Roman"/>
        </w:rPr>
        <w:t>системах различного уровня и назначения, при передаче по каналам связи, при ведении конфиденциальных переговоров.</w:t>
      </w:r>
    </w:p>
    <w:p w14:paraId="745FD3C8" w14:textId="04BFBDED" w:rsidR="00883653" w:rsidRPr="000841F1" w:rsidRDefault="00883653" w:rsidP="00510BE8">
      <w:pPr>
        <w:pStyle w:val="a3"/>
        <w:numPr>
          <w:ilvl w:val="1"/>
          <w:numId w:val="16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Предоставление прав доступа специалистам </w:t>
      </w:r>
      <w:r w:rsidR="00144B3D" w:rsidRPr="000841F1">
        <w:rPr>
          <w:rFonts w:cs="Times New Roman"/>
        </w:rPr>
        <w:t>Компании</w:t>
      </w:r>
      <w:r w:rsidRPr="000841F1">
        <w:rPr>
          <w:rFonts w:cs="Times New Roman"/>
        </w:rPr>
        <w:t xml:space="preserve"> к соответствующей информации определяется в порядке, определяемом внутренними документами </w:t>
      </w:r>
      <w:r w:rsidR="00144B3D" w:rsidRPr="000841F1">
        <w:rPr>
          <w:rFonts w:cs="Times New Roman"/>
        </w:rPr>
        <w:t>Компании</w:t>
      </w:r>
      <w:r w:rsidRPr="000841F1">
        <w:rPr>
          <w:rFonts w:cs="Times New Roman"/>
        </w:rPr>
        <w:t>.</w:t>
      </w:r>
    </w:p>
    <w:p w14:paraId="1B4C8689" w14:textId="6BC61988" w:rsidR="00883653" w:rsidRPr="000841F1" w:rsidRDefault="00883653" w:rsidP="00510BE8">
      <w:pPr>
        <w:pStyle w:val="a3"/>
        <w:numPr>
          <w:ilvl w:val="1"/>
          <w:numId w:val="16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</w:rPr>
        <w:t>Одним из направлений обеспечения информационной безопасности является реализация технической политики, то есть защита информационных ресурсов от хищения, утраты, уничтожения, разглашения</w:t>
      </w:r>
      <w:r w:rsidR="00277912" w:rsidRPr="000841F1">
        <w:rPr>
          <w:rFonts w:cs="Times New Roman"/>
        </w:rPr>
        <w:t xml:space="preserve"> (</w:t>
      </w:r>
      <w:r w:rsidRPr="000841F1">
        <w:rPr>
          <w:rFonts w:cs="Times New Roman"/>
        </w:rPr>
        <w:t>утечки</w:t>
      </w:r>
      <w:r w:rsidR="00277912" w:rsidRPr="000841F1">
        <w:rPr>
          <w:rFonts w:cs="Times New Roman"/>
        </w:rPr>
        <w:t>)</w:t>
      </w:r>
      <w:r w:rsidRPr="000841F1">
        <w:rPr>
          <w:rFonts w:cs="Times New Roman"/>
        </w:rPr>
        <w:t>, искажения и подделки за счет несанкционированного доступа и иных воздействий.</w:t>
      </w:r>
    </w:p>
    <w:p w14:paraId="61D1F861" w14:textId="77777777" w:rsidR="00883653" w:rsidRPr="000841F1" w:rsidRDefault="00883653" w:rsidP="00510BE8">
      <w:pPr>
        <w:pStyle w:val="a3"/>
        <w:numPr>
          <w:ilvl w:val="1"/>
          <w:numId w:val="16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</w:rPr>
        <w:t>В рамках обеспечения информационной безопасности, техническая политика предусматривает:</w:t>
      </w:r>
    </w:p>
    <w:p w14:paraId="4F328D6F" w14:textId="77777777" w:rsidR="00883653" w:rsidRPr="000841F1" w:rsidRDefault="00883653" w:rsidP="00510BE8">
      <w:pPr>
        <w:pStyle w:val="a3"/>
        <w:numPr>
          <w:ilvl w:val="2"/>
          <w:numId w:val="16"/>
        </w:numPr>
        <w:ind w:left="0" w:firstLine="720"/>
        <w:rPr>
          <w:rFonts w:cs="Times New Roman"/>
        </w:rPr>
      </w:pPr>
      <w:r w:rsidRPr="000841F1">
        <w:rPr>
          <w:rFonts w:cs="Times New Roman"/>
        </w:rPr>
        <w:t>реализацию единой разрешительной системы допуска работников к работам, документам и информации конфиденциального характера;</w:t>
      </w:r>
    </w:p>
    <w:p w14:paraId="6168C040" w14:textId="36508F36" w:rsidR="00883653" w:rsidRPr="000841F1" w:rsidRDefault="00883653" w:rsidP="00510BE8">
      <w:pPr>
        <w:pStyle w:val="a3"/>
        <w:numPr>
          <w:ilvl w:val="2"/>
          <w:numId w:val="16"/>
        </w:numPr>
        <w:ind w:left="0" w:firstLine="720"/>
        <w:rPr>
          <w:rFonts w:cs="Times New Roman"/>
        </w:rPr>
      </w:pPr>
      <w:r w:rsidRPr="000841F1">
        <w:rPr>
          <w:rFonts w:cs="Times New Roman"/>
        </w:rPr>
        <w:t>ограничение доступа работников и посторонних лиц в здания, помещения, где обрабатывается (хранится) информация конфиденциального характера</w:t>
      </w:r>
      <w:r w:rsidR="00763B1B" w:rsidRPr="000841F1">
        <w:rPr>
          <w:rFonts w:cs="Times New Roman"/>
        </w:rPr>
        <w:t xml:space="preserve"> (Приложение №2)</w:t>
      </w:r>
      <w:r w:rsidRPr="000841F1">
        <w:rPr>
          <w:rFonts w:cs="Times New Roman"/>
        </w:rPr>
        <w:t>;</w:t>
      </w:r>
    </w:p>
    <w:p w14:paraId="0AA44ACB" w14:textId="5BA63ED9" w:rsidR="00883653" w:rsidRPr="000841F1" w:rsidRDefault="00883653" w:rsidP="00510BE8">
      <w:pPr>
        <w:pStyle w:val="a3"/>
        <w:numPr>
          <w:ilvl w:val="2"/>
          <w:numId w:val="16"/>
        </w:numPr>
        <w:ind w:left="0" w:firstLine="720"/>
        <w:rPr>
          <w:rFonts w:cs="Times New Roman"/>
        </w:rPr>
      </w:pPr>
      <w:r w:rsidRPr="000841F1">
        <w:rPr>
          <w:rFonts w:cs="Times New Roman"/>
        </w:rPr>
        <w:t xml:space="preserve">разграничение доступа пользователей к данным </w:t>
      </w:r>
      <w:r w:rsidR="00027AE5" w:rsidRPr="000841F1">
        <w:rPr>
          <w:rFonts w:cs="Times New Roman"/>
        </w:rPr>
        <w:t>информационных систем</w:t>
      </w:r>
      <w:r w:rsidRPr="000841F1">
        <w:rPr>
          <w:rFonts w:cs="Times New Roman"/>
        </w:rPr>
        <w:t>;</w:t>
      </w:r>
    </w:p>
    <w:p w14:paraId="5BD604AB" w14:textId="77777777" w:rsidR="00883653" w:rsidRPr="000841F1" w:rsidRDefault="00883653" w:rsidP="00510BE8">
      <w:pPr>
        <w:pStyle w:val="a3"/>
        <w:numPr>
          <w:ilvl w:val="2"/>
          <w:numId w:val="16"/>
        </w:numPr>
        <w:ind w:left="0" w:firstLine="720"/>
        <w:rPr>
          <w:rFonts w:cs="Times New Roman"/>
        </w:rPr>
      </w:pPr>
      <w:r w:rsidRPr="000841F1">
        <w:rPr>
          <w:rFonts w:cs="Times New Roman"/>
        </w:rPr>
        <w:t xml:space="preserve">учет документов, информационных массивов, регистрация действий пользователей ИС, </w:t>
      </w:r>
      <w:proofErr w:type="gramStart"/>
      <w:r w:rsidRPr="000841F1">
        <w:rPr>
          <w:rFonts w:cs="Times New Roman"/>
        </w:rPr>
        <w:t>контроль за</w:t>
      </w:r>
      <w:proofErr w:type="gramEnd"/>
      <w:r w:rsidRPr="000841F1">
        <w:rPr>
          <w:rFonts w:cs="Times New Roman"/>
        </w:rPr>
        <w:t xml:space="preserve"> несанкционированным доступом и действиями пользователей;</w:t>
      </w:r>
    </w:p>
    <w:p w14:paraId="3C7DF36E" w14:textId="77777777" w:rsidR="00883653" w:rsidRPr="000841F1" w:rsidRDefault="00883653" w:rsidP="00510BE8">
      <w:pPr>
        <w:pStyle w:val="a3"/>
        <w:numPr>
          <w:ilvl w:val="2"/>
          <w:numId w:val="16"/>
        </w:numPr>
        <w:ind w:left="0" w:firstLine="720"/>
        <w:rPr>
          <w:rFonts w:cs="Times New Roman"/>
        </w:rPr>
      </w:pPr>
      <w:r w:rsidRPr="000841F1">
        <w:rPr>
          <w:rFonts w:cs="Times New Roman"/>
        </w:rPr>
        <w:lastRenderedPageBreak/>
        <w:t>криптографическое преобразование информации, обрабатываемой и передаваемой средствами вычислительной техники и связи;</w:t>
      </w:r>
    </w:p>
    <w:p w14:paraId="46F09E99" w14:textId="13C5F17D" w:rsidR="00883653" w:rsidRPr="000841F1" w:rsidRDefault="00883653" w:rsidP="00510BE8">
      <w:pPr>
        <w:pStyle w:val="a3"/>
        <w:numPr>
          <w:ilvl w:val="2"/>
          <w:numId w:val="16"/>
        </w:numPr>
        <w:ind w:left="0" w:firstLine="720"/>
        <w:rPr>
          <w:rFonts w:cs="Times New Roman"/>
        </w:rPr>
      </w:pPr>
      <w:r w:rsidRPr="000841F1">
        <w:rPr>
          <w:rFonts w:cs="Times New Roman"/>
        </w:rPr>
        <w:t xml:space="preserve">предотвращение внедрения в </w:t>
      </w:r>
      <w:r w:rsidR="00261BCB" w:rsidRPr="000841F1">
        <w:rPr>
          <w:rFonts w:cs="Times New Roman"/>
        </w:rPr>
        <w:t>информационные системы</w:t>
      </w:r>
      <w:r w:rsidRPr="000841F1">
        <w:rPr>
          <w:rFonts w:cs="Times New Roman"/>
        </w:rPr>
        <w:t xml:space="preserve"> программ вирусного характера.</w:t>
      </w:r>
    </w:p>
    <w:p w14:paraId="1801330B" w14:textId="77777777" w:rsidR="00883653" w:rsidRPr="000841F1" w:rsidRDefault="00883653" w:rsidP="00510BE8">
      <w:pPr>
        <w:pStyle w:val="a3"/>
        <w:numPr>
          <w:ilvl w:val="1"/>
          <w:numId w:val="16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</w:rPr>
        <w:t>Защита информационных ресурсов от несанкционированного доступа предусматривает:</w:t>
      </w:r>
    </w:p>
    <w:p w14:paraId="010FF036" w14:textId="7831F990" w:rsidR="00883653" w:rsidRPr="000841F1" w:rsidRDefault="00F101E1" w:rsidP="00510BE8">
      <w:pPr>
        <w:pStyle w:val="a3"/>
        <w:numPr>
          <w:ilvl w:val="2"/>
          <w:numId w:val="16"/>
        </w:numPr>
        <w:ind w:left="0" w:firstLine="720"/>
        <w:rPr>
          <w:rFonts w:cs="Times New Roman"/>
        </w:rPr>
      </w:pPr>
      <w:r w:rsidRPr="000841F1">
        <w:rPr>
          <w:rFonts w:cs="Times New Roman"/>
        </w:rPr>
        <w:t>использование паролей</w:t>
      </w:r>
      <w:r w:rsidR="00E845C1" w:rsidRPr="000841F1">
        <w:rPr>
          <w:rFonts w:cs="Times New Roman"/>
        </w:rPr>
        <w:t xml:space="preserve">, </w:t>
      </w:r>
      <w:r w:rsidR="00193765" w:rsidRPr="000841F1">
        <w:rPr>
          <w:rFonts w:cs="Times New Roman"/>
        </w:rPr>
        <w:t>предполагающее</w:t>
      </w:r>
      <w:r w:rsidR="00E845C1" w:rsidRPr="000841F1">
        <w:rPr>
          <w:rFonts w:cs="Times New Roman"/>
        </w:rPr>
        <w:t xml:space="preserve"> идентификаци</w:t>
      </w:r>
      <w:r w:rsidR="00193765" w:rsidRPr="000841F1">
        <w:rPr>
          <w:rFonts w:cs="Times New Roman"/>
        </w:rPr>
        <w:t>ю</w:t>
      </w:r>
      <w:r w:rsidR="00E845C1" w:rsidRPr="000841F1">
        <w:rPr>
          <w:rFonts w:cs="Times New Roman"/>
        </w:rPr>
        <w:t xml:space="preserve"> и аутентификаци</w:t>
      </w:r>
      <w:r w:rsidR="00193765" w:rsidRPr="000841F1">
        <w:rPr>
          <w:rFonts w:cs="Times New Roman"/>
        </w:rPr>
        <w:t>ю</w:t>
      </w:r>
      <w:r w:rsidR="00E845C1" w:rsidRPr="000841F1">
        <w:rPr>
          <w:rFonts w:cs="Times New Roman"/>
        </w:rPr>
        <w:t xml:space="preserve"> пользователя при работе с </w:t>
      </w:r>
      <w:r w:rsidR="00193765" w:rsidRPr="000841F1">
        <w:rPr>
          <w:rFonts w:cs="Times New Roman"/>
        </w:rPr>
        <w:t>ИС</w:t>
      </w:r>
      <w:r w:rsidR="00883653" w:rsidRPr="000841F1">
        <w:rPr>
          <w:rFonts w:cs="Times New Roman"/>
        </w:rPr>
        <w:t>;</w:t>
      </w:r>
    </w:p>
    <w:p w14:paraId="5B7EF878" w14:textId="77777777" w:rsidR="00883653" w:rsidRPr="000841F1" w:rsidRDefault="00883653" w:rsidP="00510BE8">
      <w:pPr>
        <w:pStyle w:val="a3"/>
        <w:numPr>
          <w:ilvl w:val="2"/>
          <w:numId w:val="16"/>
        </w:numPr>
        <w:ind w:left="0" w:firstLine="720"/>
        <w:rPr>
          <w:rFonts w:cs="Times New Roman"/>
        </w:rPr>
      </w:pPr>
      <w:r w:rsidRPr="000841F1">
        <w:rPr>
          <w:rFonts w:cs="Times New Roman"/>
        </w:rPr>
        <w:t>обоснованность доступа, предполагающую наличие соответствующей формы допуска работника для ознакомления с информацией (документацией) определенного уровня конфиденциальности при необходимости ознакомления с данной информацией или действий с ней для выполнения производственных функций;</w:t>
      </w:r>
    </w:p>
    <w:p w14:paraId="310EFDEB" w14:textId="782A7774" w:rsidR="00883653" w:rsidRPr="000841F1" w:rsidRDefault="00883653" w:rsidP="00510BE8">
      <w:pPr>
        <w:pStyle w:val="a3"/>
        <w:numPr>
          <w:ilvl w:val="2"/>
          <w:numId w:val="16"/>
        </w:numPr>
        <w:ind w:left="0" w:firstLine="720"/>
        <w:rPr>
          <w:rFonts w:cs="Times New Roman"/>
        </w:rPr>
      </w:pPr>
      <w:r w:rsidRPr="000841F1">
        <w:rPr>
          <w:rFonts w:cs="Times New Roman"/>
        </w:rPr>
        <w:t xml:space="preserve">персональную ответственность, предполагающую ответственность работника за использование и сохранность доверенной информации (документов, носителей информации, информационных массивов), за свои действия в </w:t>
      </w:r>
      <w:r w:rsidR="00261BCB" w:rsidRPr="000841F1">
        <w:rPr>
          <w:rFonts w:cs="Times New Roman"/>
        </w:rPr>
        <w:t>ИС</w:t>
      </w:r>
      <w:r w:rsidRPr="000841F1">
        <w:rPr>
          <w:rFonts w:cs="Times New Roman"/>
        </w:rPr>
        <w:t>;</w:t>
      </w:r>
    </w:p>
    <w:p w14:paraId="272FFC03" w14:textId="77777777" w:rsidR="00883653" w:rsidRPr="000841F1" w:rsidRDefault="00883653" w:rsidP="00510BE8">
      <w:pPr>
        <w:pStyle w:val="a3"/>
        <w:numPr>
          <w:ilvl w:val="2"/>
          <w:numId w:val="16"/>
        </w:numPr>
        <w:ind w:left="0" w:firstLine="720"/>
        <w:rPr>
          <w:rFonts w:cs="Times New Roman"/>
        </w:rPr>
      </w:pPr>
      <w:r w:rsidRPr="000841F1">
        <w:rPr>
          <w:rFonts w:cs="Times New Roman"/>
        </w:rPr>
        <w:t>надежность хранения, предполагающую хранение информации (документов, носителей информации, информационных массивов) в условиях, исключающих несанкционированное ознакомление, ее уничтожение, подделку или искажение;</w:t>
      </w:r>
    </w:p>
    <w:p w14:paraId="76E3B82F" w14:textId="75074049" w:rsidR="00883653" w:rsidRPr="000841F1" w:rsidRDefault="00883653" w:rsidP="00510BE8">
      <w:pPr>
        <w:pStyle w:val="a3"/>
        <w:numPr>
          <w:ilvl w:val="2"/>
          <w:numId w:val="16"/>
        </w:numPr>
        <w:ind w:left="0" w:firstLine="720"/>
        <w:rPr>
          <w:rFonts w:cs="Times New Roman"/>
        </w:rPr>
      </w:pPr>
      <w:r w:rsidRPr="000841F1">
        <w:rPr>
          <w:rFonts w:cs="Times New Roman"/>
        </w:rPr>
        <w:t xml:space="preserve">централизованный </w:t>
      </w:r>
      <w:proofErr w:type="gramStart"/>
      <w:r w:rsidRPr="000841F1">
        <w:rPr>
          <w:rFonts w:cs="Times New Roman"/>
        </w:rPr>
        <w:t>контроль за</w:t>
      </w:r>
      <w:proofErr w:type="gramEnd"/>
      <w:r w:rsidRPr="000841F1">
        <w:rPr>
          <w:rFonts w:cs="Times New Roman"/>
        </w:rPr>
        <w:t xml:space="preserve"> действиями работников с конфиденциальными документами, а также конфиденциальной информацией в </w:t>
      </w:r>
      <w:r w:rsidR="00261BCB" w:rsidRPr="000841F1">
        <w:rPr>
          <w:rFonts w:cs="Times New Roman"/>
        </w:rPr>
        <w:t>ИС</w:t>
      </w:r>
      <w:r w:rsidRPr="000841F1">
        <w:rPr>
          <w:rFonts w:cs="Times New Roman"/>
        </w:rPr>
        <w:t>;</w:t>
      </w:r>
    </w:p>
    <w:p w14:paraId="191DCCA7" w14:textId="79BD255F" w:rsidR="00883653" w:rsidRPr="000841F1" w:rsidRDefault="00883653" w:rsidP="00510BE8">
      <w:pPr>
        <w:pStyle w:val="a3"/>
        <w:numPr>
          <w:ilvl w:val="2"/>
          <w:numId w:val="16"/>
        </w:numPr>
        <w:ind w:left="0" w:firstLine="720"/>
        <w:rPr>
          <w:rFonts w:cs="Times New Roman"/>
        </w:rPr>
      </w:pPr>
      <w:r w:rsidRPr="000841F1">
        <w:rPr>
          <w:rFonts w:cs="Times New Roman"/>
        </w:rPr>
        <w:t xml:space="preserve">целостность </w:t>
      </w:r>
      <w:r w:rsidR="000C60AC" w:rsidRPr="000841F1">
        <w:rPr>
          <w:rFonts w:cs="Times New Roman"/>
        </w:rPr>
        <w:t>информационной сети</w:t>
      </w:r>
      <w:r w:rsidRPr="000841F1">
        <w:rPr>
          <w:rFonts w:cs="Times New Roman"/>
        </w:rPr>
        <w:t>, обрабатываемой информации и средств защиты, предполагающую физическую сохранность средств информатизации, неизменность программной среды, определяемую предусмотренной технологией обработки информации, выполнение средствами защиты предусмотренных функций, изолированность средств защиты от пользователей.</w:t>
      </w:r>
    </w:p>
    <w:p w14:paraId="2740D399" w14:textId="5C4EA3A5" w:rsidR="00883653" w:rsidRPr="000841F1" w:rsidRDefault="00883653" w:rsidP="00510BE8">
      <w:pPr>
        <w:pStyle w:val="a3"/>
        <w:numPr>
          <w:ilvl w:val="1"/>
          <w:numId w:val="16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Обеспечение безопасности ИС предполагает разработку необходимых мер защиты на этапе формирования будущей </w:t>
      </w:r>
      <w:r w:rsidR="000C60AC" w:rsidRPr="000841F1">
        <w:rPr>
          <w:rFonts w:cs="Times New Roman"/>
        </w:rPr>
        <w:t>ИС</w:t>
      </w:r>
      <w:r w:rsidRPr="000841F1">
        <w:rPr>
          <w:rFonts w:cs="Times New Roman"/>
        </w:rPr>
        <w:t>, что заключается в составлении спецификаций на приобретаемое оборудование и программное обеспечение с учетом предъявляемых требований по безопасности.</w:t>
      </w:r>
    </w:p>
    <w:p w14:paraId="7D025F82" w14:textId="304012BB" w:rsidR="00883653" w:rsidRPr="000841F1" w:rsidRDefault="00883653" w:rsidP="00510BE8">
      <w:pPr>
        <w:pStyle w:val="a3"/>
        <w:numPr>
          <w:ilvl w:val="1"/>
          <w:numId w:val="16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</w:rPr>
        <w:t>В процессе формирования заказа на построение ИС необходимо учитывать не только основной набор функциональных сервисов (бухгалтерские системы, системы автоматизации процедур, делопроизводства и тому подобные), но и ряд необходимых вспомогательных сервисов, обеспечивающих надежное функционирование системы и требуемый уровень безопасности. При этом необходимо учитывать, что в защите нуждаются все сервисы и коммуникационные пути между ними. В случае</w:t>
      </w:r>
      <w:proofErr w:type="gramStart"/>
      <w:r w:rsidRPr="000841F1">
        <w:rPr>
          <w:rFonts w:cs="Times New Roman"/>
        </w:rPr>
        <w:t>,</w:t>
      </w:r>
      <w:proofErr w:type="gramEnd"/>
      <w:r w:rsidRPr="000841F1">
        <w:rPr>
          <w:rFonts w:cs="Times New Roman"/>
        </w:rPr>
        <w:t xml:space="preserve"> если не все функционально законченные сервисы обладают полным набором механизмов безопасности, они требуют объединения в составные сервисы, в совокупности, обладающие таким представляющих собой единое целое.</w:t>
      </w:r>
    </w:p>
    <w:p w14:paraId="5F16F0A4" w14:textId="4FE8DE1C" w:rsidR="00883653" w:rsidRPr="000841F1" w:rsidRDefault="00882B1F" w:rsidP="00510BE8">
      <w:pPr>
        <w:pStyle w:val="a3"/>
        <w:numPr>
          <w:ilvl w:val="1"/>
          <w:numId w:val="16"/>
        </w:numPr>
        <w:tabs>
          <w:tab w:val="left" w:pos="1134"/>
        </w:tabs>
        <w:ind w:left="0" w:firstLine="709"/>
        <w:rPr>
          <w:rFonts w:cs="Times New Roman"/>
        </w:rPr>
      </w:pPr>
      <w:proofErr w:type="gramStart"/>
      <w:r w:rsidRPr="000841F1">
        <w:rPr>
          <w:rFonts w:cs="Times New Roman"/>
        </w:rPr>
        <w:t>О</w:t>
      </w:r>
      <w:r w:rsidR="00883653" w:rsidRPr="000841F1">
        <w:rPr>
          <w:rFonts w:cs="Times New Roman"/>
        </w:rPr>
        <w:t xml:space="preserve">беспечение единой политики процедур регистрации и предоставления доступа, а также требование обоснованности доступа реализуется в рамках разрешительной системы допуска к работам, документам и сведениям, которая предполагает определение для всех пользователей </w:t>
      </w:r>
      <w:r w:rsidR="000C60AC" w:rsidRPr="000841F1">
        <w:rPr>
          <w:rFonts w:cs="Times New Roman"/>
        </w:rPr>
        <w:t>ИС</w:t>
      </w:r>
      <w:r w:rsidR="00883653" w:rsidRPr="000841F1">
        <w:rPr>
          <w:rFonts w:cs="Times New Roman"/>
        </w:rPr>
        <w:t xml:space="preserve"> доступные им информационные и программные ресурсы, а также конкретные операции (чтение, запись, модификация, удаление, выполнение) с помощью заданных программно-технических средств доступа.</w:t>
      </w:r>
      <w:proofErr w:type="gramEnd"/>
    </w:p>
    <w:p w14:paraId="0E1AAB82" w14:textId="77777777" w:rsidR="00883653" w:rsidRPr="000841F1" w:rsidRDefault="00883653" w:rsidP="00510BE8">
      <w:pPr>
        <w:pStyle w:val="a3"/>
        <w:numPr>
          <w:ilvl w:val="1"/>
          <w:numId w:val="16"/>
        </w:numPr>
        <w:tabs>
          <w:tab w:val="left" w:pos="1134"/>
        </w:tabs>
        <w:ind w:left="0" w:firstLine="709"/>
        <w:rPr>
          <w:rFonts w:cs="Times New Roman"/>
        </w:rPr>
      </w:pPr>
      <w:r w:rsidRPr="000841F1">
        <w:rPr>
          <w:rFonts w:cs="Times New Roman"/>
        </w:rPr>
        <w:t>Условие надежности хранения информации реализуется с помощью:</w:t>
      </w:r>
    </w:p>
    <w:p w14:paraId="30324B3B" w14:textId="2C2F9419" w:rsidR="00883653" w:rsidRPr="000841F1" w:rsidRDefault="00EA3E1F" w:rsidP="00510BE8">
      <w:pPr>
        <w:pStyle w:val="a3"/>
        <w:numPr>
          <w:ilvl w:val="2"/>
          <w:numId w:val="16"/>
        </w:numPr>
        <w:ind w:left="0" w:firstLine="720"/>
        <w:rPr>
          <w:rFonts w:cs="Times New Roman"/>
        </w:rPr>
      </w:pPr>
      <w:r w:rsidRPr="000841F1">
        <w:rPr>
          <w:rFonts w:cs="Times New Roman"/>
        </w:rPr>
        <w:t xml:space="preserve"> </w:t>
      </w:r>
      <w:r w:rsidR="00883653" w:rsidRPr="000841F1">
        <w:rPr>
          <w:rFonts w:cs="Times New Roman"/>
        </w:rPr>
        <w:t>оборудования помещений, в которых ведется обработка конфиденциальной информации</w:t>
      </w:r>
      <w:r w:rsidRPr="000841F1">
        <w:rPr>
          <w:rFonts w:cs="Times New Roman"/>
        </w:rPr>
        <w:t>, оборудуются</w:t>
      </w:r>
      <w:r w:rsidR="00883653" w:rsidRPr="000841F1">
        <w:rPr>
          <w:rFonts w:cs="Times New Roman"/>
        </w:rPr>
        <w:t xml:space="preserve"> сейфами и металлическими шкафами для хранения документов, а также техническими средствами разграничения и контроля доступа;</w:t>
      </w:r>
    </w:p>
    <w:p w14:paraId="147CE855" w14:textId="478023B2" w:rsidR="00883653" w:rsidRPr="000841F1" w:rsidRDefault="00883653" w:rsidP="00510BE8">
      <w:pPr>
        <w:pStyle w:val="a3"/>
        <w:numPr>
          <w:ilvl w:val="2"/>
          <w:numId w:val="16"/>
        </w:numPr>
        <w:ind w:left="0" w:firstLine="720"/>
        <w:rPr>
          <w:rFonts w:cs="Times New Roman"/>
        </w:rPr>
      </w:pPr>
      <w:r w:rsidRPr="000841F1">
        <w:rPr>
          <w:rFonts w:cs="Times New Roman"/>
        </w:rPr>
        <w:t xml:space="preserve">использования криптографического преобразования информации в </w:t>
      </w:r>
      <w:r w:rsidR="000C60AC" w:rsidRPr="000841F1">
        <w:rPr>
          <w:rFonts w:cs="Times New Roman"/>
        </w:rPr>
        <w:t>ИС</w:t>
      </w:r>
      <w:r w:rsidRPr="000841F1">
        <w:rPr>
          <w:rFonts w:cs="Times New Roman"/>
        </w:rPr>
        <w:t>.</w:t>
      </w:r>
    </w:p>
    <w:p w14:paraId="16E9CCD0" w14:textId="77777777" w:rsidR="00883653" w:rsidRPr="000841F1" w:rsidRDefault="00883653" w:rsidP="00510BE8">
      <w:pPr>
        <w:pStyle w:val="a3"/>
        <w:numPr>
          <w:ilvl w:val="1"/>
          <w:numId w:val="16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lastRenderedPageBreak/>
        <w:t xml:space="preserve">Система </w:t>
      </w:r>
      <w:proofErr w:type="gramStart"/>
      <w:r w:rsidRPr="000841F1">
        <w:rPr>
          <w:rFonts w:cs="Times New Roman"/>
        </w:rPr>
        <w:t>контроля за</w:t>
      </w:r>
      <w:proofErr w:type="gramEnd"/>
      <w:r w:rsidRPr="000841F1">
        <w:rPr>
          <w:rFonts w:cs="Times New Roman"/>
        </w:rPr>
        <w:t xml:space="preserve"> действиями работников реализуется с помощью:</w:t>
      </w:r>
    </w:p>
    <w:p w14:paraId="2263096D" w14:textId="77777777" w:rsidR="00883653" w:rsidRPr="000841F1" w:rsidRDefault="00883653" w:rsidP="00510BE8">
      <w:pPr>
        <w:pStyle w:val="a3"/>
        <w:numPr>
          <w:ilvl w:val="2"/>
          <w:numId w:val="16"/>
        </w:numPr>
        <w:ind w:left="0" w:firstLine="720"/>
        <w:rPr>
          <w:rFonts w:cs="Times New Roman"/>
        </w:rPr>
      </w:pPr>
      <w:r w:rsidRPr="000841F1">
        <w:rPr>
          <w:rFonts w:cs="Times New Roman"/>
        </w:rPr>
        <w:t>организационных мер и технических средств контроля при работе с конфиденциальными документами и сведениями;</w:t>
      </w:r>
    </w:p>
    <w:p w14:paraId="4C6D6779" w14:textId="19E645D3" w:rsidR="00883653" w:rsidRPr="000841F1" w:rsidRDefault="00883653" w:rsidP="00510BE8">
      <w:pPr>
        <w:pStyle w:val="a3"/>
        <w:numPr>
          <w:ilvl w:val="2"/>
          <w:numId w:val="16"/>
        </w:numPr>
        <w:ind w:left="0" w:firstLine="720"/>
        <w:rPr>
          <w:rFonts w:cs="Times New Roman"/>
        </w:rPr>
      </w:pPr>
      <w:r w:rsidRPr="000841F1">
        <w:rPr>
          <w:rFonts w:cs="Times New Roman"/>
        </w:rPr>
        <w:t xml:space="preserve">регистрации (протоколирования средствами системного аудита) действий пользователей с информационными и программными ресурсами </w:t>
      </w:r>
      <w:r w:rsidR="00261BCB" w:rsidRPr="000841F1">
        <w:rPr>
          <w:rFonts w:cs="Times New Roman"/>
        </w:rPr>
        <w:t xml:space="preserve">ИС </w:t>
      </w:r>
      <w:r w:rsidRPr="000841F1">
        <w:rPr>
          <w:rFonts w:cs="Times New Roman"/>
        </w:rPr>
        <w:t>с указанием даты и времени, идентификаторов запрашивающего и запрашиваемых ресурсов, вида взаимодействия и его результата, включая запрещенные попытки</w:t>
      </w:r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доступа;</w:t>
      </w:r>
    </w:p>
    <w:p w14:paraId="1C2774BC" w14:textId="77777777" w:rsidR="00883653" w:rsidRPr="000841F1" w:rsidRDefault="00883653" w:rsidP="00510BE8">
      <w:pPr>
        <w:pStyle w:val="a3"/>
        <w:numPr>
          <w:ilvl w:val="2"/>
          <w:numId w:val="16"/>
        </w:numPr>
        <w:ind w:left="0" w:firstLine="720"/>
        <w:rPr>
          <w:rFonts w:cs="Times New Roman"/>
        </w:rPr>
      </w:pPr>
      <w:r w:rsidRPr="000841F1">
        <w:rPr>
          <w:rFonts w:cs="Times New Roman"/>
        </w:rPr>
        <w:t>сигнализации о несанкционированных действиях пользователей.</w:t>
      </w:r>
    </w:p>
    <w:p w14:paraId="30B619BA" w14:textId="4AE5F122" w:rsidR="00883653" w:rsidRPr="000841F1" w:rsidRDefault="00883653" w:rsidP="00510BE8">
      <w:pPr>
        <w:pStyle w:val="a3"/>
        <w:numPr>
          <w:ilvl w:val="1"/>
          <w:numId w:val="16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Целостность </w:t>
      </w:r>
      <w:r w:rsidR="00261BCB" w:rsidRPr="000841F1">
        <w:rPr>
          <w:rFonts w:cs="Times New Roman"/>
        </w:rPr>
        <w:t>ИС</w:t>
      </w:r>
      <w:r w:rsidRPr="000841F1">
        <w:rPr>
          <w:rFonts w:cs="Times New Roman"/>
        </w:rPr>
        <w:t xml:space="preserve"> достигается комплексом</w:t>
      </w:r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программно-технических средств и организационных мероприятий,</w:t>
      </w:r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 xml:space="preserve">осуществляемых уполномоченными подразделениями </w:t>
      </w:r>
      <w:r w:rsidR="008B106D" w:rsidRPr="000841F1">
        <w:rPr>
          <w:rFonts w:cs="Times New Roman"/>
        </w:rPr>
        <w:t>Компании</w:t>
      </w:r>
      <w:r w:rsidRPr="000841F1">
        <w:rPr>
          <w:rFonts w:cs="Times New Roman"/>
        </w:rPr>
        <w:t>.</w:t>
      </w:r>
    </w:p>
    <w:p w14:paraId="5505CEB5" w14:textId="1B526B95" w:rsidR="00883653" w:rsidRPr="000841F1" w:rsidRDefault="00883653" w:rsidP="00510BE8">
      <w:pPr>
        <w:pStyle w:val="a3"/>
        <w:numPr>
          <w:ilvl w:val="1"/>
          <w:numId w:val="16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При необходимости передачи по внешним линиям связи</w:t>
      </w:r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конфиденциальной информации, основным направлением защиты информации</w:t>
      </w:r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от перехвата</w:t>
      </w:r>
      <w:r w:rsidR="00193765" w:rsidRPr="000841F1">
        <w:rPr>
          <w:rFonts w:cs="Times New Roman"/>
        </w:rPr>
        <w:t xml:space="preserve"> и</w:t>
      </w:r>
      <w:r w:rsidRPr="000841F1">
        <w:rPr>
          <w:rFonts w:cs="Times New Roman"/>
        </w:rPr>
        <w:t xml:space="preserve"> искажения является</w:t>
      </w:r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использование криптографического преобразования информации, а на небольших</w:t>
      </w:r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расстояниях, использование защищенных волоконно-оптических линий связи.</w:t>
      </w:r>
    </w:p>
    <w:p w14:paraId="5AD7E34C" w14:textId="5068CDF9" w:rsidR="00883653" w:rsidRPr="000841F1" w:rsidRDefault="00883653" w:rsidP="00510BE8">
      <w:pPr>
        <w:pStyle w:val="a3"/>
        <w:numPr>
          <w:ilvl w:val="1"/>
          <w:numId w:val="16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Для защиты информации должны использоваться средства</w:t>
      </w:r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криптографической защиты данных для</w:t>
      </w:r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определенного уровня конфиденциальности передаваемой информации и</w:t>
      </w:r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соответствующая ключевая система, обеспечивающая надежный обмен</w:t>
      </w:r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информацией и аутентификацию (подтверждение подлинности) сообщений.</w:t>
      </w:r>
    </w:p>
    <w:p w14:paraId="22488C77" w14:textId="71BB56DF" w:rsidR="00883653" w:rsidRPr="000841F1" w:rsidRDefault="00883653" w:rsidP="00510BE8">
      <w:pPr>
        <w:pStyle w:val="a3"/>
        <w:numPr>
          <w:ilvl w:val="1"/>
          <w:numId w:val="16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В целях обеспечения заданного качества функционирования системы</w:t>
      </w:r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 xml:space="preserve">информационной безопасности, должно проводиться </w:t>
      </w:r>
      <w:proofErr w:type="spellStart"/>
      <w:r w:rsidR="00882B1F" w:rsidRPr="000841F1">
        <w:rPr>
          <w:rFonts w:cs="Times New Roman"/>
        </w:rPr>
        <w:t>предпроектное</w:t>
      </w:r>
      <w:proofErr w:type="spellEnd"/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 xml:space="preserve">обследование и проектирование ИС, выработка требований </w:t>
      </w:r>
      <w:r w:rsidR="00817E53" w:rsidRPr="000841F1">
        <w:rPr>
          <w:rFonts w:cs="Times New Roman"/>
        </w:rPr>
        <w:t xml:space="preserve">к </w:t>
      </w:r>
      <w:r w:rsidRPr="000841F1">
        <w:rPr>
          <w:rFonts w:cs="Times New Roman"/>
        </w:rPr>
        <w:t>средствам защиты</w:t>
      </w:r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информации и контроля, предполагаемых к использованию в этих системах, а</w:t>
      </w:r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также контроль защищенности информационных ресурсов.</w:t>
      </w:r>
    </w:p>
    <w:p w14:paraId="54416EE5" w14:textId="3B00A804" w:rsidR="00883653" w:rsidRPr="000841F1" w:rsidRDefault="00883653" w:rsidP="00510BE8">
      <w:pPr>
        <w:pStyle w:val="a3"/>
        <w:numPr>
          <w:ilvl w:val="1"/>
          <w:numId w:val="16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Применение аутентификации в </w:t>
      </w:r>
      <w:r w:rsidR="00261BCB" w:rsidRPr="000841F1">
        <w:rPr>
          <w:rFonts w:cs="Times New Roman"/>
        </w:rPr>
        <w:t>ИС</w:t>
      </w:r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обусловлено необходимостью гарантированного сопоставления участников</w:t>
      </w:r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информационного обмена учетным записям в системе в целях предоставления им</w:t>
      </w:r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законно предоставленных прав на реализацию системных процедур.</w:t>
      </w:r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Аутентификация в вычислительных сетях призвана обеспечить заданную степень</w:t>
      </w:r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уверенности получателя в том, что полученная информация была передана</w:t>
      </w:r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отправителем и при этом не была заменена или искажена.</w:t>
      </w:r>
    </w:p>
    <w:p w14:paraId="3EFA9D20" w14:textId="43882760" w:rsidR="00510BE8" w:rsidRPr="000841F1" w:rsidRDefault="00883653" w:rsidP="00510BE8">
      <w:pPr>
        <w:pStyle w:val="a3"/>
        <w:numPr>
          <w:ilvl w:val="1"/>
          <w:numId w:val="16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Целью аутентификации является защита участников</w:t>
      </w:r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информационного обмена от стороннего вмешательства путем взаимной</w:t>
      </w:r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идентификации. Важной мерой защиты передаваемых в электронном виде</w:t>
      </w:r>
      <w:r w:rsidR="00882B1F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данных, является шифрование.</w:t>
      </w:r>
    </w:p>
    <w:p w14:paraId="05F9811F" w14:textId="3DF36F1E" w:rsidR="00882B1F" w:rsidRPr="000841F1" w:rsidRDefault="00882B1F" w:rsidP="00EB4DDC">
      <w:pPr>
        <w:pStyle w:val="1"/>
        <w:numPr>
          <w:ilvl w:val="0"/>
          <w:numId w:val="12"/>
        </w:numPr>
        <w:tabs>
          <w:tab w:val="left" w:pos="284"/>
        </w:tabs>
        <w:spacing w:before="360" w:after="240" w:line="240" w:lineRule="auto"/>
        <w:ind w:left="0" w:hanging="11"/>
        <w:jc w:val="center"/>
        <w:rPr>
          <w:rFonts w:cs="Times New Roman"/>
          <w:b/>
          <w:sz w:val="28"/>
        </w:rPr>
      </w:pPr>
      <w:bookmarkStart w:id="39" w:name="_Toc383699921"/>
      <w:r w:rsidRPr="000841F1">
        <w:rPr>
          <w:rFonts w:cs="Times New Roman"/>
          <w:b/>
          <w:sz w:val="28"/>
        </w:rPr>
        <w:t>Организационное обеспечение информационной безопасности</w:t>
      </w:r>
      <w:bookmarkEnd w:id="39"/>
    </w:p>
    <w:p w14:paraId="4FDB36C9" w14:textId="2CD04497" w:rsidR="00882B1F" w:rsidRPr="000841F1" w:rsidRDefault="00882B1F" w:rsidP="00510BE8">
      <w:pPr>
        <w:pStyle w:val="a3"/>
        <w:numPr>
          <w:ilvl w:val="1"/>
          <w:numId w:val="17"/>
        </w:numPr>
        <w:tabs>
          <w:tab w:val="left" w:pos="1134"/>
        </w:tabs>
        <w:ind w:left="0" w:firstLine="720"/>
        <w:rPr>
          <w:rFonts w:cs="Times New Roman"/>
        </w:rPr>
      </w:pPr>
      <w:r w:rsidRPr="000841F1">
        <w:rPr>
          <w:rFonts w:cs="Times New Roman"/>
        </w:rPr>
        <w:t>Задачи обеспечения безопасности информационных ресурсов решаются следующими организационными методами:</w:t>
      </w:r>
    </w:p>
    <w:p w14:paraId="27D1A386" w14:textId="288963BE" w:rsidR="00882B1F" w:rsidRPr="000841F1" w:rsidRDefault="0085029F" w:rsidP="00510BE8">
      <w:pPr>
        <w:pStyle w:val="a3"/>
        <w:numPr>
          <w:ilvl w:val="2"/>
          <w:numId w:val="17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Р</w:t>
      </w:r>
      <w:r w:rsidR="00882B1F" w:rsidRPr="000841F1">
        <w:rPr>
          <w:rFonts w:cs="Times New Roman"/>
        </w:rPr>
        <w:t>азработкой и осуществлением разрешительной системы допуска работников к работам с документами и сведениями конфиденциального характера;</w:t>
      </w:r>
    </w:p>
    <w:p w14:paraId="307B11BD" w14:textId="77777777" w:rsidR="00882B1F" w:rsidRPr="000841F1" w:rsidRDefault="00882B1F" w:rsidP="00510BE8">
      <w:pPr>
        <w:pStyle w:val="a3"/>
        <w:numPr>
          <w:ilvl w:val="2"/>
          <w:numId w:val="17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установлением единого порядка хранения и обращения конфиденциальной информации (документов, носителей информации);</w:t>
      </w:r>
    </w:p>
    <w:p w14:paraId="7C645320" w14:textId="77777777" w:rsidR="00882B1F" w:rsidRPr="000841F1" w:rsidRDefault="00882B1F" w:rsidP="00510BE8">
      <w:pPr>
        <w:pStyle w:val="a3"/>
        <w:numPr>
          <w:ilvl w:val="2"/>
          <w:numId w:val="17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координацией работ по защите информации, обрабатываемой и передаваемой средствами и системами вычислительной техники и связи.</w:t>
      </w:r>
    </w:p>
    <w:p w14:paraId="2FD6002A" w14:textId="72607C7E" w:rsidR="00882B1F" w:rsidRPr="000841F1" w:rsidRDefault="00882B1F" w:rsidP="00510BE8">
      <w:pPr>
        <w:pStyle w:val="a3"/>
        <w:numPr>
          <w:ilvl w:val="1"/>
          <w:numId w:val="17"/>
        </w:numPr>
        <w:tabs>
          <w:tab w:val="left" w:pos="1134"/>
        </w:tabs>
        <w:ind w:left="0" w:firstLine="720"/>
        <w:rPr>
          <w:rFonts w:cs="Times New Roman"/>
        </w:rPr>
      </w:pPr>
      <w:r w:rsidRPr="000841F1">
        <w:rPr>
          <w:rFonts w:cs="Times New Roman"/>
        </w:rPr>
        <w:t xml:space="preserve">В работе с работником </w:t>
      </w:r>
      <w:r w:rsidR="0033523A" w:rsidRPr="000841F1">
        <w:rPr>
          <w:rFonts w:cs="Times New Roman"/>
        </w:rPr>
        <w:t>Компании</w:t>
      </w:r>
      <w:r w:rsidRPr="000841F1">
        <w:rPr>
          <w:rFonts w:cs="Times New Roman"/>
        </w:rPr>
        <w:t xml:space="preserve"> основными организационными мерами в плане достижения информационной безопасности являются:</w:t>
      </w:r>
    </w:p>
    <w:p w14:paraId="3FD129BE" w14:textId="37CBC5CE" w:rsidR="00882B1F" w:rsidRPr="000841F1" w:rsidRDefault="007D6054" w:rsidP="00510BE8">
      <w:pPr>
        <w:pStyle w:val="a3"/>
        <w:numPr>
          <w:ilvl w:val="2"/>
          <w:numId w:val="17"/>
        </w:numPr>
        <w:ind w:left="0" w:firstLine="709"/>
        <w:rPr>
          <w:rFonts w:cs="Times New Roman"/>
        </w:rPr>
      </w:pPr>
      <w:r w:rsidRPr="007D6054">
        <w:rPr>
          <w:rFonts w:eastAsia="Calibri" w:cs="Times New Roman"/>
          <w:szCs w:val="24"/>
        </w:rPr>
        <w:lastRenderedPageBreak/>
        <w:t xml:space="preserve"> получение у работников добровольного согласия на соблюдение требований, регламентирующих режим информационной безопасности и сохранность конфиденциальной информации, а также </w:t>
      </w:r>
      <w:r w:rsidRPr="007D6054">
        <w:rPr>
          <w:rFonts w:eastAsia="Times New Roman" w:cs="Times New Roman"/>
          <w:color w:val="000000"/>
          <w:szCs w:val="24"/>
          <w:lang w:eastAsia="ru-RU"/>
        </w:rPr>
        <w:t xml:space="preserve">обеспечение памяткой с рекомендациями для распространенных ситуаций </w:t>
      </w:r>
      <w:r w:rsidRPr="007D6054">
        <w:rPr>
          <w:rFonts w:eastAsia="Calibri" w:cs="Times New Roman"/>
          <w:szCs w:val="24"/>
        </w:rPr>
        <w:t>(Приложение № 1 к настоящей Политике)</w:t>
      </w:r>
      <w:r w:rsidR="00882B1F" w:rsidRPr="000841F1">
        <w:rPr>
          <w:rFonts w:cs="Times New Roman"/>
        </w:rPr>
        <w:t>;</w:t>
      </w:r>
    </w:p>
    <w:p w14:paraId="563B39BC" w14:textId="7A94D120" w:rsidR="00882B1F" w:rsidRPr="000841F1" w:rsidRDefault="00882B1F" w:rsidP="00510BE8">
      <w:pPr>
        <w:pStyle w:val="a3"/>
        <w:numPr>
          <w:ilvl w:val="2"/>
          <w:numId w:val="17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проведение периодического обучения и повышения квалификации работников </w:t>
      </w:r>
      <w:r w:rsidR="00706051" w:rsidRPr="000841F1">
        <w:rPr>
          <w:rFonts w:cs="Times New Roman"/>
        </w:rPr>
        <w:t xml:space="preserve"> Компании</w:t>
      </w:r>
      <w:r w:rsidRPr="000841F1">
        <w:rPr>
          <w:rFonts w:cs="Times New Roman"/>
        </w:rPr>
        <w:t xml:space="preserve"> в области информационной безопасности.</w:t>
      </w:r>
    </w:p>
    <w:p w14:paraId="3922C7B9" w14:textId="77777777" w:rsidR="00882B1F" w:rsidRPr="000841F1" w:rsidRDefault="00882B1F" w:rsidP="00510BE8">
      <w:pPr>
        <w:pStyle w:val="a3"/>
        <w:numPr>
          <w:ilvl w:val="1"/>
          <w:numId w:val="17"/>
        </w:numPr>
        <w:tabs>
          <w:tab w:val="left" w:pos="1134"/>
        </w:tabs>
        <w:ind w:left="0" w:firstLine="720"/>
        <w:rPr>
          <w:rFonts w:cs="Times New Roman"/>
        </w:rPr>
      </w:pPr>
      <w:r w:rsidRPr="000841F1">
        <w:rPr>
          <w:rFonts w:cs="Times New Roman"/>
        </w:rPr>
        <w:t>Система распределения обязанностей между отдельными работниками может в значительной мере способствовать повышению общего уровня информационной безопасности. Этого можно достичь следующими методами:</w:t>
      </w:r>
    </w:p>
    <w:p w14:paraId="0654E9AA" w14:textId="3A27B36F" w:rsidR="00882B1F" w:rsidRPr="000841F1" w:rsidRDefault="00882B1F" w:rsidP="00510BE8">
      <w:pPr>
        <w:pStyle w:val="a3"/>
        <w:numPr>
          <w:ilvl w:val="2"/>
          <w:numId w:val="17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минимизация данных, доступных работникам. Каждый работник должен знать только те детали процедур обработки данных, которые необходимы ему для выполнения своих обязанностей. Организация технологического процесса сбора и обработки информации и планирование  должны по мере возможности исключать или сводить к минимуму контакты персонала в процессе выполнения работ;</w:t>
      </w:r>
    </w:p>
    <w:p w14:paraId="0294CFFD" w14:textId="3C12FEA7" w:rsidR="00882B1F" w:rsidRPr="000841F1" w:rsidRDefault="00882B1F" w:rsidP="00510BE8">
      <w:pPr>
        <w:pStyle w:val="a3"/>
        <w:numPr>
          <w:ilvl w:val="2"/>
          <w:numId w:val="17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разделение полномочий и дублирование контроля. В системах с высокими требованиями по обеспечению сохранности данных ответственная работа или процедура (например, изменение статуса электронного документа) выполняется после подтверждения ее необходимости двумя работниками. </w:t>
      </w:r>
    </w:p>
    <w:p w14:paraId="21FBDD5A" w14:textId="77777777" w:rsidR="00882B1F" w:rsidRPr="000841F1" w:rsidRDefault="00882B1F" w:rsidP="00510BE8">
      <w:pPr>
        <w:pStyle w:val="a3"/>
        <w:numPr>
          <w:ilvl w:val="1"/>
          <w:numId w:val="17"/>
        </w:numPr>
        <w:tabs>
          <w:tab w:val="left" w:pos="1134"/>
        </w:tabs>
        <w:ind w:left="0" w:firstLine="720"/>
        <w:rPr>
          <w:rFonts w:cs="Times New Roman"/>
        </w:rPr>
      </w:pPr>
      <w:r w:rsidRPr="000841F1">
        <w:rPr>
          <w:rFonts w:cs="Times New Roman"/>
        </w:rPr>
        <w:t>Административные меры защиты информации предполагают:</w:t>
      </w:r>
    </w:p>
    <w:p w14:paraId="56678144" w14:textId="4D0D7F0D" w:rsidR="00882B1F" w:rsidRPr="000841F1" w:rsidRDefault="00882B1F" w:rsidP="00510BE8">
      <w:pPr>
        <w:pStyle w:val="a3"/>
        <w:numPr>
          <w:ilvl w:val="2"/>
          <w:numId w:val="17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обеспечение физической сохранности </w:t>
      </w:r>
      <w:r w:rsidR="00DA495E" w:rsidRPr="000841F1">
        <w:rPr>
          <w:rFonts w:cs="Times New Roman"/>
        </w:rPr>
        <w:t>ИС</w:t>
      </w:r>
      <w:r w:rsidR="00D66539" w:rsidRPr="000841F1">
        <w:rPr>
          <w:rFonts w:cs="Times New Roman"/>
        </w:rPr>
        <w:t xml:space="preserve"> и</w:t>
      </w:r>
      <w:r w:rsidRPr="000841F1">
        <w:rPr>
          <w:rFonts w:cs="Times New Roman"/>
        </w:rPr>
        <w:t xml:space="preserve"> </w:t>
      </w:r>
      <w:r w:rsidR="00D66539" w:rsidRPr="000841F1">
        <w:rPr>
          <w:rFonts w:cs="Times New Roman"/>
        </w:rPr>
        <w:t>локальной сети</w:t>
      </w:r>
      <w:r w:rsidRPr="000841F1">
        <w:rPr>
          <w:rFonts w:cs="Times New Roman"/>
        </w:rPr>
        <w:t>;</w:t>
      </w:r>
    </w:p>
    <w:p w14:paraId="5BD6E7B1" w14:textId="201B7813" w:rsidR="00882B1F" w:rsidRPr="000841F1" w:rsidRDefault="00882B1F" w:rsidP="00510BE8">
      <w:pPr>
        <w:pStyle w:val="a3"/>
        <w:numPr>
          <w:ilvl w:val="2"/>
          <w:numId w:val="17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организацию контроля доступа и режима выполнения работ персоналом </w:t>
      </w:r>
      <w:r w:rsidR="007766C7" w:rsidRPr="000841F1">
        <w:rPr>
          <w:rFonts w:cs="Times New Roman"/>
        </w:rPr>
        <w:t>Управления</w:t>
      </w:r>
      <w:r w:rsidRPr="000841F1">
        <w:rPr>
          <w:rFonts w:cs="Times New Roman"/>
        </w:rPr>
        <w:t xml:space="preserve"> информационных технологий;</w:t>
      </w:r>
    </w:p>
    <w:p w14:paraId="5E8350E8" w14:textId="58DA4712" w:rsidR="00882B1F" w:rsidRPr="000841F1" w:rsidRDefault="00882B1F" w:rsidP="00510BE8">
      <w:pPr>
        <w:pStyle w:val="a3"/>
        <w:numPr>
          <w:ilvl w:val="2"/>
          <w:numId w:val="17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инспектирование правильности и полноты выполнения персоналом </w:t>
      </w:r>
      <w:r w:rsidR="007766C7" w:rsidRPr="000841F1">
        <w:rPr>
          <w:rFonts w:cs="Times New Roman"/>
        </w:rPr>
        <w:t>Управления</w:t>
      </w:r>
      <w:r w:rsidR="00D66539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>информационных технологий мер по обеспечению сохранности необходимых дубликатов файлов, библиотеки программ, оборудования системы;</w:t>
      </w:r>
    </w:p>
    <w:p w14:paraId="6EC3CBCA" w14:textId="77777777" w:rsidR="00882B1F" w:rsidRPr="000841F1" w:rsidRDefault="00882B1F" w:rsidP="00510BE8">
      <w:pPr>
        <w:pStyle w:val="a3"/>
        <w:numPr>
          <w:ilvl w:val="2"/>
          <w:numId w:val="17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практическую проверку функционирования отдельных мер защиты: предотвращения недозволенных изменений программ и оборудования, контроль всех процедур, производимых с файлами на носителях и т.д.;</w:t>
      </w:r>
    </w:p>
    <w:p w14:paraId="5E11F311" w14:textId="7DD3C75F" w:rsidR="00882B1F" w:rsidRPr="000841F1" w:rsidRDefault="00882B1F" w:rsidP="00510BE8">
      <w:pPr>
        <w:pStyle w:val="a3"/>
        <w:numPr>
          <w:ilvl w:val="2"/>
          <w:numId w:val="17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ознакомление работников </w:t>
      </w:r>
      <w:r w:rsidR="0089467D" w:rsidRPr="000841F1">
        <w:rPr>
          <w:rFonts w:cs="Times New Roman"/>
        </w:rPr>
        <w:t>ответственных за обеспечение ИБ</w:t>
      </w:r>
      <w:r w:rsidRPr="000841F1">
        <w:rPr>
          <w:rFonts w:cs="Times New Roman"/>
        </w:rPr>
        <w:t xml:space="preserve"> с новыми разработками по обеспечению сохранности данных.</w:t>
      </w:r>
    </w:p>
    <w:p w14:paraId="726846C3" w14:textId="64014E2C" w:rsidR="008E3CDE" w:rsidRPr="000841F1" w:rsidRDefault="008E3CDE" w:rsidP="00EB4DDC">
      <w:pPr>
        <w:pStyle w:val="1"/>
        <w:numPr>
          <w:ilvl w:val="0"/>
          <w:numId w:val="12"/>
        </w:numPr>
        <w:tabs>
          <w:tab w:val="left" w:pos="284"/>
        </w:tabs>
        <w:spacing w:before="360" w:after="240" w:line="240" w:lineRule="auto"/>
        <w:ind w:left="0" w:hanging="11"/>
        <w:jc w:val="center"/>
        <w:rPr>
          <w:rFonts w:cs="Times New Roman"/>
          <w:b/>
          <w:sz w:val="28"/>
        </w:rPr>
      </w:pPr>
      <w:bookmarkStart w:id="40" w:name="_Toc383699922"/>
      <w:r w:rsidRPr="000841F1">
        <w:rPr>
          <w:rFonts w:cs="Times New Roman"/>
          <w:b/>
          <w:sz w:val="28"/>
        </w:rPr>
        <w:t>Разделение полномочий и ответственность</w:t>
      </w:r>
      <w:bookmarkEnd w:id="40"/>
    </w:p>
    <w:p w14:paraId="256F89AC" w14:textId="2C0AC48F" w:rsidR="008E3CDE" w:rsidRPr="000841F1" w:rsidRDefault="0091647F" w:rsidP="00BA2CA0">
      <w:pPr>
        <w:pStyle w:val="a3"/>
        <w:numPr>
          <w:ilvl w:val="1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Руководитель</w:t>
      </w:r>
      <w:r w:rsidR="00F714E6" w:rsidRPr="000841F1">
        <w:rPr>
          <w:rFonts w:cs="Times New Roman"/>
        </w:rPr>
        <w:t>, курирующий</w:t>
      </w:r>
      <w:r w:rsidR="004645DA" w:rsidRPr="000841F1">
        <w:rPr>
          <w:rFonts w:cs="Times New Roman"/>
        </w:rPr>
        <w:t xml:space="preserve"> </w:t>
      </w:r>
      <w:r w:rsidR="00F714E6" w:rsidRPr="000841F1">
        <w:rPr>
          <w:rFonts w:cs="Times New Roman"/>
        </w:rPr>
        <w:t>вопросы</w:t>
      </w:r>
      <w:r w:rsidR="004645DA" w:rsidRPr="000841F1">
        <w:rPr>
          <w:rFonts w:cs="Times New Roman"/>
        </w:rPr>
        <w:t xml:space="preserve"> </w:t>
      </w:r>
      <w:r w:rsidR="00B51281" w:rsidRPr="000841F1">
        <w:rPr>
          <w:rFonts w:cs="Times New Roman"/>
        </w:rPr>
        <w:t xml:space="preserve">обеспечения </w:t>
      </w:r>
      <w:r w:rsidR="004645DA" w:rsidRPr="000841F1">
        <w:rPr>
          <w:rFonts w:cs="Times New Roman"/>
        </w:rPr>
        <w:t>информационн</w:t>
      </w:r>
      <w:r w:rsidR="00706051" w:rsidRPr="000841F1">
        <w:rPr>
          <w:rFonts w:cs="Times New Roman"/>
        </w:rPr>
        <w:t>ой</w:t>
      </w:r>
      <w:r w:rsidR="004645DA" w:rsidRPr="000841F1">
        <w:rPr>
          <w:rFonts w:cs="Times New Roman"/>
        </w:rPr>
        <w:t xml:space="preserve"> </w:t>
      </w:r>
      <w:r w:rsidR="00706051" w:rsidRPr="000841F1">
        <w:rPr>
          <w:rFonts w:cs="Times New Roman"/>
        </w:rPr>
        <w:t>безопасности Компании</w:t>
      </w:r>
      <w:r w:rsidR="00F714E6" w:rsidRPr="000841F1">
        <w:rPr>
          <w:rFonts w:cs="Times New Roman"/>
        </w:rPr>
        <w:t>,</w:t>
      </w:r>
      <w:r w:rsidR="008E3CDE" w:rsidRPr="000841F1">
        <w:rPr>
          <w:rFonts w:cs="Times New Roman"/>
        </w:rPr>
        <w:t xml:space="preserve"> осуществляет </w:t>
      </w:r>
      <w:r w:rsidR="00AE1375" w:rsidRPr="000841F1">
        <w:rPr>
          <w:rFonts w:cs="Times New Roman"/>
        </w:rPr>
        <w:t>стратегическо</w:t>
      </w:r>
      <w:r w:rsidR="00B51281" w:rsidRPr="000841F1">
        <w:rPr>
          <w:rFonts w:cs="Times New Roman"/>
        </w:rPr>
        <w:t>е</w:t>
      </w:r>
      <w:r w:rsidR="00AE1375" w:rsidRPr="000841F1">
        <w:rPr>
          <w:rFonts w:cs="Times New Roman"/>
        </w:rPr>
        <w:t xml:space="preserve"> планировани</w:t>
      </w:r>
      <w:r w:rsidR="00B51281" w:rsidRPr="000841F1">
        <w:rPr>
          <w:rFonts w:cs="Times New Roman"/>
        </w:rPr>
        <w:t>е</w:t>
      </w:r>
      <w:r w:rsidR="00AE1375" w:rsidRPr="000841F1">
        <w:rPr>
          <w:rFonts w:cs="Times New Roman"/>
        </w:rPr>
        <w:t xml:space="preserve"> по информационной безопасности, а также </w:t>
      </w:r>
      <w:r w:rsidR="004645DA" w:rsidRPr="000841F1">
        <w:rPr>
          <w:rFonts w:cs="Times New Roman"/>
        </w:rPr>
        <w:t xml:space="preserve">общий контроль состояния </w:t>
      </w:r>
      <w:r w:rsidR="008E3CDE" w:rsidRPr="000841F1">
        <w:rPr>
          <w:rFonts w:cs="Times New Roman"/>
        </w:rPr>
        <w:t>и поддержания соответствующего уровня информационной безопасности</w:t>
      </w:r>
      <w:r w:rsidR="00AE1375" w:rsidRPr="000841F1">
        <w:rPr>
          <w:rFonts w:cs="Times New Roman"/>
        </w:rPr>
        <w:t xml:space="preserve"> в </w:t>
      </w:r>
      <w:r w:rsidR="00706051" w:rsidRPr="000841F1">
        <w:rPr>
          <w:rFonts w:cs="Times New Roman"/>
        </w:rPr>
        <w:t>Компании</w:t>
      </w:r>
      <w:r w:rsidR="008E3CDE" w:rsidRPr="000841F1">
        <w:rPr>
          <w:rFonts w:cs="Times New Roman"/>
        </w:rPr>
        <w:t>.</w:t>
      </w:r>
    </w:p>
    <w:p w14:paraId="43015570" w14:textId="34236443" w:rsidR="008E3CDE" w:rsidRPr="000841F1" w:rsidRDefault="00AE1375" w:rsidP="00BA2CA0">
      <w:pPr>
        <w:pStyle w:val="a3"/>
        <w:numPr>
          <w:ilvl w:val="1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К</w:t>
      </w:r>
      <w:r w:rsidR="008E3CDE" w:rsidRPr="000841F1">
        <w:rPr>
          <w:rFonts w:cs="Times New Roman"/>
        </w:rPr>
        <w:t xml:space="preserve">онтроль </w:t>
      </w:r>
      <w:r w:rsidR="004645DA" w:rsidRPr="000841F1">
        <w:rPr>
          <w:rFonts w:cs="Times New Roman"/>
        </w:rPr>
        <w:t>соблюдения настоящей Политики</w:t>
      </w:r>
      <w:r w:rsidR="008E3CDE" w:rsidRPr="000841F1">
        <w:rPr>
          <w:rFonts w:cs="Times New Roman"/>
        </w:rPr>
        <w:t xml:space="preserve"> осуществляет </w:t>
      </w:r>
      <w:r w:rsidR="00212114" w:rsidRPr="000841F1">
        <w:rPr>
          <w:rFonts w:cs="Times New Roman"/>
        </w:rPr>
        <w:t>Специалист</w:t>
      </w:r>
      <w:r w:rsidR="00527376" w:rsidRPr="000841F1">
        <w:rPr>
          <w:rFonts w:cs="Times New Roman"/>
        </w:rPr>
        <w:t xml:space="preserve"> информационной безопасности</w:t>
      </w:r>
      <w:r w:rsidR="008E3CDE" w:rsidRPr="000841F1">
        <w:rPr>
          <w:rFonts w:cs="Times New Roman"/>
        </w:rPr>
        <w:t>.</w:t>
      </w:r>
    </w:p>
    <w:p w14:paraId="25378E3E" w14:textId="0937AFD5" w:rsidR="008E3CDE" w:rsidRPr="000841F1" w:rsidRDefault="008E3CDE">
      <w:pPr>
        <w:pStyle w:val="a3"/>
        <w:numPr>
          <w:ilvl w:val="1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В рамках исполнения настоящей политики </w:t>
      </w:r>
      <w:r w:rsidR="00CA78D2" w:rsidRPr="000841F1">
        <w:rPr>
          <w:rFonts w:cs="Times New Roman"/>
        </w:rPr>
        <w:t xml:space="preserve"> Компания</w:t>
      </w:r>
      <w:r w:rsidRPr="000841F1">
        <w:rPr>
          <w:rFonts w:cs="Times New Roman"/>
        </w:rPr>
        <w:t xml:space="preserve"> проводит регулярный мониторинг и аудит </w:t>
      </w:r>
      <w:r w:rsidR="00DA495E" w:rsidRPr="000841F1">
        <w:rPr>
          <w:rFonts w:cs="Times New Roman"/>
        </w:rPr>
        <w:t>информационных систем</w:t>
      </w:r>
      <w:r w:rsidRPr="000841F1">
        <w:rPr>
          <w:rFonts w:cs="Times New Roman"/>
        </w:rPr>
        <w:t xml:space="preserve">, обеспечивающего функционирование норм и правил настоящей политики. Аудит </w:t>
      </w:r>
      <w:r w:rsidR="00287440" w:rsidRPr="000841F1">
        <w:rPr>
          <w:rFonts w:cs="Times New Roman"/>
        </w:rPr>
        <w:t xml:space="preserve">информационных систем </w:t>
      </w:r>
      <w:r w:rsidRPr="000841F1">
        <w:rPr>
          <w:rFonts w:cs="Times New Roman"/>
        </w:rPr>
        <w:t xml:space="preserve">проводится силами и средствами </w:t>
      </w:r>
      <w:del w:id="41" w:author="Сергей Бойко" w:date="2020-12-24T14:02:00Z">
        <w:r w:rsidR="00CA78D2" w:rsidRPr="000841F1" w:rsidDel="00C521F2">
          <w:rPr>
            <w:rFonts w:cs="Times New Roman"/>
          </w:rPr>
          <w:delText>Управления</w:delText>
        </w:r>
        <w:r w:rsidR="0010159E" w:rsidRPr="000841F1" w:rsidDel="00C521F2">
          <w:rPr>
            <w:rFonts w:cs="Times New Roman"/>
          </w:rPr>
          <w:delText xml:space="preserve"> </w:delText>
        </w:r>
        <w:r w:rsidRPr="000841F1" w:rsidDel="00C521F2">
          <w:rPr>
            <w:rFonts w:cs="Times New Roman"/>
          </w:rPr>
          <w:delText xml:space="preserve">информационных технологий при участии </w:delText>
        </w:r>
      </w:del>
      <w:r w:rsidR="00212114" w:rsidRPr="000841F1">
        <w:rPr>
          <w:rFonts w:cs="Times New Roman"/>
        </w:rPr>
        <w:t>Специалиста</w:t>
      </w:r>
      <w:r w:rsidR="007766C7" w:rsidRPr="000841F1">
        <w:rPr>
          <w:rFonts w:cs="Times New Roman"/>
        </w:rPr>
        <w:t xml:space="preserve"> информационной безопасности, </w:t>
      </w:r>
      <w:r w:rsidRPr="000841F1">
        <w:rPr>
          <w:rFonts w:cs="Times New Roman"/>
        </w:rPr>
        <w:t>по</w:t>
      </w:r>
      <w:ins w:id="42" w:author="Сергей Бойко" w:date="2020-12-24T14:03:00Z">
        <w:r w:rsidR="00C521F2">
          <w:rPr>
            <w:rFonts w:cs="Times New Roman"/>
          </w:rPr>
          <w:t xml:space="preserve"> мере необходимости</w:t>
        </w:r>
      </w:ins>
      <w:del w:id="43" w:author="Сергей Бойко" w:date="2020-12-24T14:03:00Z">
        <w:r w:rsidRPr="000841F1" w:rsidDel="00C521F2">
          <w:rPr>
            <w:rFonts w:cs="Times New Roman"/>
          </w:rPr>
          <w:delText xml:space="preserve"> согласованному и утвержденному план-графику</w:delText>
        </w:r>
      </w:del>
      <w:r w:rsidRPr="000841F1">
        <w:rPr>
          <w:rFonts w:cs="Times New Roman"/>
        </w:rPr>
        <w:t xml:space="preserve">, с представлением отчетности </w:t>
      </w:r>
      <w:ins w:id="44" w:author="Сергей Бойко" w:date="2020-12-24T14:04:00Z">
        <w:r w:rsidR="00C521F2">
          <w:rPr>
            <w:rFonts w:cs="Times New Roman"/>
          </w:rPr>
          <w:t>руководству Компании</w:t>
        </w:r>
      </w:ins>
      <w:del w:id="45" w:author="Сергей Бойко" w:date="2020-12-24T14:04:00Z">
        <w:r w:rsidR="00CD4998" w:rsidRPr="000841F1" w:rsidDel="00C521F2">
          <w:rPr>
            <w:rFonts w:cs="Times New Roman"/>
          </w:rPr>
          <w:delText>куратору</w:delText>
        </w:r>
      </w:del>
      <w:r w:rsidRPr="000841F1">
        <w:rPr>
          <w:rFonts w:cs="Times New Roman"/>
        </w:rPr>
        <w:t xml:space="preserve">. Независимый аудит информационной безопасности может быть проведен по решению </w:t>
      </w:r>
      <w:ins w:id="46" w:author="Сергей Бойко" w:date="2020-12-24T14:05:00Z">
        <w:r w:rsidR="00C521F2">
          <w:rPr>
            <w:rFonts w:cs="Times New Roman"/>
          </w:rPr>
          <w:t>руководства</w:t>
        </w:r>
      </w:ins>
      <w:del w:id="47" w:author="Сергей Бойко" w:date="2020-12-24T14:05:00Z">
        <w:r w:rsidR="000E1FB4" w:rsidRPr="000841F1" w:rsidDel="00C521F2">
          <w:rPr>
            <w:rFonts w:cs="Times New Roman"/>
          </w:rPr>
          <w:delText>Уполномоченного органа</w:delText>
        </w:r>
      </w:del>
      <w:r w:rsidR="000E1FB4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 xml:space="preserve"> </w:t>
      </w:r>
      <w:r w:rsidR="00CA78D2" w:rsidRPr="000841F1">
        <w:rPr>
          <w:rFonts w:cs="Times New Roman"/>
        </w:rPr>
        <w:t>Компании</w:t>
      </w:r>
      <w:r w:rsidRPr="000841F1">
        <w:rPr>
          <w:rFonts w:cs="Times New Roman"/>
        </w:rPr>
        <w:t xml:space="preserve"> с привлечением независимой аудиторской компании.</w:t>
      </w:r>
    </w:p>
    <w:p w14:paraId="5F58B138" w14:textId="5E16D59D" w:rsidR="008E3CDE" w:rsidRPr="000841F1" w:rsidRDefault="00212114" w:rsidP="00BA2CA0">
      <w:pPr>
        <w:pStyle w:val="a3"/>
        <w:numPr>
          <w:ilvl w:val="1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lastRenderedPageBreak/>
        <w:t>Специалист</w:t>
      </w:r>
      <w:r w:rsidR="001E3852" w:rsidRPr="000841F1">
        <w:rPr>
          <w:rFonts w:cs="Times New Roman"/>
        </w:rPr>
        <w:t xml:space="preserve"> </w:t>
      </w:r>
      <w:r w:rsidR="00437D84" w:rsidRPr="000841F1">
        <w:rPr>
          <w:rFonts w:cs="Times New Roman"/>
        </w:rPr>
        <w:t xml:space="preserve">информационной </w:t>
      </w:r>
      <w:r w:rsidR="008E3CDE" w:rsidRPr="000841F1">
        <w:rPr>
          <w:rFonts w:cs="Times New Roman"/>
        </w:rPr>
        <w:t xml:space="preserve">безопасности выполняет мониторинг защищенности информационных ресурсов, разрабатывает </w:t>
      </w:r>
      <w:r w:rsidR="00523258" w:rsidRPr="000841F1">
        <w:rPr>
          <w:rFonts w:cs="Times New Roman"/>
        </w:rPr>
        <w:t>внутренние документы</w:t>
      </w:r>
      <w:r w:rsidR="008E3CDE" w:rsidRPr="000841F1">
        <w:rPr>
          <w:rFonts w:cs="Times New Roman"/>
        </w:rPr>
        <w:t>, контролирует соблюдение требований информационной безопасности всеми участниками информационного обмена</w:t>
      </w:r>
      <w:r w:rsidR="001C5F89" w:rsidRPr="000841F1">
        <w:rPr>
          <w:rFonts w:cs="Times New Roman"/>
        </w:rPr>
        <w:t xml:space="preserve"> и, в случае обнаружения, инициирует расследование инцидентов</w:t>
      </w:r>
      <w:r w:rsidR="00523258" w:rsidRPr="000841F1">
        <w:rPr>
          <w:rFonts w:cs="Times New Roman"/>
        </w:rPr>
        <w:t>, влекущих за собой несанкционированный доступ</w:t>
      </w:r>
      <w:r w:rsidR="00845D54" w:rsidRPr="000841F1">
        <w:rPr>
          <w:rFonts w:cs="Times New Roman"/>
        </w:rPr>
        <w:t>, разглашение (утечку)</w:t>
      </w:r>
      <w:r w:rsidR="00523258" w:rsidRPr="000841F1">
        <w:rPr>
          <w:rFonts w:cs="Times New Roman"/>
        </w:rPr>
        <w:t>, потерю или искажение информации</w:t>
      </w:r>
      <w:r w:rsidR="008E3CDE" w:rsidRPr="000841F1">
        <w:rPr>
          <w:rFonts w:cs="Times New Roman"/>
        </w:rPr>
        <w:t xml:space="preserve">. Расследование </w:t>
      </w:r>
      <w:r w:rsidR="00845D54" w:rsidRPr="000841F1">
        <w:rPr>
          <w:rFonts w:cs="Times New Roman"/>
        </w:rPr>
        <w:t xml:space="preserve">таких </w:t>
      </w:r>
      <w:r w:rsidR="008E3CDE" w:rsidRPr="000841F1">
        <w:rPr>
          <w:rFonts w:cs="Times New Roman"/>
        </w:rPr>
        <w:t xml:space="preserve">инцидентов </w:t>
      </w:r>
      <w:r w:rsidR="00101787" w:rsidRPr="000841F1">
        <w:rPr>
          <w:rFonts w:cs="Times New Roman"/>
        </w:rPr>
        <w:t xml:space="preserve">инициируется </w:t>
      </w:r>
      <w:r w:rsidRPr="000841F1">
        <w:rPr>
          <w:rFonts w:cs="Times New Roman"/>
        </w:rPr>
        <w:t xml:space="preserve">Специалистом </w:t>
      </w:r>
      <w:r w:rsidR="00437D84" w:rsidRPr="000841F1">
        <w:rPr>
          <w:rFonts w:cs="Times New Roman"/>
        </w:rPr>
        <w:t xml:space="preserve">информационной </w:t>
      </w:r>
      <w:r w:rsidR="008E3CDE" w:rsidRPr="000841F1">
        <w:rPr>
          <w:rFonts w:cs="Times New Roman"/>
        </w:rPr>
        <w:t xml:space="preserve">безопасности </w:t>
      </w:r>
      <w:r w:rsidR="00CA78D2" w:rsidRPr="000841F1">
        <w:rPr>
          <w:rFonts w:cs="Times New Roman"/>
        </w:rPr>
        <w:t>Компании</w:t>
      </w:r>
      <w:r w:rsidR="00401838" w:rsidRPr="000841F1">
        <w:rPr>
          <w:rFonts w:cs="Times New Roman"/>
        </w:rPr>
        <w:t xml:space="preserve"> и осуществляется </w:t>
      </w:r>
      <w:r w:rsidR="00845D54" w:rsidRPr="000841F1">
        <w:rPr>
          <w:rFonts w:cs="Times New Roman"/>
        </w:rPr>
        <w:t>им</w:t>
      </w:r>
      <w:r w:rsidR="008E3CDE" w:rsidRPr="000841F1">
        <w:rPr>
          <w:rFonts w:cs="Times New Roman"/>
        </w:rPr>
        <w:t xml:space="preserve"> совместно с </w:t>
      </w:r>
      <w:r w:rsidR="00CA78D2" w:rsidRPr="000841F1">
        <w:rPr>
          <w:rFonts w:cs="Times New Roman"/>
        </w:rPr>
        <w:t xml:space="preserve"> Управлением</w:t>
      </w:r>
      <w:r w:rsidR="00437D84" w:rsidRPr="000841F1">
        <w:rPr>
          <w:rFonts w:cs="Times New Roman"/>
        </w:rPr>
        <w:t xml:space="preserve"> </w:t>
      </w:r>
      <w:r w:rsidR="008E3CDE" w:rsidRPr="000841F1">
        <w:rPr>
          <w:rFonts w:cs="Times New Roman"/>
        </w:rPr>
        <w:t>информационных технологий.</w:t>
      </w:r>
    </w:p>
    <w:p w14:paraId="6893A33C" w14:textId="2D0DDA61" w:rsidR="008E3CDE" w:rsidRPr="000841F1" w:rsidRDefault="00212114" w:rsidP="00BA2CA0">
      <w:pPr>
        <w:pStyle w:val="a3"/>
        <w:numPr>
          <w:ilvl w:val="1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Специалист</w:t>
      </w:r>
      <w:r w:rsidR="00F714E6" w:rsidRPr="000841F1">
        <w:rPr>
          <w:rFonts w:cs="Times New Roman"/>
        </w:rPr>
        <w:t xml:space="preserve"> информационной безопасности</w:t>
      </w:r>
      <w:r w:rsidR="008E3CDE" w:rsidRPr="000841F1">
        <w:rPr>
          <w:rFonts w:cs="Times New Roman"/>
        </w:rPr>
        <w:t xml:space="preserve"> нес</w:t>
      </w:r>
      <w:r w:rsidR="00F714E6" w:rsidRPr="000841F1">
        <w:rPr>
          <w:rFonts w:cs="Times New Roman"/>
        </w:rPr>
        <w:t>е</w:t>
      </w:r>
      <w:r w:rsidR="008E3CDE" w:rsidRPr="000841F1">
        <w:rPr>
          <w:rFonts w:cs="Times New Roman"/>
        </w:rPr>
        <w:t>т ответственность за ознакомление работников с требованиями информационной безопасности.</w:t>
      </w:r>
    </w:p>
    <w:p w14:paraId="02EA123D" w14:textId="205653B9" w:rsidR="008E3CDE" w:rsidRPr="000841F1" w:rsidRDefault="00C521F2" w:rsidP="00BA2CA0">
      <w:pPr>
        <w:pStyle w:val="a3"/>
        <w:numPr>
          <w:ilvl w:val="1"/>
          <w:numId w:val="12"/>
        </w:numPr>
        <w:ind w:left="0" w:firstLine="709"/>
        <w:rPr>
          <w:rFonts w:cs="Times New Roman"/>
        </w:rPr>
      </w:pPr>
      <w:ins w:id="48" w:author="Сергей Бойко" w:date="2020-12-24T14:05:00Z">
        <w:r w:rsidRPr="000841F1">
          <w:rPr>
            <w:rFonts w:cs="Times New Roman"/>
          </w:rPr>
          <w:t>Специалист информационной безопасности</w:t>
        </w:r>
      </w:ins>
      <w:del w:id="49" w:author="Сергей Бойко" w:date="2020-12-24T14:05:00Z">
        <w:r w:rsidR="00CA78D2" w:rsidRPr="000841F1" w:rsidDel="00C521F2">
          <w:rPr>
            <w:rFonts w:cs="Times New Roman"/>
          </w:rPr>
          <w:delText>Управление</w:delText>
        </w:r>
        <w:r w:rsidR="007A3434" w:rsidRPr="000841F1" w:rsidDel="00C521F2">
          <w:rPr>
            <w:rFonts w:cs="Times New Roman"/>
          </w:rPr>
          <w:delText xml:space="preserve"> информационных технологий</w:delText>
        </w:r>
      </w:del>
      <w:r w:rsidR="007A3434" w:rsidRPr="000841F1">
        <w:rPr>
          <w:rFonts w:cs="Times New Roman"/>
        </w:rPr>
        <w:t xml:space="preserve"> </w:t>
      </w:r>
      <w:r w:rsidR="008E3CDE" w:rsidRPr="000841F1">
        <w:rPr>
          <w:rFonts w:cs="Times New Roman"/>
        </w:rPr>
        <w:t>обеспечива</w:t>
      </w:r>
      <w:r w:rsidR="00523258" w:rsidRPr="000841F1">
        <w:rPr>
          <w:rFonts w:cs="Times New Roman"/>
        </w:rPr>
        <w:t>е</w:t>
      </w:r>
      <w:r w:rsidR="008E3CDE" w:rsidRPr="000841F1">
        <w:rPr>
          <w:rFonts w:cs="Times New Roman"/>
        </w:rPr>
        <w:t>т непрерывное функционирование сети и отвеча</w:t>
      </w:r>
      <w:r w:rsidR="00523258" w:rsidRPr="000841F1">
        <w:rPr>
          <w:rFonts w:cs="Times New Roman"/>
        </w:rPr>
        <w:t>е</w:t>
      </w:r>
      <w:r w:rsidR="008E3CDE" w:rsidRPr="000841F1">
        <w:rPr>
          <w:rFonts w:cs="Times New Roman"/>
        </w:rPr>
        <w:t>т за реализацию технических мер, необходимых для проведения в жизнь политики безопасности.</w:t>
      </w:r>
    </w:p>
    <w:p w14:paraId="68CA4EAD" w14:textId="77777777" w:rsidR="008E3CDE" w:rsidRPr="000841F1" w:rsidRDefault="008E3CDE" w:rsidP="00BA2CA0">
      <w:pPr>
        <w:pStyle w:val="a3"/>
        <w:numPr>
          <w:ilvl w:val="1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Задачей каждого пользователя ИС является соблюдение правил, инструкций, рекомендаций по обеспечению безопасной работы ИС, извещение руководства обо всех подозрительных ситуациях при работе с информационными ресурсами.</w:t>
      </w:r>
    </w:p>
    <w:p w14:paraId="34393C9C" w14:textId="1503D03D" w:rsidR="008E3CDE" w:rsidRPr="000841F1" w:rsidRDefault="008E3CDE" w:rsidP="00BA2CA0">
      <w:pPr>
        <w:pStyle w:val="a3"/>
        <w:numPr>
          <w:ilvl w:val="1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За несоблюдение порядка и правил использования информационных ресурсов к виновным могут быть применены меры, предусмотренные трудовыми </w:t>
      </w:r>
      <w:r w:rsidR="00845D54" w:rsidRPr="000841F1">
        <w:rPr>
          <w:rFonts w:cs="Times New Roman"/>
        </w:rPr>
        <w:t xml:space="preserve">и иными </w:t>
      </w:r>
      <w:r w:rsidRPr="000841F1">
        <w:rPr>
          <w:rFonts w:cs="Times New Roman"/>
        </w:rPr>
        <w:t xml:space="preserve">договорами, заключенными между </w:t>
      </w:r>
      <w:r w:rsidR="00CA78D2" w:rsidRPr="000841F1">
        <w:rPr>
          <w:rFonts w:cs="Times New Roman"/>
        </w:rPr>
        <w:t>Компанией</w:t>
      </w:r>
      <w:r w:rsidRPr="000841F1">
        <w:rPr>
          <w:rFonts w:cs="Times New Roman"/>
        </w:rPr>
        <w:t xml:space="preserve"> и работником, </w:t>
      </w:r>
      <w:r w:rsidR="00011268" w:rsidRPr="000841F1">
        <w:rPr>
          <w:rFonts w:cs="Times New Roman"/>
        </w:rPr>
        <w:t xml:space="preserve">внутренними документами </w:t>
      </w:r>
      <w:r w:rsidR="00CA78D2" w:rsidRPr="000841F1">
        <w:rPr>
          <w:rFonts w:cs="Times New Roman"/>
        </w:rPr>
        <w:t>Компании</w:t>
      </w:r>
      <w:r w:rsidR="00011268" w:rsidRPr="000841F1">
        <w:rPr>
          <w:rFonts w:cs="Times New Roman"/>
        </w:rPr>
        <w:t xml:space="preserve">, </w:t>
      </w:r>
      <w:r w:rsidRPr="000841F1">
        <w:rPr>
          <w:rFonts w:cs="Times New Roman"/>
        </w:rPr>
        <w:t>а также действующим законодательством Республики Казахстан.</w:t>
      </w:r>
    </w:p>
    <w:p w14:paraId="378543DC" w14:textId="72329AAA" w:rsidR="0089467D" w:rsidRPr="000841F1" w:rsidRDefault="0089467D" w:rsidP="0089467D">
      <w:pPr>
        <w:pStyle w:val="1"/>
        <w:numPr>
          <w:ilvl w:val="0"/>
          <w:numId w:val="12"/>
        </w:numPr>
        <w:tabs>
          <w:tab w:val="left" w:pos="284"/>
        </w:tabs>
        <w:spacing w:before="360" w:after="240" w:line="240" w:lineRule="auto"/>
        <w:ind w:left="0" w:hanging="11"/>
        <w:jc w:val="center"/>
        <w:rPr>
          <w:rFonts w:cs="Times New Roman"/>
          <w:b/>
          <w:sz w:val="28"/>
        </w:rPr>
      </w:pPr>
      <w:r w:rsidRPr="000841F1">
        <w:rPr>
          <w:rFonts w:cs="Times New Roman"/>
          <w:b/>
          <w:sz w:val="28"/>
        </w:rPr>
        <w:t>Пересмотр политики информационной безопасности</w:t>
      </w:r>
    </w:p>
    <w:p w14:paraId="07E179D3" w14:textId="260AB32B" w:rsidR="0089467D" w:rsidRPr="000841F1" w:rsidRDefault="0089467D" w:rsidP="00214553">
      <w:pPr>
        <w:pStyle w:val="a3"/>
        <w:numPr>
          <w:ilvl w:val="1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 В целях поддержания актуальности, эффективности СУИБ и её адекватности существующим реалиям, </w:t>
      </w:r>
      <w:r w:rsidR="007D75DE" w:rsidRPr="000841F1">
        <w:rPr>
          <w:rFonts w:cs="Times New Roman"/>
        </w:rPr>
        <w:t>Компанией</w:t>
      </w:r>
      <w:r w:rsidRPr="000841F1">
        <w:rPr>
          <w:rFonts w:cs="Times New Roman"/>
        </w:rPr>
        <w:t xml:space="preserve"> </w:t>
      </w:r>
      <w:r w:rsidR="007D75DE" w:rsidRPr="000841F1">
        <w:rPr>
          <w:rFonts w:cs="Times New Roman"/>
        </w:rPr>
        <w:t>раз в три года</w:t>
      </w:r>
      <w:r w:rsidRPr="000841F1">
        <w:rPr>
          <w:rFonts w:cs="Times New Roman"/>
        </w:rPr>
        <w:t xml:space="preserve"> осуществляется пересмотр настоящей Политики. </w:t>
      </w:r>
    </w:p>
    <w:p w14:paraId="700B46FA" w14:textId="30F3A224" w:rsidR="0089467D" w:rsidRPr="000841F1" w:rsidRDefault="007D75DE" w:rsidP="00214553">
      <w:pPr>
        <w:pStyle w:val="a3"/>
        <w:numPr>
          <w:ilvl w:val="1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>Компанией</w:t>
      </w:r>
      <w:r w:rsidR="0089467D" w:rsidRPr="000841F1">
        <w:rPr>
          <w:rFonts w:cs="Times New Roman"/>
        </w:rPr>
        <w:t xml:space="preserve"> также может быть инициирован пересмотр настоящего документа по результатам анализа рисков, проверок соответствия требованиям ИБ и реализации изменений, затрагивающих процессы управления ИБ, в том числе внутренних и внешних требований в сфере ИБ.</w:t>
      </w:r>
    </w:p>
    <w:p w14:paraId="2F51DA5B" w14:textId="44608930" w:rsidR="0089467D" w:rsidRPr="000841F1" w:rsidRDefault="0089467D" w:rsidP="00214553">
      <w:pPr>
        <w:pStyle w:val="a3"/>
        <w:numPr>
          <w:ilvl w:val="1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Инициирование пересмотра настоящей Политики осуществляется лицами, ответственными за функционирование СУИБ в </w:t>
      </w:r>
      <w:r w:rsidR="007D75DE" w:rsidRPr="000841F1">
        <w:rPr>
          <w:rFonts w:cs="Times New Roman"/>
        </w:rPr>
        <w:t>Компании</w:t>
      </w:r>
      <w:r w:rsidRPr="000841F1">
        <w:rPr>
          <w:rFonts w:cs="Times New Roman"/>
        </w:rPr>
        <w:t>.</w:t>
      </w:r>
    </w:p>
    <w:p w14:paraId="0D7486E6" w14:textId="21E1E299" w:rsidR="00551CCE" w:rsidRPr="000841F1" w:rsidRDefault="00551CCE" w:rsidP="00551CCE">
      <w:pPr>
        <w:pStyle w:val="1"/>
        <w:numPr>
          <w:ilvl w:val="0"/>
          <w:numId w:val="12"/>
        </w:numPr>
        <w:tabs>
          <w:tab w:val="left" w:pos="284"/>
        </w:tabs>
        <w:spacing w:before="360" w:after="240" w:line="240" w:lineRule="auto"/>
        <w:jc w:val="center"/>
        <w:rPr>
          <w:rFonts w:cs="Times New Roman"/>
          <w:b/>
          <w:sz w:val="28"/>
        </w:rPr>
      </w:pPr>
      <w:r w:rsidRPr="000841F1">
        <w:rPr>
          <w:rFonts w:cs="Times New Roman"/>
          <w:b/>
          <w:sz w:val="28"/>
        </w:rPr>
        <w:t xml:space="preserve"> </w:t>
      </w:r>
      <w:r w:rsidR="00136ACC" w:rsidRPr="000841F1">
        <w:rPr>
          <w:rFonts w:cs="Times New Roman"/>
          <w:b/>
        </w:rPr>
        <w:t xml:space="preserve">Правовые основы </w:t>
      </w:r>
      <w:r w:rsidR="00903670" w:rsidRPr="000841F1">
        <w:rPr>
          <w:rFonts w:cs="Times New Roman"/>
          <w:b/>
        </w:rPr>
        <w:t>информационной безопасности</w:t>
      </w:r>
    </w:p>
    <w:p w14:paraId="2752B49A" w14:textId="4E5867EF" w:rsidR="00CB1B6B" w:rsidRPr="000841F1" w:rsidRDefault="00CB1B6B" w:rsidP="00214553">
      <w:pPr>
        <w:pStyle w:val="a3"/>
        <w:numPr>
          <w:ilvl w:val="1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Настоящая политика и СУИБ </w:t>
      </w:r>
      <w:r w:rsidR="00757AC9" w:rsidRPr="000841F1">
        <w:rPr>
          <w:rFonts w:cs="Times New Roman"/>
        </w:rPr>
        <w:t>в целом опираются на нормативные правовые акты, непосредственно влияющие на процесс создания СУИБ Компании в целом; в то же время существует ряд документов, которые либо описывают стратегические аспекты развития ИБ</w:t>
      </w:r>
      <w:r w:rsidR="00810E44" w:rsidRPr="000841F1">
        <w:rPr>
          <w:rFonts w:cs="Times New Roman"/>
        </w:rPr>
        <w:t xml:space="preserve"> на государственном уровне, либо регламентируют правила по информационной защите отдельных приложений/услуг</w:t>
      </w:r>
      <w:r w:rsidR="000B0342" w:rsidRPr="000841F1">
        <w:rPr>
          <w:rFonts w:cs="Times New Roman"/>
        </w:rPr>
        <w:t>.</w:t>
      </w:r>
      <w:r w:rsidR="00757AC9" w:rsidRPr="000841F1">
        <w:rPr>
          <w:rFonts w:cs="Times New Roman"/>
        </w:rPr>
        <w:t xml:space="preserve"> </w:t>
      </w:r>
    </w:p>
    <w:p w14:paraId="6E11F9DE" w14:textId="214465B9" w:rsidR="00701E13" w:rsidRPr="000841F1" w:rsidRDefault="00701E13" w:rsidP="00214553">
      <w:pPr>
        <w:pStyle w:val="a3"/>
        <w:numPr>
          <w:ilvl w:val="1"/>
          <w:numId w:val="12"/>
        </w:numPr>
        <w:ind w:left="0" w:firstLine="709"/>
        <w:rPr>
          <w:rFonts w:cs="Times New Roman"/>
        </w:rPr>
      </w:pPr>
      <w:r w:rsidRPr="000841F1">
        <w:rPr>
          <w:rFonts w:cs="Times New Roman"/>
        </w:rPr>
        <w:t xml:space="preserve">Политика служит методологической основой для формирования и реализации </w:t>
      </w:r>
      <w:proofErr w:type="gramStart"/>
      <w:r w:rsidRPr="000841F1">
        <w:rPr>
          <w:rFonts w:cs="Times New Roman"/>
        </w:rPr>
        <w:t>Программы создания системы информационной безопасности Компании</w:t>
      </w:r>
      <w:proofErr w:type="gramEnd"/>
      <w:r w:rsidRPr="000841F1">
        <w:rPr>
          <w:rFonts w:cs="Times New Roman"/>
        </w:rPr>
        <w:t>.</w:t>
      </w:r>
    </w:p>
    <w:p w14:paraId="12D4139A" w14:textId="7B80D889" w:rsidR="00551CCE" w:rsidRPr="000841F1" w:rsidRDefault="00954585" w:rsidP="00214553">
      <w:pPr>
        <w:ind w:firstLine="708"/>
        <w:contextualSpacing/>
        <w:rPr>
          <w:rFonts w:cs="Times New Roman"/>
        </w:rPr>
      </w:pPr>
      <w:bookmarkStart w:id="50" w:name="SUB100"/>
      <w:bookmarkEnd w:id="50"/>
      <w:r w:rsidRPr="000841F1">
        <w:rPr>
          <w:rFonts w:cs="Times New Roman"/>
        </w:rPr>
        <w:t>10.</w:t>
      </w:r>
      <w:r w:rsidR="000B35AD" w:rsidRPr="000841F1">
        <w:rPr>
          <w:rFonts w:cs="Times New Roman"/>
        </w:rPr>
        <w:t>3</w:t>
      </w:r>
      <w:r w:rsidRPr="000841F1">
        <w:rPr>
          <w:rFonts w:cs="Times New Roman"/>
        </w:rPr>
        <w:t>.</w:t>
      </w:r>
      <w:r w:rsidRPr="000841F1">
        <w:rPr>
          <w:rFonts w:cs="Times New Roman"/>
        </w:rPr>
        <w:tab/>
        <w:t xml:space="preserve">На основании Политики </w:t>
      </w:r>
      <w:r w:rsidR="00903670" w:rsidRPr="000841F1">
        <w:rPr>
          <w:rFonts w:cs="Times New Roman"/>
        </w:rPr>
        <w:t>могут разрабатываться</w:t>
      </w:r>
      <w:r w:rsidRPr="000841F1">
        <w:rPr>
          <w:rFonts w:cs="Times New Roman"/>
        </w:rPr>
        <w:t xml:space="preserve"> внутренни</w:t>
      </w:r>
      <w:r w:rsidR="00903670" w:rsidRPr="000841F1">
        <w:rPr>
          <w:rFonts w:cs="Times New Roman"/>
        </w:rPr>
        <w:t>е</w:t>
      </w:r>
      <w:r w:rsidRPr="000841F1">
        <w:rPr>
          <w:rFonts w:cs="Times New Roman"/>
        </w:rPr>
        <w:t xml:space="preserve"> нормативны</w:t>
      </w:r>
      <w:r w:rsidR="00903670" w:rsidRPr="000841F1">
        <w:rPr>
          <w:rFonts w:cs="Times New Roman"/>
        </w:rPr>
        <w:t>е</w:t>
      </w:r>
      <w:r w:rsidRPr="000841F1">
        <w:rPr>
          <w:rFonts w:cs="Times New Roman"/>
        </w:rPr>
        <w:t xml:space="preserve"> документ</w:t>
      </w:r>
      <w:r w:rsidR="00903670" w:rsidRPr="000841F1">
        <w:rPr>
          <w:rFonts w:cs="Times New Roman"/>
        </w:rPr>
        <w:t>ы</w:t>
      </w:r>
      <w:r w:rsidRPr="000841F1">
        <w:rPr>
          <w:rFonts w:cs="Times New Roman"/>
        </w:rPr>
        <w:t>, регламентирующи</w:t>
      </w:r>
      <w:r w:rsidR="00903670" w:rsidRPr="000841F1">
        <w:rPr>
          <w:rFonts w:cs="Times New Roman"/>
        </w:rPr>
        <w:t>е</w:t>
      </w:r>
      <w:r w:rsidRPr="000841F1">
        <w:rPr>
          <w:rFonts w:cs="Times New Roman"/>
        </w:rPr>
        <w:t xml:space="preserve"> конкретные правила и методы обеспечения информационной безопасности,</w:t>
      </w:r>
      <w:r w:rsidR="000B0342" w:rsidRPr="000841F1">
        <w:rPr>
          <w:rFonts w:cs="Times New Roman"/>
        </w:rPr>
        <w:t xml:space="preserve"> </w:t>
      </w:r>
      <w:r w:rsidRPr="000841F1">
        <w:rPr>
          <w:rFonts w:cs="Times New Roman"/>
        </w:rPr>
        <w:t xml:space="preserve">частные политики в области действия </w:t>
      </w:r>
      <w:r w:rsidR="000B0342" w:rsidRPr="000841F1">
        <w:rPr>
          <w:rFonts w:cs="Times New Roman"/>
        </w:rPr>
        <w:t xml:space="preserve">соответствующих </w:t>
      </w:r>
      <w:r w:rsidRPr="000841F1">
        <w:rPr>
          <w:rFonts w:cs="Times New Roman"/>
        </w:rPr>
        <w:t>стандартов и т.п. Такие документы могут дополнять и расширять требования Политики, но не могут вступать с ними в противоречие.</w:t>
      </w:r>
    </w:p>
    <w:p w14:paraId="3189E2DE" w14:textId="77777777" w:rsidR="00B91744" w:rsidRPr="00DF5780" w:rsidRDefault="00B91744" w:rsidP="00B91744">
      <w:pPr>
        <w:pStyle w:val="a3"/>
        <w:spacing w:after="0" w:line="240" w:lineRule="auto"/>
        <w:ind w:left="1068"/>
        <w:rPr>
          <w:rFonts w:cs="Times New Roman"/>
        </w:rPr>
      </w:pPr>
    </w:p>
    <w:p w14:paraId="11D12815" w14:textId="77777777" w:rsidR="00B91744" w:rsidRPr="00DF5780" w:rsidRDefault="00B91744" w:rsidP="00B91744">
      <w:pPr>
        <w:pStyle w:val="a3"/>
        <w:spacing w:after="0" w:line="240" w:lineRule="auto"/>
        <w:ind w:left="1068"/>
        <w:rPr>
          <w:rFonts w:cs="Times New Roman"/>
        </w:rPr>
      </w:pPr>
    </w:p>
    <w:p w14:paraId="1FFB6168" w14:textId="77777777" w:rsidR="00B91744" w:rsidRPr="00DF5780" w:rsidRDefault="00B91744" w:rsidP="00B91744">
      <w:pPr>
        <w:pStyle w:val="a3"/>
        <w:spacing w:after="0" w:line="240" w:lineRule="auto"/>
        <w:ind w:left="1068"/>
        <w:rPr>
          <w:rFonts w:cs="Times New Roman"/>
        </w:rPr>
      </w:pPr>
    </w:p>
    <w:p w14:paraId="09D499F7" w14:textId="77777777" w:rsidR="00B91744" w:rsidRPr="00DF5780" w:rsidRDefault="00B91744" w:rsidP="00B91744">
      <w:pPr>
        <w:pStyle w:val="a3"/>
        <w:spacing w:after="0" w:line="240" w:lineRule="auto"/>
        <w:ind w:left="1068"/>
        <w:rPr>
          <w:rFonts w:cs="Times New Roman"/>
        </w:rPr>
      </w:pPr>
    </w:p>
    <w:p w14:paraId="3C2361A3" w14:textId="77777777" w:rsidR="00B91744" w:rsidRPr="00DF5780" w:rsidRDefault="00B91744" w:rsidP="00B91744">
      <w:pPr>
        <w:pStyle w:val="a3"/>
        <w:spacing w:after="0" w:line="240" w:lineRule="auto"/>
        <w:ind w:left="1068"/>
        <w:rPr>
          <w:rFonts w:cs="Times New Roman"/>
        </w:rPr>
      </w:pPr>
    </w:p>
    <w:p w14:paraId="346579F1" w14:textId="77777777" w:rsidR="00B91744" w:rsidRPr="00DF5780" w:rsidRDefault="00B91744" w:rsidP="00B91744">
      <w:pPr>
        <w:pStyle w:val="a3"/>
        <w:spacing w:after="0" w:line="240" w:lineRule="auto"/>
        <w:ind w:left="1068"/>
        <w:rPr>
          <w:rFonts w:cs="Times New Roman"/>
        </w:rPr>
      </w:pPr>
    </w:p>
    <w:p w14:paraId="24E72BFA" w14:textId="77777777" w:rsidR="004D3676" w:rsidRDefault="004D3676" w:rsidP="004D3676">
      <w:pPr>
        <w:pStyle w:val="a3"/>
        <w:spacing w:after="0" w:line="240" w:lineRule="auto"/>
        <w:ind w:left="1068"/>
        <w:rPr>
          <w:ins w:id="51" w:author="Сергей Бойко" w:date="2020-12-24T14:19:00Z"/>
          <w:rFonts w:cs="Times New Roman"/>
        </w:rPr>
      </w:pPr>
    </w:p>
    <w:p w14:paraId="0DCB2099" w14:textId="77777777" w:rsidR="004D3676" w:rsidRDefault="004D3676" w:rsidP="004D3676">
      <w:pPr>
        <w:pStyle w:val="a3"/>
        <w:spacing w:after="0" w:line="240" w:lineRule="auto"/>
        <w:ind w:left="1068"/>
        <w:rPr>
          <w:ins w:id="52" w:author="Сергей Бойко" w:date="2020-12-24T14:19:00Z"/>
          <w:rFonts w:cs="Times New Roman"/>
        </w:rPr>
      </w:pPr>
    </w:p>
    <w:p w14:paraId="012E24E2" w14:textId="77777777" w:rsidR="004D3676" w:rsidRDefault="004D3676" w:rsidP="004D3676">
      <w:pPr>
        <w:pStyle w:val="a3"/>
        <w:spacing w:after="0" w:line="240" w:lineRule="auto"/>
        <w:ind w:left="1068"/>
        <w:rPr>
          <w:ins w:id="53" w:author="Сергей Бойко" w:date="2020-12-24T14:19:00Z"/>
          <w:rFonts w:cs="Times New Roman"/>
        </w:rPr>
      </w:pPr>
    </w:p>
    <w:p w14:paraId="7B264A35" w14:textId="77777777" w:rsidR="004D3676" w:rsidRDefault="004D3676" w:rsidP="004D3676">
      <w:pPr>
        <w:pStyle w:val="a3"/>
        <w:spacing w:after="0" w:line="240" w:lineRule="auto"/>
        <w:ind w:left="1068"/>
        <w:rPr>
          <w:ins w:id="54" w:author="Сергей Бойко" w:date="2020-12-24T14:19:00Z"/>
          <w:rFonts w:cs="Times New Roman"/>
        </w:rPr>
      </w:pPr>
    </w:p>
    <w:p w14:paraId="34858FEA" w14:textId="77777777" w:rsidR="004D3676" w:rsidRDefault="004D3676" w:rsidP="004D3676">
      <w:pPr>
        <w:pStyle w:val="a3"/>
        <w:spacing w:after="0" w:line="240" w:lineRule="auto"/>
        <w:ind w:left="1068"/>
        <w:rPr>
          <w:ins w:id="55" w:author="Сергей Бойко" w:date="2020-12-24T14:19:00Z"/>
          <w:rFonts w:cs="Times New Roman"/>
        </w:rPr>
      </w:pPr>
    </w:p>
    <w:p w14:paraId="616AFDEC" w14:textId="77777777" w:rsidR="004D3676" w:rsidRDefault="004D3676" w:rsidP="004D3676">
      <w:pPr>
        <w:pStyle w:val="a3"/>
        <w:spacing w:after="0" w:line="240" w:lineRule="auto"/>
        <w:ind w:left="1068"/>
        <w:rPr>
          <w:ins w:id="56" w:author="Сергей Бойко" w:date="2020-12-24T14:19:00Z"/>
          <w:rFonts w:cs="Times New Roman"/>
        </w:rPr>
      </w:pPr>
    </w:p>
    <w:p w14:paraId="573675E8" w14:textId="77777777" w:rsidR="004D3676" w:rsidRPr="004D3676" w:rsidRDefault="004D3676">
      <w:pPr>
        <w:pStyle w:val="a3"/>
        <w:spacing w:after="0" w:line="240" w:lineRule="auto"/>
        <w:ind w:left="4248"/>
        <w:rPr>
          <w:ins w:id="57" w:author="Сергей Бойко" w:date="2020-12-24T14:15:00Z"/>
          <w:rFonts w:cs="Times New Roman"/>
          <w:i/>
          <w:rPrChange w:id="58" w:author="Сергей Бойко" w:date="2020-12-24T14:21:00Z">
            <w:rPr>
              <w:ins w:id="59" w:author="Сергей Бойко" w:date="2020-12-24T14:15:00Z"/>
              <w:rFonts w:cs="Times New Roman"/>
            </w:rPr>
          </w:rPrChange>
        </w:rPr>
        <w:pPrChange w:id="60" w:author="Сергей Бойко" w:date="2020-12-24T14:21:00Z">
          <w:pPr>
            <w:pStyle w:val="a3"/>
            <w:spacing w:after="0" w:line="240" w:lineRule="auto"/>
            <w:ind w:left="1068"/>
          </w:pPr>
        </w:pPrChange>
      </w:pPr>
      <w:ins w:id="61" w:author="Сергей Бойко" w:date="2020-12-24T14:15:00Z">
        <w:r w:rsidRPr="004D3676">
          <w:rPr>
            <w:rFonts w:cs="Times New Roman"/>
            <w:i/>
            <w:rPrChange w:id="62" w:author="Сергей Бойко" w:date="2020-12-24T14:21:00Z">
              <w:rPr>
                <w:rFonts w:cs="Times New Roman"/>
              </w:rPr>
            </w:rPrChange>
          </w:rPr>
          <w:t xml:space="preserve">Приложение № 1 </w:t>
        </w:r>
      </w:ins>
    </w:p>
    <w:p w14:paraId="5F563C6A" w14:textId="77777777" w:rsidR="004D3676" w:rsidRPr="004D3676" w:rsidRDefault="004D3676">
      <w:pPr>
        <w:pStyle w:val="a3"/>
        <w:spacing w:after="0" w:line="240" w:lineRule="auto"/>
        <w:ind w:left="4248"/>
        <w:rPr>
          <w:ins w:id="63" w:author="Сергей Бойко" w:date="2020-12-24T14:15:00Z"/>
          <w:rFonts w:cs="Times New Roman"/>
          <w:i/>
          <w:rPrChange w:id="64" w:author="Сергей Бойко" w:date="2020-12-24T14:21:00Z">
            <w:rPr>
              <w:ins w:id="65" w:author="Сергей Бойко" w:date="2020-12-24T14:15:00Z"/>
              <w:rFonts w:cs="Times New Roman"/>
            </w:rPr>
          </w:rPrChange>
        </w:rPr>
        <w:pPrChange w:id="66" w:author="Сергей Бойко" w:date="2020-12-24T14:21:00Z">
          <w:pPr>
            <w:pStyle w:val="a3"/>
            <w:spacing w:after="0" w:line="240" w:lineRule="auto"/>
            <w:ind w:left="1068"/>
          </w:pPr>
        </w:pPrChange>
      </w:pPr>
      <w:ins w:id="67" w:author="Сергей Бойко" w:date="2020-12-24T14:15:00Z">
        <w:r w:rsidRPr="004D3676">
          <w:rPr>
            <w:rFonts w:cs="Times New Roman"/>
            <w:i/>
            <w:rPrChange w:id="68" w:author="Сергей Бойко" w:date="2020-12-24T14:21:00Z">
              <w:rPr>
                <w:rFonts w:cs="Times New Roman"/>
              </w:rPr>
            </w:rPrChange>
          </w:rPr>
          <w:t>к Политике информационной безопасности</w:t>
        </w:r>
      </w:ins>
    </w:p>
    <w:p w14:paraId="0A58A75F" w14:textId="77777777" w:rsidR="004D3676" w:rsidRPr="004D3676" w:rsidRDefault="004D3676" w:rsidP="004D3676">
      <w:pPr>
        <w:pStyle w:val="a3"/>
        <w:spacing w:after="0" w:line="240" w:lineRule="auto"/>
        <w:ind w:left="1068"/>
        <w:rPr>
          <w:ins w:id="69" w:author="Сергей Бойко" w:date="2020-12-24T14:15:00Z"/>
          <w:rFonts w:cs="Times New Roman"/>
        </w:rPr>
      </w:pPr>
    </w:p>
    <w:tbl>
      <w:tblPr>
        <w:tblpPr w:leftFromText="180" w:rightFromText="180" w:vertAnchor="text" w:horzAnchor="margin" w:tblpX="-569" w:tblpY="126"/>
        <w:tblW w:w="104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18"/>
      </w:tblGrid>
      <w:tr w:rsidR="004D3676" w:rsidRPr="00DE0DFA" w14:paraId="2EA0400A" w14:textId="77777777" w:rsidTr="004D3676">
        <w:trPr>
          <w:trHeight w:val="561"/>
          <w:ins w:id="70" w:author="Сергей Бойко" w:date="2020-12-24T14:20:00Z"/>
        </w:trPr>
        <w:tc>
          <w:tcPr>
            <w:tcW w:w="10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8DD7E4" w14:textId="77777777" w:rsidR="004D3676" w:rsidRPr="00155037" w:rsidRDefault="004D3676" w:rsidP="004D3676">
            <w:pPr>
              <w:pStyle w:val="13"/>
              <w:rPr>
                <w:ins w:id="71" w:author="Сергей Бойко" w:date="2020-12-24T14:20:00Z"/>
                <w:i/>
                <w:rPrChange w:id="72" w:author="Сергей Бойко" w:date="2020-12-24T14:38:00Z">
                  <w:rPr>
                    <w:ins w:id="73" w:author="Сергей Бойко" w:date="2020-12-24T14:20:00Z"/>
                  </w:rPr>
                </w:rPrChange>
              </w:rPr>
            </w:pPr>
            <w:ins w:id="74" w:author="Сергей Бойко" w:date="2020-12-24T14:20:00Z">
              <w:r w:rsidRPr="00155037">
                <w:rPr>
                  <w:i/>
                  <w:rPrChange w:id="75" w:author="Сергей Бойко" w:date="2020-12-24T14:38:00Z">
                    <w:rPr>
                      <w:rFonts w:eastAsiaTheme="minorHAnsi" w:cstheme="minorBidi"/>
                      <w:b w:val="0"/>
                      <w:bCs w:val="0"/>
                      <w:caps w:val="0"/>
                      <w:sz w:val="24"/>
                      <w:szCs w:val="22"/>
                      <w:lang w:eastAsia="en-US"/>
                    </w:rPr>
                  </w:rPrChange>
                </w:rPr>
                <w:t xml:space="preserve">ПАМЯТКА </w:t>
              </w:r>
            </w:ins>
          </w:p>
        </w:tc>
      </w:tr>
      <w:tr w:rsidR="004D3676" w14:paraId="43469944" w14:textId="77777777" w:rsidTr="004D3676">
        <w:trPr>
          <w:trHeight w:val="1122"/>
          <w:ins w:id="76" w:author="Сергей Бойко" w:date="2020-12-24T14:20:00Z"/>
        </w:trPr>
        <w:tc>
          <w:tcPr>
            <w:tcW w:w="10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54F972" w14:textId="63BB679B" w:rsidR="004D3676" w:rsidRDefault="004D3676" w:rsidP="004D3676">
            <w:pPr>
              <w:jc w:val="center"/>
              <w:rPr>
                <w:ins w:id="77" w:author="Сергей Бойко" w:date="2020-12-24T14:21:00Z"/>
                <w:b/>
              </w:rPr>
            </w:pPr>
            <w:ins w:id="78" w:author="Сергей Бойко" w:date="2020-12-24T14:20:00Z">
              <w:r w:rsidRPr="00D65717">
                <w:rPr>
                  <w:b/>
                </w:rPr>
                <w:t>Р</w:t>
              </w:r>
            </w:ins>
            <w:ins w:id="79" w:author="Сергей Бойко" w:date="2020-12-24T14:22:00Z">
              <w:r>
                <w:rPr>
                  <w:b/>
                </w:rPr>
                <w:t>аботника</w:t>
              </w:r>
            </w:ins>
            <w:ins w:id="80" w:author="Сергей Бойко" w:date="2020-12-24T14:20:00Z">
              <w:r w:rsidRPr="00D65717">
                <w:rPr>
                  <w:b/>
                </w:rPr>
                <w:t xml:space="preserve"> </w:t>
              </w:r>
              <w:r>
                <w:rPr>
                  <w:b/>
                </w:rPr>
                <w:t xml:space="preserve">ТОО </w:t>
              </w:r>
            </w:ins>
            <w:ins w:id="81" w:author="Сергей Бойко" w:date="2020-12-24T14:21:00Z">
              <w:r>
                <w:rPr>
                  <w:b/>
                </w:rPr>
                <w:t>«МФО «</w:t>
              </w:r>
              <w:proofErr w:type="spellStart"/>
              <w:r>
                <w:rPr>
                  <w:b/>
                </w:rPr>
                <w:t>ОнлайнКазФинас</w:t>
              </w:r>
            </w:ins>
            <w:proofErr w:type="spellEnd"/>
            <w:ins w:id="82" w:author="Сергей Бойко" w:date="2020-12-24T14:20:00Z">
              <w:r>
                <w:rPr>
                  <w:b/>
                </w:rPr>
                <w:t>»</w:t>
              </w:r>
              <w:r w:rsidRPr="00D65717">
                <w:rPr>
                  <w:b/>
                </w:rPr>
                <w:t xml:space="preserve"> </w:t>
              </w:r>
            </w:ins>
          </w:p>
          <w:p w14:paraId="25657D3C" w14:textId="2D28AEB1" w:rsidR="004D3676" w:rsidRDefault="004D3676" w:rsidP="004D3676">
            <w:pPr>
              <w:jc w:val="center"/>
              <w:rPr>
                <w:ins w:id="83" w:author="Сергей Бойко" w:date="2020-12-24T14:21:00Z"/>
                <w:b/>
              </w:rPr>
            </w:pPr>
            <w:ins w:id="84" w:author="Сергей Бойко" w:date="2020-12-24T14:21:00Z">
              <w:r>
                <w:rPr>
                  <w:b/>
                </w:rPr>
                <w:t>По информационной безопасности</w:t>
              </w:r>
            </w:ins>
          </w:p>
          <w:p w14:paraId="375939C6" w14:textId="77777777" w:rsidR="004D3676" w:rsidRDefault="004D3676" w:rsidP="004D3676">
            <w:pPr>
              <w:pStyle w:val="22"/>
              <w:rPr>
                <w:ins w:id="85" w:author="Сергей Бойко" w:date="2020-12-24T14:20:00Z"/>
              </w:rPr>
            </w:pPr>
          </w:p>
          <w:p w14:paraId="750A336C" w14:textId="77777777" w:rsidR="004D3676" w:rsidRDefault="004D3676" w:rsidP="004D3676">
            <w:pPr>
              <w:pStyle w:val="22"/>
              <w:rPr>
                <w:ins w:id="86" w:author="Сергей Бойко" w:date="2020-12-24T14:20:00Z"/>
              </w:rPr>
            </w:pPr>
            <w:ins w:id="87" w:author="Сергей Бойко" w:date="2020-12-24T14:20:00Z">
              <w:r>
                <w:t xml:space="preserve">  </w:t>
              </w:r>
            </w:ins>
          </w:p>
          <w:p w14:paraId="2363B5EA" w14:textId="77777777" w:rsidR="004D3676" w:rsidRDefault="004D3676" w:rsidP="004D3676">
            <w:pPr>
              <w:pStyle w:val="22"/>
              <w:rPr>
                <w:ins w:id="88" w:author="Сергей Бойко" w:date="2020-12-24T14:20:00Z"/>
              </w:rPr>
            </w:pPr>
          </w:p>
        </w:tc>
      </w:tr>
    </w:tbl>
    <w:p w14:paraId="2356DB5E" w14:textId="77777777" w:rsidR="004D3676" w:rsidRPr="004D3676" w:rsidRDefault="004D3676" w:rsidP="004D3676">
      <w:pPr>
        <w:spacing w:after="0" w:line="240" w:lineRule="auto"/>
        <w:jc w:val="left"/>
        <w:rPr>
          <w:ins w:id="89" w:author="Сергей Бойко" w:date="2020-12-24T14:16:00Z"/>
          <w:rFonts w:eastAsia="Times New Roman" w:cs="Times New Roman"/>
          <w:szCs w:val="24"/>
          <w:lang w:eastAsia="ru-RU"/>
        </w:rPr>
        <w:sectPr w:rsidR="004D3676" w:rsidRPr="004D3676" w:rsidSect="004D3676">
          <w:headerReference w:type="default" r:id="rId10"/>
          <w:footerReference w:type="default" r:id="rId11"/>
          <w:footerReference w:type="first" r:id="rId12"/>
          <w:pgSz w:w="11906" w:h="16838" w:code="9"/>
          <w:pgMar w:top="1106" w:right="851" w:bottom="851" w:left="1701" w:header="709" w:footer="445" w:gutter="0"/>
          <w:cols w:space="708"/>
          <w:titlePg/>
          <w:docGrid w:linePitch="360"/>
        </w:sectPr>
      </w:pPr>
    </w:p>
    <w:p w14:paraId="562A6057" w14:textId="77777777" w:rsidR="004D3676" w:rsidRPr="004D3676" w:rsidRDefault="004D3676">
      <w:pPr>
        <w:keepNext/>
        <w:keepLines/>
        <w:spacing w:before="120" w:after="120" w:line="240" w:lineRule="auto"/>
        <w:ind w:left="284"/>
        <w:outlineLvl w:val="1"/>
        <w:rPr>
          <w:ins w:id="93" w:author="Сергей Бойко" w:date="2020-12-24T14:16:00Z"/>
          <w:rFonts w:eastAsia="Times New Roman" w:cs="Times New Roman"/>
          <w:b/>
          <w:sz w:val="28"/>
          <w:szCs w:val="20"/>
          <w:lang w:eastAsia="ru-RU"/>
        </w:rPr>
        <w:pPrChange w:id="94" w:author="Сергей Бойко" w:date="2020-12-24T14:39:00Z">
          <w:pPr>
            <w:keepNext/>
            <w:keepLines/>
            <w:spacing w:before="120" w:after="120" w:line="240" w:lineRule="auto"/>
            <w:ind w:left="284"/>
            <w:jc w:val="left"/>
            <w:outlineLvl w:val="1"/>
          </w:pPr>
        </w:pPrChange>
      </w:pPr>
      <w:bookmarkStart w:id="95" w:name="_Toc194911726"/>
      <w:bookmarkStart w:id="96" w:name="_Toc432491080"/>
      <w:bookmarkStart w:id="97" w:name="_Toc508871620"/>
      <w:ins w:id="98" w:author="Сергей Бойко" w:date="2020-12-24T14:16:00Z">
        <w:r w:rsidRPr="004D3676">
          <w:rPr>
            <w:rFonts w:eastAsia="Times New Roman" w:cs="Times New Roman"/>
            <w:b/>
            <w:sz w:val="28"/>
            <w:szCs w:val="20"/>
            <w:lang w:eastAsia="ru-RU"/>
          </w:rPr>
          <w:lastRenderedPageBreak/>
          <w:t>Назначение</w:t>
        </w:r>
        <w:bookmarkEnd w:id="95"/>
        <w:bookmarkEnd w:id="96"/>
        <w:bookmarkEnd w:id="97"/>
      </w:ins>
    </w:p>
    <w:p w14:paraId="32BED67A" w14:textId="77777777" w:rsidR="004D3676" w:rsidRPr="004D3676" w:rsidRDefault="004D3676" w:rsidP="00155037">
      <w:pPr>
        <w:spacing w:before="60" w:after="60" w:line="240" w:lineRule="auto"/>
        <w:ind w:firstLine="349"/>
        <w:contextualSpacing/>
        <w:rPr>
          <w:ins w:id="99" w:author="Сергей Бойко" w:date="2020-12-24T14:16:00Z"/>
          <w:rFonts w:eastAsia="Times New Roman" w:cs="Times New Roman"/>
          <w:bCs/>
          <w:szCs w:val="24"/>
          <w:lang w:eastAsia="ru-RU"/>
        </w:rPr>
      </w:pPr>
      <w:bookmarkStart w:id="100" w:name="_Hlk514854541"/>
      <w:ins w:id="101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 xml:space="preserve">Памятка работника Компании по информационной безопасности </w:t>
        </w:r>
        <w:bookmarkEnd w:id="100"/>
        <w:r w:rsidRPr="004D3676">
          <w:rPr>
            <w:rFonts w:eastAsia="Times New Roman" w:cs="Times New Roman"/>
            <w:bCs/>
            <w:szCs w:val="24"/>
            <w:lang w:eastAsia="ru-RU"/>
          </w:rPr>
          <w:t>(далее – Памятка) содержит описание основных угроз и основных видов нарушения информационной безопасности, порядка действий работника при обнаружении признаков нарушения информационной безопасности и ответственности работника за соблюдение информационной безопасности в Компании. Экземпляр Памятки выдается каждому работнику для ознакомления при приеме на работу.</w:t>
        </w:r>
      </w:ins>
    </w:p>
    <w:p w14:paraId="5E36DD3C" w14:textId="77777777" w:rsidR="004D3676" w:rsidRPr="004D3676" w:rsidRDefault="004D3676">
      <w:pPr>
        <w:keepNext/>
        <w:keepLines/>
        <w:spacing w:before="120" w:after="120" w:line="240" w:lineRule="auto"/>
        <w:ind w:left="284"/>
        <w:outlineLvl w:val="1"/>
        <w:rPr>
          <w:ins w:id="102" w:author="Сергей Бойко" w:date="2020-12-24T14:16:00Z"/>
          <w:rFonts w:eastAsia="Times New Roman" w:cs="Times New Roman"/>
          <w:b/>
          <w:sz w:val="28"/>
          <w:szCs w:val="20"/>
          <w:lang w:eastAsia="ru-RU"/>
        </w:rPr>
        <w:pPrChange w:id="103" w:author="Сергей Бойко" w:date="2020-12-24T14:39:00Z">
          <w:pPr>
            <w:keepNext/>
            <w:keepLines/>
            <w:spacing w:before="120" w:after="120" w:line="240" w:lineRule="auto"/>
            <w:ind w:left="284"/>
            <w:jc w:val="left"/>
            <w:outlineLvl w:val="1"/>
          </w:pPr>
        </w:pPrChange>
      </w:pPr>
      <w:bookmarkStart w:id="104" w:name="_Toc194911727"/>
      <w:bookmarkStart w:id="105" w:name="_Toc432491081"/>
      <w:bookmarkStart w:id="106" w:name="_Toc508871621"/>
      <w:ins w:id="107" w:author="Сергей Бойко" w:date="2020-12-24T14:16:00Z">
        <w:r w:rsidRPr="004D3676">
          <w:rPr>
            <w:rFonts w:eastAsia="Times New Roman" w:cs="Times New Roman"/>
            <w:b/>
            <w:sz w:val="28"/>
            <w:szCs w:val="20"/>
            <w:lang w:eastAsia="ru-RU"/>
          </w:rPr>
          <w:t xml:space="preserve">Область </w:t>
        </w:r>
        <w:bookmarkEnd w:id="104"/>
        <w:bookmarkEnd w:id="105"/>
        <w:r w:rsidRPr="004D3676">
          <w:rPr>
            <w:rFonts w:eastAsia="Times New Roman" w:cs="Times New Roman"/>
            <w:b/>
            <w:sz w:val="28"/>
            <w:szCs w:val="20"/>
            <w:lang w:eastAsia="ru-RU"/>
          </w:rPr>
          <w:t>применения</w:t>
        </w:r>
        <w:bookmarkEnd w:id="106"/>
      </w:ins>
    </w:p>
    <w:p w14:paraId="79D23B9B" w14:textId="77777777" w:rsidR="004D3676" w:rsidRPr="004D3676" w:rsidRDefault="004D3676" w:rsidP="00155037">
      <w:pPr>
        <w:spacing w:before="60" w:after="60" w:line="240" w:lineRule="auto"/>
        <w:ind w:firstLine="352"/>
        <w:contextualSpacing/>
        <w:rPr>
          <w:ins w:id="108" w:author="Сергей Бойко" w:date="2020-12-24T14:16:00Z"/>
          <w:rFonts w:eastAsia="Times New Roman" w:cs="Times New Roman"/>
          <w:bCs/>
          <w:szCs w:val="24"/>
          <w:lang w:eastAsia="ru-RU"/>
        </w:rPr>
      </w:pPr>
      <w:ins w:id="109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Документ является обязательным для всех работников Компании.</w:t>
        </w:r>
      </w:ins>
    </w:p>
    <w:p w14:paraId="1145B055" w14:textId="0AD8143A" w:rsidR="004D3676" w:rsidRPr="004D3676" w:rsidRDefault="004D3676" w:rsidP="00155037">
      <w:pPr>
        <w:spacing w:before="60" w:after="60" w:line="240" w:lineRule="auto"/>
        <w:ind w:firstLine="352"/>
        <w:contextualSpacing/>
        <w:rPr>
          <w:ins w:id="110" w:author="Сергей Бойко" w:date="2020-12-24T14:16:00Z"/>
          <w:rFonts w:eastAsia="Times New Roman" w:cs="Times New Roman"/>
          <w:bCs/>
          <w:szCs w:val="24"/>
          <w:lang w:eastAsia="ru-RU"/>
        </w:rPr>
      </w:pPr>
      <w:ins w:id="111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 xml:space="preserve">Документ основывается на </w:t>
        </w:r>
        <w:r w:rsidR="00B23B98">
          <w:rPr>
            <w:rFonts w:eastAsia="Times New Roman" w:cs="Times New Roman"/>
            <w:bCs/>
            <w:iCs/>
            <w:szCs w:val="24"/>
            <w:lang w:eastAsia="ru-RU"/>
          </w:rPr>
          <w:t xml:space="preserve"> </w:t>
        </w:r>
      </w:ins>
      <w:ins w:id="112" w:author="Сергей Бойко" w:date="2020-12-24T14:23:00Z">
        <w:r w:rsidR="00B23B98">
          <w:rPr>
            <w:rFonts w:eastAsia="Times New Roman" w:cs="Times New Roman"/>
            <w:bCs/>
            <w:iCs/>
            <w:szCs w:val="24"/>
            <w:lang w:eastAsia="ru-RU"/>
          </w:rPr>
          <w:t>П</w:t>
        </w:r>
      </w:ins>
      <w:ins w:id="113" w:author="Сергей Бойко" w:date="2020-12-24T14:16:00Z">
        <w:r w:rsidRPr="004D3676">
          <w:rPr>
            <w:rFonts w:eastAsia="Times New Roman" w:cs="Times New Roman"/>
            <w:bCs/>
            <w:iCs/>
            <w:szCs w:val="24"/>
            <w:lang w:eastAsia="ru-RU"/>
          </w:rPr>
          <w:t>олитике информационной безопасности Компании.</w:t>
        </w:r>
      </w:ins>
    </w:p>
    <w:p w14:paraId="398A6CA5" w14:textId="77777777" w:rsidR="004D3676" w:rsidRPr="004D3676" w:rsidRDefault="004D3676">
      <w:pPr>
        <w:keepNext/>
        <w:keepLines/>
        <w:spacing w:before="120" w:after="120" w:line="240" w:lineRule="auto"/>
        <w:ind w:left="284"/>
        <w:outlineLvl w:val="1"/>
        <w:rPr>
          <w:ins w:id="114" w:author="Сергей Бойко" w:date="2020-12-24T14:16:00Z"/>
          <w:rFonts w:eastAsia="Times New Roman" w:cs="Times New Roman"/>
          <w:b/>
          <w:sz w:val="28"/>
          <w:szCs w:val="20"/>
          <w:lang w:eastAsia="ru-RU"/>
        </w:rPr>
        <w:pPrChange w:id="115" w:author="Сергей Бойко" w:date="2020-12-24T14:39:00Z">
          <w:pPr>
            <w:keepNext/>
            <w:keepLines/>
            <w:spacing w:before="120" w:after="120" w:line="240" w:lineRule="auto"/>
            <w:ind w:left="284"/>
            <w:jc w:val="left"/>
            <w:outlineLvl w:val="1"/>
          </w:pPr>
        </w:pPrChange>
      </w:pPr>
      <w:bookmarkStart w:id="116" w:name="_Toc194911728"/>
      <w:bookmarkStart w:id="117" w:name="_Toc432491082"/>
      <w:bookmarkStart w:id="118" w:name="_Toc508871622"/>
      <w:ins w:id="119" w:author="Сергей Бойко" w:date="2020-12-24T14:16:00Z">
        <w:r w:rsidRPr="004D3676">
          <w:rPr>
            <w:rFonts w:eastAsia="Times New Roman" w:cs="Times New Roman"/>
            <w:b/>
            <w:sz w:val="28"/>
            <w:szCs w:val="20"/>
            <w:lang w:eastAsia="ru-RU"/>
          </w:rPr>
          <w:t>Термины, определения и сокращения</w:t>
        </w:r>
        <w:bookmarkEnd w:id="116"/>
        <w:bookmarkEnd w:id="117"/>
        <w:bookmarkEnd w:id="118"/>
      </w:ins>
    </w:p>
    <w:p w14:paraId="0E76BF86" w14:textId="77777777" w:rsidR="004D3676" w:rsidRPr="004D3676" w:rsidRDefault="004D3676" w:rsidP="00155037">
      <w:pPr>
        <w:spacing w:before="120" w:after="120" w:line="240" w:lineRule="auto"/>
        <w:ind w:firstLine="426"/>
        <w:rPr>
          <w:ins w:id="120" w:author="Сергей Бойко" w:date="2020-12-24T14:16:00Z"/>
          <w:rFonts w:eastAsia="Times New Roman" w:cs="Times New Roman"/>
          <w:iCs/>
          <w:szCs w:val="24"/>
          <w:lang w:eastAsia="ru-RU"/>
        </w:rPr>
      </w:pPr>
      <w:ins w:id="121" w:author="Сергей Бойко" w:date="2020-12-24T14:16:00Z">
        <w:r w:rsidRPr="004D3676">
          <w:rPr>
            <w:rFonts w:eastAsia="Times New Roman" w:cs="DCFIEK+TimesNewRoman"/>
            <w:szCs w:val="24"/>
            <w:lang w:eastAsia="ru-RU"/>
          </w:rPr>
          <w:t>Основные термины, определения и сокращения по информационной безопасности определены в Корпоративной политике информационной безопасности и Положении об управлении инцидентами ИБ. В дополнение к ним вводятся следующие определения:</w:t>
        </w:r>
      </w:ins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7335"/>
      </w:tblGrid>
      <w:tr w:rsidR="004D3676" w:rsidRPr="004D3676" w14:paraId="46FB8E82" w14:textId="77777777" w:rsidTr="004D3676">
        <w:trPr>
          <w:ins w:id="122" w:author="Сергей Бойко" w:date="2020-12-24T14:16:00Z"/>
        </w:trPr>
        <w:tc>
          <w:tcPr>
            <w:tcW w:w="2127" w:type="dxa"/>
            <w:shd w:val="clear" w:color="auto" w:fill="BFBFBF"/>
          </w:tcPr>
          <w:p w14:paraId="7C9E3963" w14:textId="77777777" w:rsidR="004D3676" w:rsidRPr="004D3676" w:rsidRDefault="004D3676">
            <w:pPr>
              <w:tabs>
                <w:tab w:val="num" w:pos="709"/>
              </w:tabs>
              <w:spacing w:before="120" w:after="120" w:line="240" w:lineRule="auto"/>
              <w:rPr>
                <w:ins w:id="123" w:author="Сергей Бойко" w:date="2020-12-24T14:16:00Z"/>
                <w:rFonts w:eastAsia="Times New Roman" w:cs="Times New Roman"/>
                <w:b/>
                <w:bCs/>
                <w:i/>
                <w:szCs w:val="24"/>
                <w:lang w:eastAsia="ru-RU"/>
              </w:rPr>
              <w:pPrChange w:id="124" w:author="Сергей Бойко" w:date="2020-12-24T14:39:00Z">
                <w:pPr>
                  <w:tabs>
                    <w:tab w:val="num" w:pos="709"/>
                  </w:tabs>
                  <w:spacing w:before="120" w:after="120" w:line="240" w:lineRule="auto"/>
                  <w:jc w:val="center"/>
                </w:pPr>
              </w:pPrChange>
            </w:pPr>
            <w:ins w:id="125" w:author="Сергей Бойко" w:date="2020-12-24T14:16:00Z">
              <w:r w:rsidRPr="004D3676">
                <w:rPr>
                  <w:rFonts w:eastAsia="Times New Roman" w:cs="Times New Roman"/>
                  <w:b/>
                  <w:bCs/>
                  <w:i/>
                  <w:szCs w:val="24"/>
                  <w:lang w:eastAsia="ru-RU"/>
                </w:rPr>
                <w:t>Термин</w:t>
              </w:r>
            </w:ins>
          </w:p>
        </w:tc>
        <w:tc>
          <w:tcPr>
            <w:tcW w:w="7335" w:type="dxa"/>
            <w:shd w:val="clear" w:color="auto" w:fill="BFBFBF"/>
          </w:tcPr>
          <w:p w14:paraId="5D0C96A1" w14:textId="77777777" w:rsidR="004D3676" w:rsidRPr="004D3676" w:rsidRDefault="004D3676">
            <w:pPr>
              <w:tabs>
                <w:tab w:val="num" w:pos="709"/>
              </w:tabs>
              <w:spacing w:before="120" w:after="120" w:line="240" w:lineRule="auto"/>
              <w:rPr>
                <w:ins w:id="126" w:author="Сергей Бойко" w:date="2020-12-24T14:16:00Z"/>
                <w:rFonts w:eastAsia="Times New Roman" w:cs="Times New Roman"/>
                <w:b/>
                <w:bCs/>
                <w:i/>
                <w:szCs w:val="24"/>
                <w:lang w:eastAsia="ru-RU"/>
              </w:rPr>
              <w:pPrChange w:id="127" w:author="Сергей Бойко" w:date="2020-12-24T14:39:00Z">
                <w:pPr>
                  <w:tabs>
                    <w:tab w:val="num" w:pos="709"/>
                  </w:tabs>
                  <w:spacing w:before="120" w:after="120" w:line="240" w:lineRule="auto"/>
                  <w:jc w:val="center"/>
                </w:pPr>
              </w:pPrChange>
            </w:pPr>
            <w:ins w:id="128" w:author="Сергей Бойко" w:date="2020-12-24T14:16:00Z">
              <w:r w:rsidRPr="004D3676">
                <w:rPr>
                  <w:rFonts w:eastAsia="Times New Roman" w:cs="Times New Roman"/>
                  <w:b/>
                  <w:bCs/>
                  <w:i/>
                  <w:szCs w:val="24"/>
                  <w:lang w:eastAsia="ru-RU"/>
                </w:rPr>
                <w:t>Определение</w:t>
              </w:r>
            </w:ins>
          </w:p>
        </w:tc>
      </w:tr>
      <w:tr w:rsidR="004D3676" w:rsidRPr="004D3676" w14:paraId="1C90F143" w14:textId="77777777" w:rsidTr="004D3676">
        <w:trPr>
          <w:ins w:id="129" w:author="Сергей Бойко" w:date="2020-12-24T14:16:00Z"/>
        </w:trPr>
        <w:tc>
          <w:tcPr>
            <w:tcW w:w="2127" w:type="dxa"/>
            <w:shd w:val="clear" w:color="auto" w:fill="auto"/>
          </w:tcPr>
          <w:p w14:paraId="3B96D9E8" w14:textId="77777777" w:rsidR="004D3676" w:rsidRPr="004D3676" w:rsidRDefault="004D3676" w:rsidP="00155037">
            <w:pPr>
              <w:tabs>
                <w:tab w:val="num" w:pos="709"/>
              </w:tabs>
              <w:spacing w:after="0" w:line="240" w:lineRule="auto"/>
              <w:rPr>
                <w:ins w:id="130" w:author="Сергей Бойко" w:date="2020-12-24T14:16:00Z"/>
                <w:rFonts w:eastAsia="Times New Roman" w:cs="Times New Roman"/>
                <w:b/>
                <w:bCs/>
                <w:i/>
                <w:szCs w:val="24"/>
                <w:lang w:eastAsia="ru-RU"/>
              </w:rPr>
            </w:pPr>
            <w:ins w:id="131" w:author="Сергей Бойко" w:date="2020-12-24T14:16:00Z">
              <w:r w:rsidRPr="004D3676">
                <w:rPr>
                  <w:rFonts w:eastAsia="Times New Roman" w:cs="Times New Roman"/>
                  <w:b/>
                  <w:bCs/>
                  <w:i/>
                  <w:szCs w:val="24"/>
                  <w:lang w:eastAsia="ru-RU"/>
                </w:rPr>
                <w:t>Объект информационной безопасности</w:t>
              </w:r>
            </w:ins>
          </w:p>
        </w:tc>
        <w:tc>
          <w:tcPr>
            <w:tcW w:w="7335" w:type="dxa"/>
            <w:shd w:val="clear" w:color="auto" w:fill="auto"/>
          </w:tcPr>
          <w:p w14:paraId="25327A77" w14:textId="77777777" w:rsidR="004D3676" w:rsidRPr="004D3676" w:rsidRDefault="004D3676" w:rsidP="00155037">
            <w:pPr>
              <w:tabs>
                <w:tab w:val="num" w:pos="709"/>
              </w:tabs>
              <w:spacing w:after="0" w:line="240" w:lineRule="auto"/>
              <w:rPr>
                <w:ins w:id="132" w:author="Сергей Бойко" w:date="2020-12-24T14:16:00Z"/>
                <w:rFonts w:eastAsia="Times New Roman" w:cs="Times New Roman"/>
                <w:bCs/>
                <w:szCs w:val="24"/>
                <w:lang w:eastAsia="ru-RU"/>
              </w:rPr>
            </w:pPr>
            <w:proofErr w:type="gramStart"/>
            <w:ins w:id="133" w:author="Сергей Бойко" w:date="2020-12-24T14:16:00Z">
              <w:r w:rsidRPr="004D3676">
                <w:rPr>
                  <w:rFonts w:eastAsia="Times New Roman" w:cs="Times New Roman"/>
                  <w:bCs/>
                  <w:szCs w:val="24"/>
                  <w:lang w:eastAsia="ru-RU"/>
                </w:rPr>
                <w:t>информационный ресурс, средство вычислительной техники, на котором размещается информационный ресурс или которое используется для доступа к информационному ресурсу, помещение, в котором располагается информационный ресурс или средство вычислительной техники.</w:t>
              </w:r>
              <w:proofErr w:type="gramEnd"/>
            </w:ins>
          </w:p>
        </w:tc>
      </w:tr>
      <w:tr w:rsidR="004D3676" w:rsidRPr="004D3676" w14:paraId="2FC83652" w14:textId="77777777" w:rsidTr="004D3676">
        <w:trPr>
          <w:ins w:id="134" w:author="Сергей Бойко" w:date="2020-12-24T14:16:00Z"/>
        </w:trPr>
        <w:tc>
          <w:tcPr>
            <w:tcW w:w="2127" w:type="dxa"/>
            <w:shd w:val="clear" w:color="auto" w:fill="auto"/>
          </w:tcPr>
          <w:p w14:paraId="7F845C7F" w14:textId="77777777" w:rsidR="004D3676" w:rsidRPr="004D3676" w:rsidRDefault="004D3676" w:rsidP="00155037">
            <w:pPr>
              <w:tabs>
                <w:tab w:val="num" w:pos="709"/>
              </w:tabs>
              <w:spacing w:after="0" w:line="240" w:lineRule="auto"/>
              <w:rPr>
                <w:ins w:id="135" w:author="Сергей Бойко" w:date="2020-12-24T14:16:00Z"/>
                <w:rFonts w:eastAsia="Times New Roman" w:cs="Times New Roman"/>
                <w:b/>
                <w:bCs/>
                <w:i/>
                <w:szCs w:val="24"/>
                <w:lang w:eastAsia="ru-RU"/>
              </w:rPr>
            </w:pPr>
            <w:ins w:id="136" w:author="Сергей Бойко" w:date="2020-12-24T14:16:00Z">
              <w:r w:rsidRPr="004D3676">
                <w:rPr>
                  <w:rFonts w:eastAsia="Times New Roman" w:cs="Times New Roman"/>
                  <w:b/>
                  <w:bCs/>
                  <w:i/>
                  <w:szCs w:val="24"/>
                  <w:lang w:eastAsia="ru-RU"/>
                </w:rPr>
                <w:t>Компания</w:t>
              </w:r>
            </w:ins>
          </w:p>
        </w:tc>
        <w:tc>
          <w:tcPr>
            <w:tcW w:w="7335" w:type="dxa"/>
            <w:shd w:val="clear" w:color="auto" w:fill="auto"/>
          </w:tcPr>
          <w:p w14:paraId="13DD6714" w14:textId="7BEC44C2" w:rsidR="004D3676" w:rsidRPr="004D3676" w:rsidRDefault="00B23B98" w:rsidP="00155037">
            <w:pPr>
              <w:tabs>
                <w:tab w:val="num" w:pos="709"/>
              </w:tabs>
              <w:spacing w:after="0" w:line="240" w:lineRule="auto"/>
              <w:rPr>
                <w:ins w:id="137" w:author="Сергей Бойко" w:date="2020-12-24T14:16:00Z"/>
                <w:rFonts w:eastAsia="Times New Roman" w:cs="Times New Roman"/>
                <w:bCs/>
                <w:szCs w:val="24"/>
                <w:lang w:eastAsia="ru-RU"/>
              </w:rPr>
            </w:pPr>
            <w:ins w:id="138" w:author="Сергей Бойко" w:date="2020-12-24T14:31:00Z">
              <w:r w:rsidRPr="00B23B98">
                <w:rPr>
                  <w:rFonts w:eastAsia="Times New Roman" w:cs="Times New Roman"/>
                  <w:bCs/>
                  <w:szCs w:val="24"/>
                  <w:lang w:eastAsia="ru-RU"/>
                </w:rPr>
                <w:t>ТОО «МФО «</w:t>
              </w:r>
              <w:proofErr w:type="spellStart"/>
              <w:r w:rsidRPr="00B23B98">
                <w:rPr>
                  <w:rFonts w:eastAsia="Times New Roman" w:cs="Times New Roman"/>
                  <w:bCs/>
                  <w:szCs w:val="24"/>
                  <w:lang w:eastAsia="ru-RU"/>
                </w:rPr>
                <w:t>ОнлайнКазФинас</w:t>
              </w:r>
              <w:proofErr w:type="spellEnd"/>
              <w:r w:rsidRPr="00B23B98">
                <w:rPr>
                  <w:rFonts w:eastAsia="Times New Roman" w:cs="Times New Roman"/>
                  <w:bCs/>
                  <w:szCs w:val="24"/>
                  <w:lang w:eastAsia="ru-RU"/>
                </w:rPr>
                <w:t>»</w:t>
              </w:r>
            </w:ins>
          </w:p>
        </w:tc>
      </w:tr>
    </w:tbl>
    <w:p w14:paraId="2ED8A947" w14:textId="77777777" w:rsidR="004D3676" w:rsidRPr="004D3676" w:rsidRDefault="004D3676">
      <w:pPr>
        <w:keepNext/>
        <w:keepLines/>
        <w:spacing w:before="120" w:after="120" w:line="240" w:lineRule="auto"/>
        <w:ind w:left="284"/>
        <w:outlineLvl w:val="1"/>
        <w:rPr>
          <w:ins w:id="139" w:author="Сергей Бойко" w:date="2020-12-24T14:16:00Z"/>
          <w:rFonts w:eastAsia="Times New Roman" w:cs="Times New Roman"/>
          <w:b/>
          <w:sz w:val="28"/>
          <w:szCs w:val="20"/>
          <w:lang w:eastAsia="ru-RU"/>
        </w:rPr>
        <w:pPrChange w:id="140" w:author="Сергей Бойко" w:date="2020-12-24T14:39:00Z">
          <w:pPr>
            <w:keepNext/>
            <w:keepLines/>
            <w:spacing w:before="120" w:after="120" w:line="240" w:lineRule="auto"/>
            <w:ind w:left="284"/>
            <w:jc w:val="left"/>
            <w:outlineLvl w:val="1"/>
          </w:pPr>
        </w:pPrChange>
      </w:pPr>
      <w:bookmarkStart w:id="141" w:name="_Toc194911729"/>
    </w:p>
    <w:p w14:paraId="48E2D931" w14:textId="77777777" w:rsidR="004D3676" w:rsidRPr="004D3676" w:rsidRDefault="004D3676">
      <w:pPr>
        <w:keepNext/>
        <w:keepLines/>
        <w:spacing w:before="120" w:after="120" w:line="240" w:lineRule="auto"/>
        <w:ind w:left="284"/>
        <w:outlineLvl w:val="1"/>
        <w:rPr>
          <w:ins w:id="142" w:author="Сергей Бойко" w:date="2020-12-24T14:16:00Z"/>
          <w:rFonts w:eastAsia="Times New Roman" w:cs="Times New Roman"/>
          <w:b/>
          <w:sz w:val="28"/>
          <w:szCs w:val="20"/>
          <w:lang w:eastAsia="ru-RU"/>
        </w:rPr>
        <w:pPrChange w:id="143" w:author="Сергей Бойко" w:date="2020-12-24T14:39:00Z">
          <w:pPr>
            <w:keepNext/>
            <w:keepLines/>
            <w:spacing w:before="120" w:after="120" w:line="240" w:lineRule="auto"/>
            <w:ind w:left="284"/>
            <w:jc w:val="left"/>
            <w:outlineLvl w:val="1"/>
          </w:pPr>
        </w:pPrChange>
      </w:pPr>
      <w:bookmarkStart w:id="144" w:name="_Toc508871623"/>
      <w:ins w:id="145" w:author="Сергей Бойко" w:date="2020-12-24T14:16:00Z">
        <w:r w:rsidRPr="004D3676">
          <w:rPr>
            <w:rFonts w:eastAsia="Times New Roman" w:cs="Times New Roman"/>
            <w:b/>
            <w:sz w:val="28"/>
            <w:szCs w:val="20"/>
            <w:lang w:eastAsia="ru-RU"/>
          </w:rPr>
          <w:t>Основные угрозы информационной безопасности</w:t>
        </w:r>
        <w:bookmarkEnd w:id="141"/>
        <w:bookmarkEnd w:id="144"/>
      </w:ins>
    </w:p>
    <w:p w14:paraId="41B302D2" w14:textId="77777777" w:rsidR="004D3676" w:rsidRPr="004D3676" w:rsidRDefault="004D3676" w:rsidP="00155037">
      <w:pPr>
        <w:tabs>
          <w:tab w:val="left" w:pos="426"/>
        </w:tabs>
        <w:spacing w:after="0" w:line="240" w:lineRule="auto"/>
        <w:ind w:left="357"/>
        <w:contextualSpacing/>
        <w:rPr>
          <w:ins w:id="146" w:author="Сергей Бойко" w:date="2020-12-24T14:16:00Z"/>
          <w:rFonts w:eastAsia="Times New Roman" w:cs="Times New Roman"/>
          <w:bCs/>
          <w:szCs w:val="24"/>
          <w:lang w:eastAsia="ru-RU"/>
        </w:rPr>
      </w:pPr>
      <w:ins w:id="147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Основными угрозами информационной безопасности являются:</w:t>
        </w:r>
      </w:ins>
    </w:p>
    <w:p w14:paraId="0B7FF9D9" w14:textId="77777777" w:rsidR="004D3676" w:rsidRPr="004D3676" w:rsidRDefault="004D3676">
      <w:pPr>
        <w:numPr>
          <w:ilvl w:val="0"/>
          <w:numId w:val="43"/>
        </w:numPr>
        <w:spacing w:after="0" w:line="240" w:lineRule="auto"/>
        <w:ind w:left="0" w:firstLine="426"/>
        <w:rPr>
          <w:ins w:id="148" w:author="Сергей Бойко" w:date="2020-12-24T14:16:00Z"/>
          <w:rFonts w:eastAsia="Times New Roman" w:cs="Times New Roman"/>
          <w:szCs w:val="24"/>
          <w:lang w:eastAsia="ru-RU"/>
        </w:rPr>
        <w:pPrChange w:id="149" w:author="Сергей Бойко" w:date="2020-12-24T14:39:00Z">
          <w:pPr>
            <w:numPr>
              <w:numId w:val="43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150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 xml:space="preserve">получение несанкционированного доступа (или возможности доступа) к </w:t>
        </w:r>
        <w:r w:rsidRPr="004D3676">
          <w:rPr>
            <w:rFonts w:eastAsia="Times New Roman" w:cs="Times New Roman"/>
            <w:iCs/>
            <w:szCs w:val="24"/>
            <w:lang w:eastAsia="ru-RU"/>
          </w:rPr>
          <w:t>объекту информационной безопасности;</w:t>
        </w:r>
      </w:ins>
    </w:p>
    <w:p w14:paraId="47A0BF37" w14:textId="77777777" w:rsidR="004D3676" w:rsidRPr="004D3676" w:rsidRDefault="004D3676">
      <w:pPr>
        <w:numPr>
          <w:ilvl w:val="0"/>
          <w:numId w:val="43"/>
        </w:numPr>
        <w:spacing w:after="0" w:line="240" w:lineRule="auto"/>
        <w:ind w:left="0" w:firstLine="426"/>
        <w:rPr>
          <w:ins w:id="151" w:author="Сергей Бойко" w:date="2020-12-24T14:16:00Z"/>
          <w:rFonts w:eastAsia="Times New Roman" w:cs="Times New Roman"/>
          <w:szCs w:val="24"/>
          <w:lang w:eastAsia="ru-RU"/>
        </w:rPr>
        <w:pPrChange w:id="152" w:author="Сергей Бойко" w:date="2020-12-24T14:39:00Z">
          <w:pPr>
            <w:numPr>
              <w:numId w:val="43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153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злоумышленная или непреднамеренная порча или уничтожение объекта информационной безопасности;</w:t>
        </w:r>
      </w:ins>
    </w:p>
    <w:p w14:paraId="7CD48275" w14:textId="77777777" w:rsidR="004D3676" w:rsidRPr="004D3676" w:rsidRDefault="004D3676">
      <w:pPr>
        <w:numPr>
          <w:ilvl w:val="0"/>
          <w:numId w:val="43"/>
        </w:numPr>
        <w:spacing w:after="0" w:line="240" w:lineRule="auto"/>
        <w:ind w:left="0" w:firstLine="426"/>
        <w:rPr>
          <w:ins w:id="154" w:author="Сергей Бойко" w:date="2020-12-24T14:16:00Z"/>
          <w:rFonts w:eastAsia="Times New Roman" w:cs="Times New Roman"/>
          <w:szCs w:val="24"/>
          <w:lang w:eastAsia="ru-RU"/>
        </w:rPr>
        <w:pPrChange w:id="155" w:author="Сергей Бойко" w:date="2020-12-24T14:39:00Z">
          <w:pPr>
            <w:numPr>
              <w:numId w:val="43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156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прекращение легального доступа к объекту информационной безопасности;</w:t>
        </w:r>
      </w:ins>
    </w:p>
    <w:p w14:paraId="7F9DCEC4" w14:textId="77777777" w:rsidR="004D3676" w:rsidRPr="004D3676" w:rsidRDefault="004D3676">
      <w:pPr>
        <w:numPr>
          <w:ilvl w:val="0"/>
          <w:numId w:val="43"/>
        </w:numPr>
        <w:spacing w:after="0" w:line="240" w:lineRule="auto"/>
        <w:ind w:left="0" w:firstLine="426"/>
        <w:rPr>
          <w:ins w:id="157" w:author="Сергей Бойко" w:date="2020-12-24T14:16:00Z"/>
          <w:rFonts w:eastAsia="Times New Roman" w:cs="Times New Roman"/>
          <w:szCs w:val="24"/>
          <w:lang w:eastAsia="ru-RU"/>
        </w:rPr>
        <w:pPrChange w:id="158" w:author="Сергей Бойко" w:date="2020-12-24T14:39:00Z">
          <w:pPr>
            <w:numPr>
              <w:numId w:val="43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159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намеренное или неосторожное распространение конфиденциальной информации за пределы установленной области ее использования;</w:t>
        </w:r>
      </w:ins>
    </w:p>
    <w:p w14:paraId="6412369A" w14:textId="77777777" w:rsidR="004D3676" w:rsidRPr="004D3676" w:rsidRDefault="004D3676">
      <w:pPr>
        <w:numPr>
          <w:ilvl w:val="0"/>
          <w:numId w:val="43"/>
        </w:numPr>
        <w:spacing w:after="0" w:line="240" w:lineRule="auto"/>
        <w:ind w:left="0" w:firstLine="426"/>
        <w:rPr>
          <w:ins w:id="160" w:author="Сергей Бойко" w:date="2020-12-24T14:16:00Z"/>
          <w:rFonts w:eastAsia="Times New Roman" w:cs="Times New Roman"/>
          <w:szCs w:val="24"/>
          <w:lang w:eastAsia="ru-RU"/>
        </w:rPr>
        <w:pPrChange w:id="161" w:author="Сергей Бойко" w:date="2020-12-24T14:39:00Z">
          <w:pPr>
            <w:numPr>
              <w:numId w:val="43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162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намеренное или неосторожное искажение информации, использующейся в бизнес-процессах;</w:t>
        </w:r>
      </w:ins>
    </w:p>
    <w:p w14:paraId="29C5A676" w14:textId="77777777" w:rsidR="004D3676" w:rsidRPr="004D3676" w:rsidRDefault="004D3676">
      <w:pPr>
        <w:numPr>
          <w:ilvl w:val="0"/>
          <w:numId w:val="43"/>
        </w:numPr>
        <w:spacing w:after="0" w:line="240" w:lineRule="auto"/>
        <w:ind w:left="0" w:firstLine="426"/>
        <w:rPr>
          <w:ins w:id="163" w:author="Сергей Бойко" w:date="2020-12-24T14:16:00Z"/>
          <w:rFonts w:eastAsia="Times New Roman" w:cs="Times New Roman"/>
          <w:szCs w:val="24"/>
          <w:lang w:eastAsia="ru-RU"/>
        </w:rPr>
        <w:pPrChange w:id="164" w:author="Сергей Бойко" w:date="2020-12-24T14:39:00Z">
          <w:pPr>
            <w:numPr>
              <w:numId w:val="43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165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намеренное или неосторожное распространение фактических свидетельств или мнений, которое может привести к нарушению бизнеса или потере деловой репутации Компании;</w:t>
        </w:r>
      </w:ins>
    </w:p>
    <w:p w14:paraId="1E8FC1A7" w14:textId="77777777" w:rsidR="004D3676" w:rsidRPr="004D3676" w:rsidRDefault="004D3676">
      <w:pPr>
        <w:numPr>
          <w:ilvl w:val="0"/>
          <w:numId w:val="43"/>
        </w:numPr>
        <w:spacing w:after="0" w:line="240" w:lineRule="auto"/>
        <w:ind w:left="0" w:firstLine="426"/>
        <w:rPr>
          <w:ins w:id="166" w:author="Сергей Бойко" w:date="2020-12-24T14:16:00Z"/>
          <w:rFonts w:eastAsia="Times New Roman" w:cs="Times New Roman"/>
          <w:szCs w:val="24"/>
          <w:lang w:eastAsia="ru-RU"/>
        </w:rPr>
        <w:pPrChange w:id="167" w:author="Сергей Бойко" w:date="2020-12-24T14:39:00Z">
          <w:pPr>
            <w:numPr>
              <w:numId w:val="43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168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нарушение действующих в Компании нормативных документов, положений или требований, регулирующих вопросы информационной безопасности.</w:t>
        </w:r>
      </w:ins>
    </w:p>
    <w:p w14:paraId="0C04F3C5" w14:textId="77777777" w:rsidR="004D3676" w:rsidRPr="004D3676" w:rsidRDefault="004D3676" w:rsidP="00155037">
      <w:pPr>
        <w:spacing w:after="0" w:line="240" w:lineRule="auto"/>
        <w:rPr>
          <w:ins w:id="169" w:author="Сергей Бойко" w:date="2020-12-24T14:16:00Z"/>
          <w:rFonts w:eastAsia="Times New Roman" w:cs="Times New Roman"/>
          <w:szCs w:val="24"/>
          <w:lang w:eastAsia="ru-RU"/>
        </w:rPr>
      </w:pPr>
    </w:p>
    <w:p w14:paraId="350886B6" w14:textId="77777777" w:rsidR="004D3676" w:rsidRPr="004D3676" w:rsidRDefault="004D3676">
      <w:pPr>
        <w:keepNext/>
        <w:keepLines/>
        <w:spacing w:before="120" w:after="120" w:line="240" w:lineRule="auto"/>
        <w:ind w:left="284"/>
        <w:outlineLvl w:val="1"/>
        <w:rPr>
          <w:ins w:id="170" w:author="Сергей Бойко" w:date="2020-12-24T14:16:00Z"/>
          <w:rFonts w:eastAsia="Times New Roman" w:cs="Times New Roman"/>
          <w:b/>
          <w:sz w:val="28"/>
          <w:szCs w:val="20"/>
          <w:lang w:eastAsia="ru-RU"/>
        </w:rPr>
        <w:pPrChange w:id="171" w:author="Сергей Бойко" w:date="2020-12-24T14:39:00Z">
          <w:pPr>
            <w:keepNext/>
            <w:keepLines/>
            <w:spacing w:before="120" w:after="120" w:line="240" w:lineRule="auto"/>
            <w:ind w:left="284"/>
            <w:jc w:val="left"/>
            <w:outlineLvl w:val="1"/>
          </w:pPr>
        </w:pPrChange>
      </w:pPr>
      <w:bookmarkStart w:id="172" w:name="_Toc194911730"/>
      <w:bookmarkStart w:id="173" w:name="_Toc432491083"/>
      <w:bookmarkStart w:id="174" w:name="_Toc508871624"/>
      <w:ins w:id="175" w:author="Сергей Бойко" w:date="2020-12-24T14:16:00Z">
        <w:r w:rsidRPr="004D3676">
          <w:rPr>
            <w:rFonts w:eastAsia="Times New Roman" w:cs="Times New Roman"/>
            <w:b/>
            <w:sz w:val="28"/>
            <w:szCs w:val="20"/>
            <w:lang w:eastAsia="ru-RU"/>
          </w:rPr>
          <w:t>Основные виды нарушений и инциденты информационной безопасности</w:t>
        </w:r>
        <w:bookmarkEnd w:id="172"/>
        <w:bookmarkEnd w:id="173"/>
        <w:bookmarkEnd w:id="174"/>
      </w:ins>
    </w:p>
    <w:p w14:paraId="2324CC29" w14:textId="77777777" w:rsidR="004D3676" w:rsidRPr="004D3676" w:rsidRDefault="004D3676">
      <w:pPr>
        <w:numPr>
          <w:ilvl w:val="1"/>
          <w:numId w:val="41"/>
        </w:numPr>
        <w:tabs>
          <w:tab w:val="left" w:pos="851"/>
        </w:tabs>
        <w:spacing w:before="60" w:after="60" w:line="240" w:lineRule="auto"/>
        <w:ind w:left="0" w:firstLine="426"/>
        <w:contextualSpacing/>
        <w:rPr>
          <w:ins w:id="176" w:author="Сергей Бойко" w:date="2020-12-24T14:16:00Z"/>
          <w:rFonts w:eastAsia="Times New Roman" w:cs="Times New Roman"/>
          <w:bCs/>
          <w:szCs w:val="24"/>
          <w:lang w:eastAsia="ru-RU"/>
        </w:rPr>
        <w:pPrChange w:id="177" w:author="Сергей Бойко" w:date="2020-12-24T14:39:00Z">
          <w:pPr>
            <w:numPr>
              <w:ilvl w:val="1"/>
              <w:numId w:val="41"/>
            </w:numPr>
            <w:tabs>
              <w:tab w:val="num" w:pos="792"/>
              <w:tab w:val="left" w:pos="851"/>
            </w:tabs>
            <w:spacing w:before="60" w:after="60" w:line="240" w:lineRule="auto"/>
            <w:ind w:left="792" w:firstLine="426"/>
            <w:contextualSpacing/>
            <w:jc w:val="left"/>
          </w:pPr>
        </w:pPrChange>
      </w:pPr>
      <w:ins w:id="178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Нарушения информационной безопасности происходят в виде реализаций угроз информационной безопасности, перечисленных в п.4.</w:t>
        </w:r>
      </w:ins>
    </w:p>
    <w:p w14:paraId="55B904C7" w14:textId="77777777" w:rsidR="004D3676" w:rsidRPr="004D3676" w:rsidRDefault="004D3676">
      <w:pPr>
        <w:numPr>
          <w:ilvl w:val="1"/>
          <w:numId w:val="41"/>
        </w:numPr>
        <w:tabs>
          <w:tab w:val="left" w:pos="851"/>
        </w:tabs>
        <w:spacing w:before="60" w:after="60" w:line="240" w:lineRule="auto"/>
        <w:ind w:left="0" w:firstLine="426"/>
        <w:contextualSpacing/>
        <w:rPr>
          <w:ins w:id="179" w:author="Сергей Бойко" w:date="2020-12-24T14:16:00Z"/>
          <w:rFonts w:eastAsia="Times New Roman" w:cs="Times New Roman"/>
          <w:bCs/>
          <w:szCs w:val="24"/>
          <w:lang w:eastAsia="ru-RU"/>
        </w:rPr>
        <w:pPrChange w:id="180" w:author="Сергей Бойко" w:date="2020-12-24T14:39:00Z">
          <w:pPr>
            <w:numPr>
              <w:ilvl w:val="1"/>
              <w:numId w:val="41"/>
            </w:numPr>
            <w:tabs>
              <w:tab w:val="num" w:pos="792"/>
              <w:tab w:val="left" w:pos="851"/>
            </w:tabs>
            <w:spacing w:before="60" w:after="60" w:line="240" w:lineRule="auto"/>
            <w:ind w:left="792" w:firstLine="426"/>
            <w:contextualSpacing/>
            <w:jc w:val="left"/>
          </w:pPr>
        </w:pPrChange>
      </w:pPr>
      <w:ins w:id="181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lastRenderedPageBreak/>
          <w:t>Инцидентом информационной безопасности считается факт нарушения или попытка нарушения информационной безопасности.</w:t>
        </w:r>
      </w:ins>
    </w:p>
    <w:p w14:paraId="35F935DD" w14:textId="77777777" w:rsidR="004D3676" w:rsidRPr="004D3676" w:rsidRDefault="004D3676">
      <w:pPr>
        <w:numPr>
          <w:ilvl w:val="1"/>
          <w:numId w:val="41"/>
        </w:numPr>
        <w:tabs>
          <w:tab w:val="left" w:pos="851"/>
        </w:tabs>
        <w:spacing w:after="0" w:line="240" w:lineRule="auto"/>
        <w:ind w:left="0" w:firstLine="425"/>
        <w:contextualSpacing/>
        <w:rPr>
          <w:ins w:id="182" w:author="Сергей Бойко" w:date="2020-12-24T14:16:00Z"/>
          <w:rFonts w:eastAsia="Times New Roman" w:cs="Times New Roman"/>
          <w:bCs/>
          <w:szCs w:val="24"/>
          <w:lang w:eastAsia="ru-RU"/>
        </w:rPr>
        <w:pPrChange w:id="183" w:author="Сергей Бойко" w:date="2020-12-24T14:39:00Z">
          <w:pPr>
            <w:numPr>
              <w:ilvl w:val="1"/>
              <w:numId w:val="41"/>
            </w:numPr>
            <w:tabs>
              <w:tab w:val="num" w:pos="792"/>
              <w:tab w:val="left" w:pos="851"/>
            </w:tabs>
            <w:spacing w:after="0" w:line="240" w:lineRule="auto"/>
            <w:ind w:left="792" w:firstLine="425"/>
            <w:contextualSpacing/>
            <w:jc w:val="left"/>
          </w:pPr>
        </w:pPrChange>
      </w:pPr>
      <w:ins w:id="184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Основные виды реализации угрозы получения несанкционированного доступа:</w:t>
        </w:r>
      </w:ins>
    </w:p>
    <w:p w14:paraId="34942485" w14:textId="77777777" w:rsidR="004D3676" w:rsidRPr="004D3676" w:rsidRDefault="004D3676">
      <w:pPr>
        <w:numPr>
          <w:ilvl w:val="0"/>
          <w:numId w:val="44"/>
        </w:numPr>
        <w:spacing w:after="0" w:line="240" w:lineRule="auto"/>
        <w:ind w:left="0" w:firstLine="425"/>
        <w:rPr>
          <w:ins w:id="185" w:author="Сергей Бойко" w:date="2020-12-24T14:16:00Z"/>
          <w:rFonts w:eastAsia="Times New Roman" w:cs="Times New Roman"/>
          <w:szCs w:val="24"/>
          <w:lang w:eastAsia="ru-RU"/>
        </w:rPr>
        <w:pPrChange w:id="186" w:author="Сергей Бойко" w:date="2020-12-24T14:39:00Z">
          <w:pPr>
            <w:numPr>
              <w:numId w:val="44"/>
            </w:numPr>
            <w:tabs>
              <w:tab w:val="num" w:pos="1143"/>
            </w:tabs>
            <w:spacing w:after="0" w:line="240" w:lineRule="auto"/>
            <w:ind w:left="1143" w:firstLine="425"/>
            <w:jc w:val="left"/>
          </w:pPr>
        </w:pPrChange>
      </w:pPr>
      <w:ins w:id="187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раскрытие пароля учетной записи для активации рабочей станции, входа в локальную сеть или соединения с информационной системой;</w:t>
        </w:r>
      </w:ins>
    </w:p>
    <w:p w14:paraId="3249D5DD" w14:textId="77777777" w:rsidR="004D3676" w:rsidRPr="004D3676" w:rsidRDefault="004D3676">
      <w:pPr>
        <w:numPr>
          <w:ilvl w:val="0"/>
          <w:numId w:val="44"/>
        </w:numPr>
        <w:spacing w:after="0" w:line="240" w:lineRule="auto"/>
        <w:ind w:left="0" w:firstLine="426"/>
        <w:rPr>
          <w:ins w:id="188" w:author="Сергей Бойко" w:date="2020-12-24T14:16:00Z"/>
          <w:rFonts w:eastAsia="Times New Roman" w:cs="Times New Roman"/>
          <w:szCs w:val="24"/>
          <w:lang w:eastAsia="ru-RU"/>
        </w:rPr>
        <w:pPrChange w:id="189" w:author="Сергей Бойко" w:date="2020-12-24T14:39:00Z">
          <w:pPr>
            <w:numPr>
              <w:numId w:val="44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190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раскрытие пароля на доступ или ключа для расшифровки файла;</w:t>
        </w:r>
      </w:ins>
    </w:p>
    <w:p w14:paraId="559E4711" w14:textId="77777777" w:rsidR="004D3676" w:rsidRPr="004D3676" w:rsidRDefault="004D3676">
      <w:pPr>
        <w:numPr>
          <w:ilvl w:val="0"/>
          <w:numId w:val="44"/>
        </w:numPr>
        <w:spacing w:after="0" w:line="240" w:lineRule="auto"/>
        <w:ind w:left="0" w:firstLine="426"/>
        <w:rPr>
          <w:ins w:id="191" w:author="Сергей Бойко" w:date="2020-12-24T14:16:00Z"/>
          <w:rFonts w:eastAsia="Times New Roman" w:cs="Times New Roman"/>
          <w:szCs w:val="24"/>
          <w:lang w:eastAsia="ru-RU"/>
        </w:rPr>
        <w:pPrChange w:id="192" w:author="Сергей Бойко" w:date="2020-12-24T14:39:00Z">
          <w:pPr>
            <w:numPr>
              <w:numId w:val="44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193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работа в рамках сессии, открытой под чужой учетной записью;</w:t>
        </w:r>
      </w:ins>
    </w:p>
    <w:p w14:paraId="34193177" w14:textId="77777777" w:rsidR="004D3676" w:rsidRPr="004D3676" w:rsidRDefault="004D3676">
      <w:pPr>
        <w:numPr>
          <w:ilvl w:val="0"/>
          <w:numId w:val="44"/>
        </w:numPr>
        <w:spacing w:after="0" w:line="240" w:lineRule="auto"/>
        <w:ind w:left="0" w:firstLine="426"/>
        <w:rPr>
          <w:ins w:id="194" w:author="Сергей Бойко" w:date="2020-12-24T14:16:00Z"/>
          <w:rFonts w:eastAsia="Times New Roman" w:cs="Times New Roman"/>
          <w:szCs w:val="24"/>
          <w:lang w:eastAsia="ru-RU"/>
        </w:rPr>
        <w:pPrChange w:id="195" w:author="Сергей Бойко" w:date="2020-12-24T14:39:00Z">
          <w:pPr>
            <w:numPr>
              <w:numId w:val="44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196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несанкционированное, внешнее или внутреннее, подключение любого устройства к корпоративной сети или рабочей станции;</w:t>
        </w:r>
      </w:ins>
    </w:p>
    <w:p w14:paraId="458B7759" w14:textId="77777777" w:rsidR="004D3676" w:rsidRPr="004D3676" w:rsidRDefault="004D3676">
      <w:pPr>
        <w:numPr>
          <w:ilvl w:val="0"/>
          <w:numId w:val="44"/>
        </w:numPr>
        <w:spacing w:after="0" w:line="240" w:lineRule="auto"/>
        <w:ind w:left="0" w:firstLine="426"/>
        <w:rPr>
          <w:ins w:id="197" w:author="Сергей Бойко" w:date="2020-12-24T14:16:00Z"/>
          <w:rFonts w:eastAsia="Times New Roman" w:cs="Times New Roman"/>
          <w:szCs w:val="24"/>
          <w:lang w:eastAsia="ru-RU"/>
        </w:rPr>
        <w:pPrChange w:id="198" w:author="Сергей Бойко" w:date="2020-12-24T14:39:00Z">
          <w:pPr>
            <w:numPr>
              <w:numId w:val="44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199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использование несанкционированных сетевых адресов;</w:t>
        </w:r>
      </w:ins>
    </w:p>
    <w:p w14:paraId="126E785D" w14:textId="77777777" w:rsidR="004D3676" w:rsidRPr="004D3676" w:rsidRDefault="004D3676">
      <w:pPr>
        <w:numPr>
          <w:ilvl w:val="0"/>
          <w:numId w:val="44"/>
        </w:numPr>
        <w:spacing w:after="0" w:line="240" w:lineRule="auto"/>
        <w:ind w:left="0" w:firstLine="426"/>
        <w:rPr>
          <w:ins w:id="200" w:author="Сергей Бойко" w:date="2020-12-24T14:16:00Z"/>
          <w:rFonts w:eastAsia="Times New Roman" w:cs="Times New Roman"/>
          <w:szCs w:val="24"/>
          <w:lang w:eastAsia="ru-RU"/>
        </w:rPr>
        <w:pPrChange w:id="201" w:author="Сергей Бойко" w:date="2020-12-24T14:39:00Z">
          <w:pPr>
            <w:numPr>
              <w:numId w:val="44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202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присвоение чужого средства доступа или раскрытие кода для входа в помещение;</w:t>
        </w:r>
      </w:ins>
    </w:p>
    <w:p w14:paraId="330C31E5" w14:textId="77777777" w:rsidR="004D3676" w:rsidRPr="004D3676" w:rsidRDefault="004D3676">
      <w:pPr>
        <w:numPr>
          <w:ilvl w:val="0"/>
          <w:numId w:val="44"/>
        </w:numPr>
        <w:spacing w:after="0" w:line="240" w:lineRule="auto"/>
        <w:ind w:left="0" w:firstLine="426"/>
        <w:rPr>
          <w:ins w:id="203" w:author="Сергей Бойко" w:date="2020-12-24T14:16:00Z"/>
          <w:rFonts w:eastAsia="Times New Roman" w:cs="Times New Roman"/>
          <w:szCs w:val="24"/>
          <w:lang w:eastAsia="ru-RU"/>
        </w:rPr>
        <w:pPrChange w:id="204" w:author="Сергей Бойко" w:date="2020-12-24T14:39:00Z">
          <w:pPr>
            <w:numPr>
              <w:numId w:val="44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205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несанкционированное проникновение в помещение;</w:t>
        </w:r>
      </w:ins>
    </w:p>
    <w:p w14:paraId="75E2FB2D" w14:textId="77777777" w:rsidR="004D3676" w:rsidRPr="004D3676" w:rsidRDefault="004D3676">
      <w:pPr>
        <w:numPr>
          <w:ilvl w:val="0"/>
          <w:numId w:val="44"/>
        </w:numPr>
        <w:spacing w:after="0" w:line="240" w:lineRule="auto"/>
        <w:ind w:left="0" w:firstLine="426"/>
        <w:rPr>
          <w:ins w:id="206" w:author="Сергей Бойко" w:date="2020-12-24T14:16:00Z"/>
          <w:rFonts w:eastAsia="Times New Roman" w:cs="Times New Roman"/>
          <w:szCs w:val="24"/>
          <w:lang w:eastAsia="ru-RU"/>
        </w:rPr>
        <w:pPrChange w:id="207" w:author="Сергей Бойко" w:date="2020-12-24T14:39:00Z">
          <w:pPr>
            <w:numPr>
              <w:numId w:val="44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208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несанкционированное чтение конфиденциальной информации с устройств отображения данных (например, экран монитора или бумажный носитель).</w:t>
        </w:r>
      </w:ins>
    </w:p>
    <w:p w14:paraId="1FCAD726" w14:textId="77777777" w:rsidR="004D3676" w:rsidRPr="004D3676" w:rsidRDefault="004D3676">
      <w:pPr>
        <w:numPr>
          <w:ilvl w:val="1"/>
          <w:numId w:val="41"/>
        </w:numPr>
        <w:tabs>
          <w:tab w:val="left" w:pos="851"/>
        </w:tabs>
        <w:spacing w:after="0" w:line="240" w:lineRule="auto"/>
        <w:ind w:left="0" w:firstLine="425"/>
        <w:contextualSpacing/>
        <w:rPr>
          <w:ins w:id="209" w:author="Сергей Бойко" w:date="2020-12-24T14:16:00Z"/>
          <w:rFonts w:eastAsia="Times New Roman" w:cs="Times New Roman"/>
          <w:bCs/>
          <w:szCs w:val="24"/>
          <w:lang w:eastAsia="ru-RU"/>
        </w:rPr>
        <w:pPrChange w:id="210" w:author="Сергей Бойко" w:date="2020-12-24T14:39:00Z">
          <w:pPr>
            <w:numPr>
              <w:ilvl w:val="1"/>
              <w:numId w:val="41"/>
            </w:numPr>
            <w:tabs>
              <w:tab w:val="num" w:pos="792"/>
              <w:tab w:val="left" w:pos="851"/>
            </w:tabs>
            <w:spacing w:after="0" w:line="240" w:lineRule="auto"/>
            <w:ind w:left="792" w:firstLine="425"/>
            <w:contextualSpacing/>
            <w:jc w:val="left"/>
          </w:pPr>
        </w:pPrChange>
      </w:pPr>
      <w:ins w:id="211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Основные виды реализации угрозы порчи или уничтожения объекта информационной безопасности:</w:t>
        </w:r>
      </w:ins>
    </w:p>
    <w:p w14:paraId="43AC9290" w14:textId="77777777" w:rsidR="004D3676" w:rsidRPr="004D3676" w:rsidRDefault="004D3676">
      <w:pPr>
        <w:numPr>
          <w:ilvl w:val="0"/>
          <w:numId w:val="45"/>
        </w:numPr>
        <w:spacing w:after="0" w:line="240" w:lineRule="auto"/>
        <w:ind w:left="0" w:firstLine="426"/>
        <w:rPr>
          <w:ins w:id="212" w:author="Сергей Бойко" w:date="2020-12-24T14:16:00Z"/>
          <w:rFonts w:eastAsia="Times New Roman" w:cs="Times New Roman"/>
          <w:szCs w:val="24"/>
          <w:lang w:eastAsia="ru-RU"/>
        </w:rPr>
        <w:pPrChange w:id="213" w:author="Сергей Бойко" w:date="2020-12-24T14:39:00Z">
          <w:pPr>
            <w:numPr>
              <w:numId w:val="45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214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внесение несанкционированных изменений в электронные или бумажные информационные массивы;</w:t>
        </w:r>
      </w:ins>
    </w:p>
    <w:p w14:paraId="4E7F7C46" w14:textId="77777777" w:rsidR="004D3676" w:rsidRPr="004D3676" w:rsidRDefault="004D3676">
      <w:pPr>
        <w:numPr>
          <w:ilvl w:val="0"/>
          <w:numId w:val="45"/>
        </w:numPr>
        <w:spacing w:after="0" w:line="240" w:lineRule="auto"/>
        <w:ind w:left="0" w:firstLine="426"/>
        <w:rPr>
          <w:ins w:id="215" w:author="Сергей Бойко" w:date="2020-12-24T14:16:00Z"/>
          <w:rFonts w:eastAsia="Times New Roman" w:cs="Times New Roman"/>
          <w:szCs w:val="24"/>
          <w:lang w:eastAsia="ru-RU"/>
        </w:rPr>
        <w:pPrChange w:id="216" w:author="Сергей Бойко" w:date="2020-12-24T14:39:00Z">
          <w:pPr>
            <w:numPr>
              <w:numId w:val="45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217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несанкционированное уничтожение электронных или бумажных информационных массивов;</w:t>
        </w:r>
      </w:ins>
    </w:p>
    <w:p w14:paraId="0BCF5ABB" w14:textId="77777777" w:rsidR="004D3676" w:rsidRPr="004D3676" w:rsidRDefault="004D3676">
      <w:pPr>
        <w:numPr>
          <w:ilvl w:val="0"/>
          <w:numId w:val="45"/>
        </w:numPr>
        <w:spacing w:after="0" w:line="240" w:lineRule="auto"/>
        <w:ind w:left="0" w:firstLine="426"/>
        <w:rPr>
          <w:ins w:id="218" w:author="Сергей Бойко" w:date="2020-12-24T14:16:00Z"/>
          <w:rFonts w:eastAsia="Times New Roman" w:cs="Times New Roman"/>
          <w:szCs w:val="24"/>
          <w:lang w:eastAsia="ru-RU"/>
        </w:rPr>
        <w:pPrChange w:id="219" w:author="Сергей Бойко" w:date="2020-12-24T14:39:00Z">
          <w:pPr>
            <w:numPr>
              <w:numId w:val="45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220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внесение несанкционированных изменений в код, состав или настройки аппаратного, или программного обеспечения Компании;</w:t>
        </w:r>
      </w:ins>
    </w:p>
    <w:p w14:paraId="2CD86E7C" w14:textId="77777777" w:rsidR="004D3676" w:rsidRPr="004D3676" w:rsidRDefault="004D3676">
      <w:pPr>
        <w:numPr>
          <w:ilvl w:val="0"/>
          <w:numId w:val="45"/>
        </w:numPr>
        <w:spacing w:after="0" w:line="240" w:lineRule="auto"/>
        <w:ind w:left="0" w:firstLine="426"/>
        <w:rPr>
          <w:ins w:id="221" w:author="Сергей Бойко" w:date="2020-12-24T14:16:00Z"/>
          <w:rFonts w:eastAsia="Times New Roman" w:cs="Times New Roman"/>
          <w:szCs w:val="24"/>
          <w:lang w:eastAsia="ru-RU"/>
        </w:rPr>
        <w:pPrChange w:id="222" w:author="Сергей Бойко" w:date="2020-12-24T14:39:00Z">
          <w:pPr>
            <w:numPr>
              <w:numId w:val="45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223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внедрение вредоносного программного обеспечения на средствах вычислительной техники Компании;</w:t>
        </w:r>
      </w:ins>
    </w:p>
    <w:p w14:paraId="06134785" w14:textId="77777777" w:rsidR="004D3676" w:rsidRPr="004D3676" w:rsidRDefault="004D3676">
      <w:pPr>
        <w:numPr>
          <w:ilvl w:val="0"/>
          <w:numId w:val="45"/>
        </w:numPr>
        <w:spacing w:after="0" w:line="240" w:lineRule="auto"/>
        <w:ind w:left="0" w:firstLine="426"/>
        <w:rPr>
          <w:ins w:id="224" w:author="Сергей Бойко" w:date="2020-12-24T14:16:00Z"/>
          <w:rFonts w:eastAsia="Times New Roman" w:cs="Times New Roman"/>
          <w:szCs w:val="24"/>
          <w:lang w:eastAsia="ru-RU"/>
        </w:rPr>
        <w:pPrChange w:id="225" w:author="Сергей Бойко" w:date="2020-12-24T14:39:00Z">
          <w:pPr>
            <w:numPr>
              <w:numId w:val="45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226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 xml:space="preserve">несанкционированное уничтожение или </w:t>
        </w:r>
        <w:proofErr w:type="spellStart"/>
        <w:r w:rsidRPr="004D3676">
          <w:rPr>
            <w:rFonts w:eastAsia="Times New Roman" w:cs="Times New Roman"/>
            <w:szCs w:val="24"/>
            <w:lang w:eastAsia="ru-RU"/>
          </w:rPr>
          <w:t>разукомплектация</w:t>
        </w:r>
        <w:proofErr w:type="spellEnd"/>
        <w:r w:rsidRPr="004D3676">
          <w:rPr>
            <w:rFonts w:eastAsia="Times New Roman" w:cs="Times New Roman"/>
            <w:szCs w:val="24"/>
            <w:lang w:eastAsia="ru-RU"/>
          </w:rPr>
          <w:t xml:space="preserve"> средств вычислительной техники;</w:t>
        </w:r>
      </w:ins>
    </w:p>
    <w:p w14:paraId="2CAB5CD5" w14:textId="77777777" w:rsidR="004D3676" w:rsidRPr="004D3676" w:rsidRDefault="004D3676">
      <w:pPr>
        <w:numPr>
          <w:ilvl w:val="0"/>
          <w:numId w:val="45"/>
        </w:numPr>
        <w:spacing w:after="0" w:line="240" w:lineRule="auto"/>
        <w:ind w:left="0" w:firstLine="426"/>
        <w:rPr>
          <w:ins w:id="227" w:author="Сергей Бойко" w:date="2020-12-24T14:16:00Z"/>
          <w:rFonts w:eastAsia="Times New Roman" w:cs="Times New Roman"/>
          <w:szCs w:val="24"/>
          <w:lang w:eastAsia="ru-RU"/>
        </w:rPr>
        <w:pPrChange w:id="228" w:author="Сергей Бойко" w:date="2020-12-24T14:39:00Z">
          <w:pPr>
            <w:numPr>
              <w:numId w:val="45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229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приведение в негодность или уничтожение средств ограничения доступа в помещение, содержащее средства вычислительной техники или информационные ресурсы;</w:t>
        </w:r>
      </w:ins>
    </w:p>
    <w:p w14:paraId="451534F7" w14:textId="77777777" w:rsidR="004D3676" w:rsidRPr="004D3676" w:rsidRDefault="004D3676">
      <w:pPr>
        <w:numPr>
          <w:ilvl w:val="0"/>
          <w:numId w:val="45"/>
        </w:numPr>
        <w:spacing w:after="0" w:line="240" w:lineRule="auto"/>
        <w:ind w:left="0" w:firstLine="426"/>
        <w:rPr>
          <w:ins w:id="230" w:author="Сергей Бойко" w:date="2020-12-24T14:16:00Z"/>
          <w:rFonts w:eastAsia="Times New Roman" w:cs="Times New Roman"/>
          <w:szCs w:val="24"/>
          <w:lang w:eastAsia="ru-RU"/>
        </w:rPr>
        <w:pPrChange w:id="231" w:author="Сергей Бойко" w:date="2020-12-24T14:39:00Z">
          <w:pPr>
            <w:numPr>
              <w:numId w:val="45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232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создание помех в коммуникационных каналах или уничтожение коммуникационных сред.</w:t>
        </w:r>
      </w:ins>
    </w:p>
    <w:p w14:paraId="599DBC8C" w14:textId="77777777" w:rsidR="004D3676" w:rsidRPr="004D3676" w:rsidRDefault="004D3676">
      <w:pPr>
        <w:numPr>
          <w:ilvl w:val="1"/>
          <w:numId w:val="41"/>
        </w:numPr>
        <w:tabs>
          <w:tab w:val="left" w:pos="851"/>
        </w:tabs>
        <w:spacing w:after="0" w:line="240" w:lineRule="auto"/>
        <w:ind w:left="0" w:firstLine="425"/>
        <w:contextualSpacing/>
        <w:rPr>
          <w:ins w:id="233" w:author="Сергей Бойко" w:date="2020-12-24T14:16:00Z"/>
          <w:rFonts w:eastAsia="Times New Roman" w:cs="Times New Roman"/>
          <w:bCs/>
          <w:szCs w:val="24"/>
          <w:lang w:eastAsia="ru-RU"/>
        </w:rPr>
        <w:pPrChange w:id="234" w:author="Сергей Бойко" w:date="2020-12-24T14:39:00Z">
          <w:pPr>
            <w:numPr>
              <w:ilvl w:val="1"/>
              <w:numId w:val="41"/>
            </w:numPr>
            <w:tabs>
              <w:tab w:val="num" w:pos="792"/>
              <w:tab w:val="left" w:pos="851"/>
            </w:tabs>
            <w:spacing w:after="0" w:line="240" w:lineRule="auto"/>
            <w:ind w:left="792" w:firstLine="425"/>
            <w:contextualSpacing/>
            <w:jc w:val="left"/>
          </w:pPr>
        </w:pPrChange>
      </w:pPr>
      <w:ins w:id="235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Основные виды реализации угрозы прекращения легального доступа:</w:t>
        </w:r>
      </w:ins>
    </w:p>
    <w:p w14:paraId="13573861" w14:textId="77777777" w:rsidR="004D3676" w:rsidRPr="004D3676" w:rsidRDefault="004D3676">
      <w:pPr>
        <w:numPr>
          <w:ilvl w:val="0"/>
          <w:numId w:val="46"/>
        </w:numPr>
        <w:spacing w:after="0" w:line="240" w:lineRule="auto"/>
        <w:ind w:left="0" w:firstLine="426"/>
        <w:rPr>
          <w:ins w:id="236" w:author="Сергей Бойко" w:date="2020-12-24T14:16:00Z"/>
          <w:rFonts w:eastAsia="Times New Roman" w:cs="Times New Roman"/>
          <w:szCs w:val="24"/>
          <w:lang w:eastAsia="ru-RU"/>
        </w:rPr>
        <w:pPrChange w:id="237" w:author="Сергей Бойко" w:date="2020-12-24T14:39:00Z">
          <w:pPr>
            <w:numPr>
              <w:numId w:val="46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238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несанкционированная деактивация учетной записи или изменение пароля учетной записи;</w:t>
        </w:r>
      </w:ins>
    </w:p>
    <w:p w14:paraId="141A9BD6" w14:textId="77777777" w:rsidR="004D3676" w:rsidRPr="004D3676" w:rsidRDefault="004D3676">
      <w:pPr>
        <w:numPr>
          <w:ilvl w:val="0"/>
          <w:numId w:val="46"/>
        </w:numPr>
        <w:spacing w:after="0" w:line="240" w:lineRule="auto"/>
        <w:ind w:left="0" w:firstLine="426"/>
        <w:rPr>
          <w:ins w:id="239" w:author="Сергей Бойко" w:date="2020-12-24T14:16:00Z"/>
          <w:rFonts w:eastAsia="Times New Roman" w:cs="Times New Roman"/>
          <w:szCs w:val="24"/>
          <w:lang w:eastAsia="ru-RU"/>
        </w:rPr>
        <w:pPrChange w:id="240" w:author="Сергей Бойко" w:date="2020-12-24T14:39:00Z">
          <w:pPr>
            <w:numPr>
              <w:numId w:val="46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241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несанкционированное изменение прав учетной записи;</w:t>
        </w:r>
      </w:ins>
    </w:p>
    <w:p w14:paraId="5BD915DD" w14:textId="77777777" w:rsidR="004D3676" w:rsidRPr="004D3676" w:rsidRDefault="004D3676">
      <w:pPr>
        <w:numPr>
          <w:ilvl w:val="0"/>
          <w:numId w:val="46"/>
        </w:numPr>
        <w:spacing w:after="0" w:line="240" w:lineRule="auto"/>
        <w:ind w:left="0" w:firstLine="426"/>
        <w:rPr>
          <w:ins w:id="242" w:author="Сергей Бойко" w:date="2020-12-24T14:16:00Z"/>
          <w:rFonts w:eastAsia="Times New Roman" w:cs="Times New Roman"/>
          <w:szCs w:val="24"/>
          <w:lang w:eastAsia="ru-RU"/>
        </w:rPr>
        <w:pPrChange w:id="243" w:author="Сергей Бойко" w:date="2020-12-24T14:39:00Z">
          <w:pPr>
            <w:numPr>
              <w:numId w:val="46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244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несанкционированная остановка сетевых сервисов;</w:t>
        </w:r>
      </w:ins>
    </w:p>
    <w:p w14:paraId="3228B72C" w14:textId="77777777" w:rsidR="004D3676" w:rsidRPr="004D3676" w:rsidRDefault="004D3676">
      <w:pPr>
        <w:numPr>
          <w:ilvl w:val="0"/>
          <w:numId w:val="46"/>
        </w:numPr>
        <w:spacing w:after="0" w:line="240" w:lineRule="auto"/>
        <w:ind w:left="0" w:firstLine="426"/>
        <w:rPr>
          <w:ins w:id="245" w:author="Сергей Бойко" w:date="2020-12-24T14:16:00Z"/>
          <w:rFonts w:eastAsia="Times New Roman" w:cs="Times New Roman"/>
          <w:szCs w:val="24"/>
          <w:lang w:eastAsia="ru-RU"/>
        </w:rPr>
        <w:pPrChange w:id="246" w:author="Сергей Бойко" w:date="2020-12-24T14:39:00Z">
          <w:pPr>
            <w:numPr>
              <w:numId w:val="46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247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несанкционированная реконфигурация сети;</w:t>
        </w:r>
      </w:ins>
    </w:p>
    <w:p w14:paraId="5F07DE70" w14:textId="77777777" w:rsidR="004D3676" w:rsidRPr="004D3676" w:rsidRDefault="004D3676">
      <w:pPr>
        <w:numPr>
          <w:ilvl w:val="0"/>
          <w:numId w:val="46"/>
        </w:numPr>
        <w:spacing w:after="0" w:line="240" w:lineRule="auto"/>
        <w:ind w:left="0" w:firstLine="426"/>
        <w:rPr>
          <w:ins w:id="248" w:author="Сергей Бойко" w:date="2020-12-24T14:16:00Z"/>
          <w:rFonts w:eastAsia="Times New Roman" w:cs="Times New Roman"/>
          <w:szCs w:val="24"/>
          <w:lang w:eastAsia="ru-RU"/>
        </w:rPr>
        <w:pPrChange w:id="249" w:author="Сергей Бойко" w:date="2020-12-24T14:39:00Z">
          <w:pPr>
            <w:numPr>
              <w:numId w:val="46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250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несанкционированное отключение сетевых интерфейсов;</w:t>
        </w:r>
      </w:ins>
    </w:p>
    <w:p w14:paraId="4BED4528" w14:textId="77777777" w:rsidR="004D3676" w:rsidRPr="004D3676" w:rsidRDefault="004D3676">
      <w:pPr>
        <w:numPr>
          <w:ilvl w:val="0"/>
          <w:numId w:val="46"/>
        </w:numPr>
        <w:spacing w:after="0" w:line="240" w:lineRule="auto"/>
        <w:ind w:left="0" w:firstLine="426"/>
        <w:rPr>
          <w:ins w:id="251" w:author="Сергей Бойко" w:date="2020-12-24T14:16:00Z"/>
          <w:rFonts w:eastAsia="Times New Roman" w:cs="Times New Roman"/>
          <w:szCs w:val="24"/>
          <w:lang w:eastAsia="ru-RU"/>
        </w:rPr>
        <w:pPrChange w:id="252" w:author="Сергей Бойко" w:date="2020-12-24T14:39:00Z">
          <w:pPr>
            <w:numPr>
              <w:numId w:val="46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253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несанкционированное отключение электропитания;</w:t>
        </w:r>
      </w:ins>
    </w:p>
    <w:p w14:paraId="6882DA88" w14:textId="77777777" w:rsidR="004D3676" w:rsidRPr="004D3676" w:rsidRDefault="004D3676">
      <w:pPr>
        <w:numPr>
          <w:ilvl w:val="0"/>
          <w:numId w:val="46"/>
        </w:numPr>
        <w:spacing w:after="0" w:line="240" w:lineRule="auto"/>
        <w:ind w:left="0" w:firstLine="426"/>
        <w:rPr>
          <w:ins w:id="254" w:author="Сергей Бойко" w:date="2020-12-24T14:16:00Z"/>
          <w:rFonts w:eastAsia="Times New Roman" w:cs="Times New Roman"/>
          <w:szCs w:val="24"/>
          <w:lang w:eastAsia="ru-RU"/>
        </w:rPr>
        <w:pPrChange w:id="255" w:author="Сергей Бойко" w:date="2020-12-24T14:39:00Z">
          <w:pPr>
            <w:numPr>
              <w:numId w:val="46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256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несанкционированное воспрепятствование входу в помещение;</w:t>
        </w:r>
      </w:ins>
    </w:p>
    <w:p w14:paraId="7F068CC9" w14:textId="77777777" w:rsidR="004D3676" w:rsidRPr="004D3676" w:rsidRDefault="004D3676">
      <w:pPr>
        <w:numPr>
          <w:ilvl w:val="0"/>
          <w:numId w:val="46"/>
        </w:numPr>
        <w:spacing w:after="0" w:line="240" w:lineRule="auto"/>
        <w:ind w:left="0" w:firstLine="426"/>
        <w:rPr>
          <w:ins w:id="257" w:author="Сергей Бойко" w:date="2020-12-24T14:16:00Z"/>
          <w:rFonts w:eastAsia="Times New Roman" w:cs="Times New Roman"/>
          <w:szCs w:val="24"/>
          <w:lang w:eastAsia="ru-RU"/>
        </w:rPr>
        <w:pPrChange w:id="258" w:author="Сергей Бойко" w:date="2020-12-24T14:39:00Z">
          <w:pPr>
            <w:numPr>
              <w:numId w:val="46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259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несанкционированная блокировка средств доступа или изменение кодов для доступа в помещение.</w:t>
        </w:r>
      </w:ins>
    </w:p>
    <w:p w14:paraId="3954051D" w14:textId="77777777" w:rsidR="004D3676" w:rsidRPr="004D3676" w:rsidRDefault="004D3676">
      <w:pPr>
        <w:numPr>
          <w:ilvl w:val="1"/>
          <w:numId w:val="41"/>
        </w:numPr>
        <w:tabs>
          <w:tab w:val="left" w:pos="851"/>
        </w:tabs>
        <w:spacing w:after="0" w:line="240" w:lineRule="auto"/>
        <w:ind w:left="0" w:firstLine="425"/>
        <w:contextualSpacing/>
        <w:rPr>
          <w:ins w:id="260" w:author="Сергей Бойко" w:date="2020-12-24T14:16:00Z"/>
          <w:rFonts w:eastAsia="Times New Roman" w:cs="Times New Roman"/>
          <w:bCs/>
          <w:szCs w:val="24"/>
          <w:lang w:eastAsia="ru-RU"/>
        </w:rPr>
        <w:pPrChange w:id="261" w:author="Сергей Бойко" w:date="2020-12-24T14:39:00Z">
          <w:pPr>
            <w:numPr>
              <w:ilvl w:val="1"/>
              <w:numId w:val="41"/>
            </w:numPr>
            <w:tabs>
              <w:tab w:val="num" w:pos="792"/>
              <w:tab w:val="left" w:pos="851"/>
            </w:tabs>
            <w:spacing w:after="0" w:line="240" w:lineRule="auto"/>
            <w:ind w:left="792" w:firstLine="425"/>
            <w:contextualSpacing/>
            <w:jc w:val="left"/>
          </w:pPr>
        </w:pPrChange>
      </w:pPr>
      <w:ins w:id="262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Основные виды реализации угрозы распространения конфиденциальной информации:</w:t>
        </w:r>
      </w:ins>
    </w:p>
    <w:p w14:paraId="6754FA61" w14:textId="77777777" w:rsidR="004D3676" w:rsidRPr="004D3676" w:rsidRDefault="004D3676">
      <w:pPr>
        <w:numPr>
          <w:ilvl w:val="0"/>
          <w:numId w:val="47"/>
        </w:numPr>
        <w:spacing w:after="0" w:line="240" w:lineRule="auto"/>
        <w:ind w:left="0" w:firstLine="426"/>
        <w:rPr>
          <w:ins w:id="263" w:author="Сергей Бойко" w:date="2020-12-24T14:16:00Z"/>
          <w:rFonts w:eastAsia="Times New Roman" w:cs="Times New Roman"/>
          <w:szCs w:val="24"/>
          <w:lang w:eastAsia="ru-RU"/>
        </w:rPr>
        <w:pPrChange w:id="264" w:author="Сергей Бойко" w:date="2020-12-24T14:39:00Z">
          <w:pPr>
            <w:numPr>
              <w:numId w:val="47"/>
            </w:numPr>
            <w:spacing w:after="0" w:line="240" w:lineRule="auto"/>
            <w:ind w:left="720" w:firstLine="426"/>
            <w:jc w:val="left"/>
          </w:pPr>
        </w:pPrChange>
      </w:pPr>
      <w:ins w:id="265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оставление без присмотра документов на рабочих столах или на экранах мониторов;</w:t>
        </w:r>
      </w:ins>
    </w:p>
    <w:p w14:paraId="42165B11" w14:textId="77777777" w:rsidR="004D3676" w:rsidRPr="004D3676" w:rsidRDefault="004D3676">
      <w:pPr>
        <w:numPr>
          <w:ilvl w:val="0"/>
          <w:numId w:val="47"/>
        </w:numPr>
        <w:spacing w:after="0" w:line="240" w:lineRule="auto"/>
        <w:ind w:left="0" w:firstLine="426"/>
        <w:rPr>
          <w:ins w:id="266" w:author="Сергей Бойко" w:date="2020-12-24T14:16:00Z"/>
          <w:rFonts w:eastAsia="Times New Roman" w:cs="Times New Roman"/>
          <w:szCs w:val="24"/>
          <w:lang w:eastAsia="ru-RU"/>
        </w:rPr>
        <w:pPrChange w:id="267" w:author="Сергей Бойко" w:date="2020-12-24T14:39:00Z">
          <w:pPr>
            <w:numPr>
              <w:numId w:val="47"/>
            </w:numPr>
            <w:spacing w:after="0" w:line="240" w:lineRule="auto"/>
            <w:ind w:left="720" w:firstLine="426"/>
            <w:jc w:val="left"/>
          </w:pPr>
        </w:pPrChange>
      </w:pPr>
      <w:ins w:id="268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хранение в открытом виде и в общедоступных местах паролей учетных записей или кодов для входа в помещение;</w:t>
        </w:r>
      </w:ins>
    </w:p>
    <w:p w14:paraId="6EB0705E" w14:textId="77777777" w:rsidR="004D3676" w:rsidRPr="004D3676" w:rsidRDefault="004D3676">
      <w:pPr>
        <w:numPr>
          <w:ilvl w:val="0"/>
          <w:numId w:val="47"/>
        </w:numPr>
        <w:spacing w:after="0" w:line="240" w:lineRule="auto"/>
        <w:ind w:left="0" w:firstLine="426"/>
        <w:rPr>
          <w:ins w:id="269" w:author="Сергей Бойко" w:date="2020-12-24T14:16:00Z"/>
          <w:rFonts w:eastAsia="Times New Roman" w:cs="Times New Roman"/>
          <w:szCs w:val="24"/>
          <w:lang w:eastAsia="ru-RU"/>
        </w:rPr>
        <w:pPrChange w:id="270" w:author="Сергей Бойко" w:date="2020-12-24T14:39:00Z">
          <w:pPr>
            <w:numPr>
              <w:numId w:val="47"/>
            </w:numPr>
            <w:spacing w:after="0" w:line="240" w:lineRule="auto"/>
            <w:ind w:left="720" w:firstLine="426"/>
            <w:jc w:val="left"/>
          </w:pPr>
        </w:pPrChange>
      </w:pPr>
      <w:ins w:id="271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lastRenderedPageBreak/>
          <w:t>устная или письменная передача кому-либо паролей или кодов для входа в помещение;</w:t>
        </w:r>
      </w:ins>
    </w:p>
    <w:p w14:paraId="01D3B426" w14:textId="77777777" w:rsidR="004D3676" w:rsidRPr="004D3676" w:rsidRDefault="004D3676">
      <w:pPr>
        <w:numPr>
          <w:ilvl w:val="0"/>
          <w:numId w:val="47"/>
        </w:numPr>
        <w:spacing w:after="0" w:line="240" w:lineRule="auto"/>
        <w:ind w:left="0" w:firstLine="426"/>
        <w:rPr>
          <w:ins w:id="272" w:author="Сергей Бойко" w:date="2020-12-24T14:16:00Z"/>
          <w:rFonts w:eastAsia="Times New Roman" w:cs="Times New Roman"/>
          <w:szCs w:val="24"/>
          <w:lang w:eastAsia="ru-RU"/>
        </w:rPr>
        <w:pPrChange w:id="273" w:author="Сергей Бойко" w:date="2020-12-24T14:39:00Z">
          <w:pPr>
            <w:numPr>
              <w:numId w:val="47"/>
            </w:numPr>
            <w:spacing w:after="0" w:line="240" w:lineRule="auto"/>
            <w:ind w:left="720" w:firstLine="426"/>
            <w:jc w:val="left"/>
          </w:pPr>
        </w:pPrChange>
      </w:pPr>
      <w:ins w:id="274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публичное обсуждение конфиденциальной информации;</w:t>
        </w:r>
      </w:ins>
    </w:p>
    <w:p w14:paraId="31B2BBCB" w14:textId="77777777" w:rsidR="004D3676" w:rsidRPr="004D3676" w:rsidRDefault="004D3676">
      <w:pPr>
        <w:numPr>
          <w:ilvl w:val="0"/>
          <w:numId w:val="47"/>
        </w:numPr>
        <w:spacing w:after="0" w:line="240" w:lineRule="auto"/>
        <w:ind w:left="0" w:firstLine="426"/>
        <w:rPr>
          <w:ins w:id="275" w:author="Сергей Бойко" w:date="2020-12-24T14:16:00Z"/>
          <w:rFonts w:eastAsia="Times New Roman" w:cs="Times New Roman"/>
          <w:szCs w:val="24"/>
          <w:lang w:eastAsia="ru-RU"/>
        </w:rPr>
        <w:pPrChange w:id="276" w:author="Сергей Бойко" w:date="2020-12-24T14:39:00Z">
          <w:pPr>
            <w:numPr>
              <w:numId w:val="47"/>
            </w:numPr>
            <w:spacing w:after="0" w:line="240" w:lineRule="auto"/>
            <w:ind w:left="720" w:firstLine="426"/>
            <w:jc w:val="left"/>
          </w:pPr>
        </w:pPrChange>
      </w:pPr>
      <w:ins w:id="277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неверное указание адресов или неправильное использование списков рассылки электронной почты;</w:t>
        </w:r>
      </w:ins>
    </w:p>
    <w:p w14:paraId="30DB381C" w14:textId="77777777" w:rsidR="004D3676" w:rsidRPr="004D3676" w:rsidRDefault="004D3676">
      <w:pPr>
        <w:numPr>
          <w:ilvl w:val="0"/>
          <w:numId w:val="47"/>
        </w:numPr>
        <w:spacing w:after="0" w:line="240" w:lineRule="auto"/>
        <w:ind w:left="0" w:firstLine="426"/>
        <w:rPr>
          <w:ins w:id="278" w:author="Сергей Бойко" w:date="2020-12-24T14:16:00Z"/>
          <w:rFonts w:eastAsia="Times New Roman" w:cs="Times New Roman"/>
          <w:szCs w:val="24"/>
          <w:lang w:eastAsia="ru-RU"/>
        </w:rPr>
        <w:pPrChange w:id="279" w:author="Сергей Бойко" w:date="2020-12-24T14:39:00Z">
          <w:pPr>
            <w:numPr>
              <w:numId w:val="47"/>
            </w:numPr>
            <w:spacing w:after="0" w:line="240" w:lineRule="auto"/>
            <w:ind w:left="720" w:firstLine="426"/>
            <w:jc w:val="left"/>
          </w:pPr>
        </w:pPrChange>
      </w:pPr>
      <w:ins w:id="280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размещение конфиденциальной информации на общедоступных сетевых ресурсах, корпоративных или Интернет;</w:t>
        </w:r>
      </w:ins>
    </w:p>
    <w:p w14:paraId="65046116" w14:textId="77777777" w:rsidR="004D3676" w:rsidRPr="004D3676" w:rsidRDefault="004D3676">
      <w:pPr>
        <w:numPr>
          <w:ilvl w:val="0"/>
          <w:numId w:val="47"/>
        </w:numPr>
        <w:spacing w:after="0" w:line="240" w:lineRule="auto"/>
        <w:ind w:left="0" w:firstLine="426"/>
        <w:rPr>
          <w:ins w:id="281" w:author="Сергей Бойко" w:date="2020-12-24T14:16:00Z"/>
          <w:rFonts w:eastAsia="Times New Roman" w:cs="Times New Roman"/>
          <w:szCs w:val="24"/>
          <w:lang w:eastAsia="ru-RU"/>
        </w:rPr>
        <w:pPrChange w:id="282" w:author="Сергей Бойко" w:date="2020-12-24T14:39:00Z">
          <w:pPr>
            <w:numPr>
              <w:numId w:val="47"/>
            </w:numPr>
            <w:spacing w:after="0" w:line="240" w:lineRule="auto"/>
            <w:ind w:left="720" w:firstLine="426"/>
            <w:jc w:val="left"/>
          </w:pPr>
        </w:pPrChange>
      </w:pPr>
      <w:ins w:id="283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хранение конфиденциальной информации на локальных ресурсах, если это не предписывается бизнес-процессом;</w:t>
        </w:r>
      </w:ins>
    </w:p>
    <w:p w14:paraId="740D7DCD" w14:textId="77777777" w:rsidR="004D3676" w:rsidRPr="004D3676" w:rsidRDefault="004D3676">
      <w:pPr>
        <w:numPr>
          <w:ilvl w:val="0"/>
          <w:numId w:val="47"/>
        </w:numPr>
        <w:spacing w:after="0" w:line="240" w:lineRule="auto"/>
        <w:ind w:left="0" w:firstLine="426"/>
        <w:rPr>
          <w:ins w:id="284" w:author="Сергей Бойко" w:date="2020-12-24T14:16:00Z"/>
          <w:rFonts w:eastAsia="Times New Roman" w:cs="Times New Roman"/>
          <w:szCs w:val="24"/>
          <w:lang w:eastAsia="ru-RU"/>
        </w:rPr>
        <w:pPrChange w:id="285" w:author="Сергей Бойко" w:date="2020-12-24T14:39:00Z">
          <w:pPr>
            <w:numPr>
              <w:numId w:val="47"/>
            </w:numPr>
            <w:spacing w:after="0" w:line="240" w:lineRule="auto"/>
            <w:ind w:left="720" w:firstLine="426"/>
            <w:jc w:val="left"/>
          </w:pPr>
        </w:pPrChange>
      </w:pPr>
      <w:ins w:id="286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публикация сведений о местонахождении или способах доступа к конфиденциальной информации.</w:t>
        </w:r>
      </w:ins>
    </w:p>
    <w:p w14:paraId="44A0287E" w14:textId="77777777" w:rsidR="004D3676" w:rsidRPr="004D3676" w:rsidRDefault="004D3676">
      <w:pPr>
        <w:numPr>
          <w:ilvl w:val="1"/>
          <w:numId w:val="41"/>
        </w:numPr>
        <w:tabs>
          <w:tab w:val="left" w:pos="851"/>
        </w:tabs>
        <w:spacing w:after="0" w:line="240" w:lineRule="auto"/>
        <w:ind w:left="0" w:firstLine="425"/>
        <w:contextualSpacing/>
        <w:rPr>
          <w:ins w:id="287" w:author="Сергей Бойко" w:date="2020-12-24T14:16:00Z"/>
          <w:rFonts w:eastAsia="Times New Roman" w:cs="Times New Roman"/>
          <w:bCs/>
          <w:szCs w:val="24"/>
          <w:lang w:eastAsia="ru-RU"/>
        </w:rPr>
        <w:pPrChange w:id="288" w:author="Сергей Бойко" w:date="2020-12-24T14:39:00Z">
          <w:pPr>
            <w:numPr>
              <w:ilvl w:val="1"/>
              <w:numId w:val="41"/>
            </w:numPr>
            <w:tabs>
              <w:tab w:val="num" w:pos="792"/>
              <w:tab w:val="left" w:pos="851"/>
            </w:tabs>
            <w:spacing w:after="0" w:line="240" w:lineRule="auto"/>
            <w:ind w:left="792" w:firstLine="425"/>
            <w:contextualSpacing/>
            <w:jc w:val="left"/>
          </w:pPr>
        </w:pPrChange>
      </w:pPr>
      <w:ins w:id="289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 xml:space="preserve">Основные виды реализации угрозы искажения </w:t>
        </w:r>
        <w:proofErr w:type="gramStart"/>
        <w:r w:rsidRPr="004D3676">
          <w:rPr>
            <w:rFonts w:eastAsia="Times New Roman" w:cs="Times New Roman"/>
            <w:bCs/>
            <w:szCs w:val="24"/>
            <w:lang w:eastAsia="ru-RU"/>
          </w:rPr>
          <w:t>бизнес-информации</w:t>
        </w:r>
        <w:proofErr w:type="gramEnd"/>
        <w:r w:rsidRPr="004D3676">
          <w:rPr>
            <w:rFonts w:eastAsia="Times New Roman" w:cs="Times New Roman"/>
            <w:bCs/>
            <w:szCs w:val="24"/>
            <w:lang w:eastAsia="ru-RU"/>
          </w:rPr>
          <w:t>:</w:t>
        </w:r>
      </w:ins>
    </w:p>
    <w:p w14:paraId="4F3E4FE6" w14:textId="77777777" w:rsidR="004D3676" w:rsidRPr="004D3676" w:rsidRDefault="004D3676">
      <w:pPr>
        <w:numPr>
          <w:ilvl w:val="0"/>
          <w:numId w:val="48"/>
        </w:numPr>
        <w:spacing w:after="0" w:line="240" w:lineRule="auto"/>
        <w:ind w:left="0" w:firstLine="426"/>
        <w:rPr>
          <w:ins w:id="290" w:author="Сергей Бойко" w:date="2020-12-24T14:16:00Z"/>
          <w:rFonts w:eastAsia="Times New Roman" w:cs="Times New Roman"/>
          <w:szCs w:val="24"/>
          <w:lang w:eastAsia="ru-RU"/>
        </w:rPr>
        <w:pPrChange w:id="291" w:author="Сергей Бойко" w:date="2020-12-24T14:39:00Z">
          <w:pPr>
            <w:numPr>
              <w:numId w:val="48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292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несанкционированное изменение используемых в бизнес-процессах документов;</w:t>
        </w:r>
      </w:ins>
    </w:p>
    <w:p w14:paraId="248C1A80" w14:textId="77777777" w:rsidR="004D3676" w:rsidRPr="004D3676" w:rsidRDefault="004D3676">
      <w:pPr>
        <w:numPr>
          <w:ilvl w:val="0"/>
          <w:numId w:val="48"/>
        </w:numPr>
        <w:spacing w:after="0" w:line="240" w:lineRule="auto"/>
        <w:ind w:left="0" w:firstLine="426"/>
        <w:rPr>
          <w:ins w:id="293" w:author="Сергей Бойко" w:date="2020-12-24T14:16:00Z"/>
          <w:rFonts w:eastAsia="Times New Roman" w:cs="Times New Roman"/>
          <w:szCs w:val="24"/>
          <w:lang w:eastAsia="ru-RU"/>
        </w:rPr>
        <w:pPrChange w:id="294" w:author="Сергей Бойко" w:date="2020-12-24T14:39:00Z">
          <w:pPr>
            <w:numPr>
              <w:numId w:val="48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295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 xml:space="preserve">сокрытие или </w:t>
        </w:r>
        <w:proofErr w:type="spellStart"/>
        <w:r w:rsidRPr="004D3676">
          <w:rPr>
            <w:rFonts w:eastAsia="Times New Roman" w:cs="Times New Roman"/>
            <w:szCs w:val="24"/>
            <w:lang w:eastAsia="ru-RU"/>
          </w:rPr>
          <w:t>недоведение</w:t>
        </w:r>
        <w:proofErr w:type="spellEnd"/>
        <w:r w:rsidRPr="004D3676">
          <w:rPr>
            <w:rFonts w:eastAsia="Times New Roman" w:cs="Times New Roman"/>
            <w:szCs w:val="24"/>
            <w:lang w:eastAsia="ru-RU"/>
          </w:rPr>
          <w:t xml:space="preserve"> документов до адресата;</w:t>
        </w:r>
      </w:ins>
    </w:p>
    <w:p w14:paraId="2DE16237" w14:textId="77777777" w:rsidR="004D3676" w:rsidRPr="004D3676" w:rsidRDefault="004D3676">
      <w:pPr>
        <w:numPr>
          <w:ilvl w:val="0"/>
          <w:numId w:val="48"/>
        </w:numPr>
        <w:spacing w:after="0" w:line="240" w:lineRule="auto"/>
        <w:ind w:left="0" w:firstLine="426"/>
        <w:rPr>
          <w:ins w:id="296" w:author="Сергей Бойко" w:date="2020-12-24T14:16:00Z"/>
          <w:rFonts w:eastAsia="Times New Roman" w:cs="Times New Roman"/>
          <w:szCs w:val="24"/>
          <w:lang w:eastAsia="ru-RU"/>
        </w:rPr>
        <w:pPrChange w:id="297" w:author="Сергей Бойко" w:date="2020-12-24T14:39:00Z">
          <w:pPr>
            <w:numPr>
              <w:numId w:val="48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298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нарушение версионности документов;</w:t>
        </w:r>
      </w:ins>
    </w:p>
    <w:p w14:paraId="3A8196EC" w14:textId="77777777" w:rsidR="004D3676" w:rsidRPr="004D3676" w:rsidRDefault="004D3676">
      <w:pPr>
        <w:numPr>
          <w:ilvl w:val="0"/>
          <w:numId w:val="48"/>
        </w:numPr>
        <w:spacing w:after="0" w:line="240" w:lineRule="auto"/>
        <w:ind w:left="0" w:firstLine="426"/>
        <w:rPr>
          <w:ins w:id="299" w:author="Сергей Бойко" w:date="2020-12-24T14:16:00Z"/>
          <w:rFonts w:eastAsia="Times New Roman" w:cs="Times New Roman"/>
          <w:szCs w:val="24"/>
          <w:lang w:eastAsia="ru-RU"/>
        </w:rPr>
        <w:pPrChange w:id="300" w:author="Сергей Бойко" w:date="2020-12-24T14:39:00Z">
          <w:pPr>
            <w:numPr>
              <w:numId w:val="48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301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распространение документов от чужого имени;</w:t>
        </w:r>
      </w:ins>
    </w:p>
    <w:p w14:paraId="1887A564" w14:textId="77777777" w:rsidR="004D3676" w:rsidRPr="004D3676" w:rsidRDefault="004D3676">
      <w:pPr>
        <w:numPr>
          <w:ilvl w:val="0"/>
          <w:numId w:val="48"/>
        </w:numPr>
        <w:spacing w:after="0" w:line="240" w:lineRule="auto"/>
        <w:ind w:left="0" w:firstLine="426"/>
        <w:rPr>
          <w:ins w:id="302" w:author="Сергей Бойко" w:date="2020-12-24T14:16:00Z"/>
          <w:rFonts w:eastAsia="Times New Roman" w:cs="Times New Roman"/>
          <w:szCs w:val="24"/>
          <w:lang w:eastAsia="ru-RU"/>
        </w:rPr>
        <w:pPrChange w:id="303" w:author="Сергей Бойко" w:date="2020-12-24T14:39:00Z">
          <w:pPr>
            <w:numPr>
              <w:numId w:val="48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304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внесение несанкционированных правок в отчеты, генерируемые информационными системами.</w:t>
        </w:r>
      </w:ins>
    </w:p>
    <w:p w14:paraId="26E0B603" w14:textId="77777777" w:rsidR="004D3676" w:rsidRPr="004D3676" w:rsidRDefault="004D3676">
      <w:pPr>
        <w:numPr>
          <w:ilvl w:val="1"/>
          <w:numId w:val="41"/>
        </w:numPr>
        <w:tabs>
          <w:tab w:val="left" w:pos="851"/>
        </w:tabs>
        <w:spacing w:after="0" w:line="240" w:lineRule="auto"/>
        <w:ind w:left="0" w:firstLine="425"/>
        <w:contextualSpacing/>
        <w:rPr>
          <w:ins w:id="305" w:author="Сергей Бойко" w:date="2020-12-24T14:16:00Z"/>
          <w:rFonts w:eastAsia="Times New Roman" w:cs="Times New Roman"/>
          <w:bCs/>
          <w:szCs w:val="24"/>
          <w:lang w:eastAsia="ru-RU"/>
        </w:rPr>
        <w:pPrChange w:id="306" w:author="Сергей Бойко" w:date="2020-12-24T14:39:00Z">
          <w:pPr>
            <w:numPr>
              <w:ilvl w:val="1"/>
              <w:numId w:val="41"/>
            </w:numPr>
            <w:tabs>
              <w:tab w:val="num" w:pos="792"/>
              <w:tab w:val="left" w:pos="851"/>
            </w:tabs>
            <w:spacing w:after="0" w:line="240" w:lineRule="auto"/>
            <w:ind w:left="792" w:firstLine="425"/>
            <w:contextualSpacing/>
            <w:jc w:val="left"/>
          </w:pPr>
        </w:pPrChange>
      </w:pPr>
      <w:ins w:id="307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Основные виды реализации угрозы распространения чувствительных для бизнеса и репутации сведений:</w:t>
        </w:r>
      </w:ins>
    </w:p>
    <w:p w14:paraId="15B34BE9" w14:textId="77777777" w:rsidR="004D3676" w:rsidRPr="004D3676" w:rsidRDefault="004D3676">
      <w:pPr>
        <w:numPr>
          <w:ilvl w:val="0"/>
          <w:numId w:val="49"/>
        </w:numPr>
        <w:spacing w:after="0" w:line="240" w:lineRule="auto"/>
        <w:ind w:left="0" w:firstLine="426"/>
        <w:rPr>
          <w:ins w:id="308" w:author="Сергей Бойко" w:date="2020-12-24T14:16:00Z"/>
          <w:rFonts w:eastAsia="Times New Roman" w:cs="Times New Roman"/>
          <w:szCs w:val="24"/>
          <w:lang w:eastAsia="ru-RU"/>
        </w:rPr>
        <w:pPrChange w:id="309" w:author="Сергей Бойко" w:date="2020-12-24T14:39:00Z">
          <w:pPr>
            <w:numPr>
              <w:numId w:val="49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310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осознанная публикация сведений о Компании, которые могут повредить его бизнесу или репутации;</w:t>
        </w:r>
      </w:ins>
    </w:p>
    <w:p w14:paraId="1A73F3AD" w14:textId="77777777" w:rsidR="004D3676" w:rsidRPr="004D3676" w:rsidRDefault="004D3676">
      <w:pPr>
        <w:numPr>
          <w:ilvl w:val="0"/>
          <w:numId w:val="49"/>
        </w:numPr>
        <w:spacing w:after="0" w:line="240" w:lineRule="auto"/>
        <w:ind w:left="0" w:firstLine="426"/>
        <w:rPr>
          <w:ins w:id="311" w:author="Сергей Бойко" w:date="2020-12-24T14:16:00Z"/>
          <w:rFonts w:eastAsia="Times New Roman" w:cs="Times New Roman"/>
          <w:szCs w:val="24"/>
          <w:lang w:eastAsia="ru-RU"/>
        </w:rPr>
        <w:pPrChange w:id="312" w:author="Сергей Бойко" w:date="2020-12-24T14:39:00Z">
          <w:pPr>
            <w:numPr>
              <w:numId w:val="49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313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публикация сведений о Компании без определенной цели;</w:t>
        </w:r>
      </w:ins>
    </w:p>
    <w:p w14:paraId="6D57F901" w14:textId="77777777" w:rsidR="004D3676" w:rsidRPr="004D3676" w:rsidRDefault="004D3676">
      <w:pPr>
        <w:numPr>
          <w:ilvl w:val="0"/>
          <w:numId w:val="49"/>
        </w:numPr>
        <w:spacing w:after="0" w:line="240" w:lineRule="auto"/>
        <w:ind w:left="0" w:firstLine="426"/>
        <w:rPr>
          <w:ins w:id="314" w:author="Сергей Бойко" w:date="2020-12-24T14:16:00Z"/>
          <w:rFonts w:eastAsia="Times New Roman" w:cs="Times New Roman"/>
          <w:szCs w:val="24"/>
          <w:lang w:eastAsia="ru-RU"/>
        </w:rPr>
        <w:pPrChange w:id="315" w:author="Сергей Бойко" w:date="2020-12-24T14:39:00Z">
          <w:pPr>
            <w:numPr>
              <w:numId w:val="49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316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публикация сведений о состоянии бизнеса, планах или проблемах Компании, которые получены автором вне исполнения им трудовых обязанностей;</w:t>
        </w:r>
      </w:ins>
    </w:p>
    <w:p w14:paraId="62F88E4D" w14:textId="77777777" w:rsidR="004D3676" w:rsidRPr="004D3676" w:rsidRDefault="004D3676">
      <w:pPr>
        <w:numPr>
          <w:ilvl w:val="0"/>
          <w:numId w:val="49"/>
        </w:numPr>
        <w:spacing w:after="0" w:line="240" w:lineRule="auto"/>
        <w:ind w:left="0" w:firstLine="426"/>
        <w:rPr>
          <w:ins w:id="317" w:author="Сергей Бойко" w:date="2020-12-24T14:16:00Z"/>
          <w:rFonts w:eastAsia="Times New Roman" w:cs="Times New Roman"/>
          <w:szCs w:val="24"/>
          <w:lang w:eastAsia="ru-RU"/>
        </w:rPr>
        <w:pPrChange w:id="318" w:author="Сергей Бойко" w:date="2020-12-24T14:39:00Z">
          <w:pPr>
            <w:numPr>
              <w:numId w:val="49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319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публикация сведений о состоянии бизнеса, планах или проблемах Компании, которые стали известны автору в результате нарушения информационной безопасности.</w:t>
        </w:r>
      </w:ins>
    </w:p>
    <w:p w14:paraId="74781263" w14:textId="77777777" w:rsidR="004D3676" w:rsidRPr="004D3676" w:rsidRDefault="004D3676">
      <w:pPr>
        <w:numPr>
          <w:ilvl w:val="1"/>
          <w:numId w:val="41"/>
        </w:numPr>
        <w:tabs>
          <w:tab w:val="left" w:pos="851"/>
        </w:tabs>
        <w:spacing w:after="0" w:line="240" w:lineRule="auto"/>
        <w:ind w:left="0" w:firstLine="425"/>
        <w:contextualSpacing/>
        <w:rPr>
          <w:ins w:id="320" w:author="Сергей Бойко" w:date="2020-12-24T14:16:00Z"/>
          <w:rFonts w:eastAsia="Times New Roman" w:cs="Times New Roman"/>
          <w:bCs/>
          <w:szCs w:val="24"/>
          <w:lang w:eastAsia="ru-RU"/>
        </w:rPr>
        <w:pPrChange w:id="321" w:author="Сергей Бойко" w:date="2020-12-24T14:39:00Z">
          <w:pPr>
            <w:numPr>
              <w:ilvl w:val="1"/>
              <w:numId w:val="41"/>
            </w:numPr>
            <w:tabs>
              <w:tab w:val="num" w:pos="792"/>
              <w:tab w:val="left" w:pos="851"/>
            </w:tabs>
            <w:spacing w:after="0" w:line="240" w:lineRule="auto"/>
            <w:ind w:left="792" w:firstLine="425"/>
            <w:contextualSpacing/>
            <w:jc w:val="left"/>
          </w:pPr>
        </w:pPrChange>
      </w:pPr>
      <w:ins w:id="322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Основные виды реализации угрозы нарушения действующих документов по информационной безопасности:</w:t>
        </w:r>
      </w:ins>
    </w:p>
    <w:p w14:paraId="3D6647D1" w14:textId="77777777" w:rsidR="004D3676" w:rsidRPr="004D3676" w:rsidRDefault="004D3676">
      <w:pPr>
        <w:numPr>
          <w:ilvl w:val="0"/>
          <w:numId w:val="49"/>
        </w:numPr>
        <w:tabs>
          <w:tab w:val="left" w:pos="709"/>
        </w:tabs>
        <w:spacing w:after="0" w:line="240" w:lineRule="auto"/>
        <w:ind w:left="0" w:firstLine="426"/>
        <w:rPr>
          <w:ins w:id="323" w:author="Сергей Бойко" w:date="2020-12-24T14:16:00Z"/>
          <w:rFonts w:eastAsia="Times New Roman" w:cs="Times New Roman"/>
          <w:szCs w:val="24"/>
          <w:lang w:eastAsia="ru-RU"/>
        </w:rPr>
        <w:pPrChange w:id="324" w:author="Сергей Бойко" w:date="2020-12-24T14:39:00Z">
          <w:pPr>
            <w:numPr>
              <w:numId w:val="49"/>
            </w:numPr>
            <w:tabs>
              <w:tab w:val="left" w:pos="709"/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325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незнание требований информационной безопасности;</w:t>
        </w:r>
      </w:ins>
    </w:p>
    <w:p w14:paraId="17DDED7A" w14:textId="77777777" w:rsidR="004D3676" w:rsidRPr="004D3676" w:rsidRDefault="004D3676">
      <w:pPr>
        <w:numPr>
          <w:ilvl w:val="0"/>
          <w:numId w:val="49"/>
        </w:numPr>
        <w:tabs>
          <w:tab w:val="left" w:pos="709"/>
        </w:tabs>
        <w:spacing w:after="0" w:line="240" w:lineRule="auto"/>
        <w:ind w:left="0" w:firstLine="426"/>
        <w:rPr>
          <w:ins w:id="326" w:author="Сергей Бойко" w:date="2020-12-24T14:16:00Z"/>
          <w:rFonts w:eastAsia="Times New Roman" w:cs="Times New Roman"/>
          <w:szCs w:val="24"/>
          <w:lang w:eastAsia="ru-RU"/>
        </w:rPr>
        <w:pPrChange w:id="327" w:author="Сергей Бойко" w:date="2020-12-24T14:39:00Z">
          <w:pPr>
            <w:numPr>
              <w:numId w:val="49"/>
            </w:numPr>
            <w:tabs>
              <w:tab w:val="left" w:pos="709"/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328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игнорирование требований информационной безопасности;</w:t>
        </w:r>
      </w:ins>
    </w:p>
    <w:p w14:paraId="37EC1EEA" w14:textId="77777777" w:rsidR="004D3676" w:rsidRPr="004D3676" w:rsidRDefault="004D3676">
      <w:pPr>
        <w:numPr>
          <w:ilvl w:val="0"/>
          <w:numId w:val="49"/>
        </w:numPr>
        <w:tabs>
          <w:tab w:val="left" w:pos="709"/>
        </w:tabs>
        <w:spacing w:after="0" w:line="240" w:lineRule="auto"/>
        <w:ind w:left="0" w:firstLine="426"/>
        <w:rPr>
          <w:ins w:id="329" w:author="Сергей Бойко" w:date="2020-12-24T14:16:00Z"/>
          <w:rFonts w:eastAsia="Times New Roman" w:cs="Times New Roman"/>
          <w:szCs w:val="24"/>
          <w:lang w:eastAsia="ru-RU"/>
        </w:rPr>
        <w:pPrChange w:id="330" w:author="Сергей Бойко" w:date="2020-12-24T14:39:00Z">
          <w:pPr>
            <w:numPr>
              <w:numId w:val="49"/>
            </w:numPr>
            <w:tabs>
              <w:tab w:val="left" w:pos="709"/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331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ошибочная адресация требований информационной безопасности.</w:t>
        </w:r>
      </w:ins>
    </w:p>
    <w:p w14:paraId="786AB652" w14:textId="77777777" w:rsidR="004D3676" w:rsidRPr="004D3676" w:rsidRDefault="004D3676" w:rsidP="00155037">
      <w:pPr>
        <w:tabs>
          <w:tab w:val="left" w:pos="709"/>
        </w:tabs>
        <w:spacing w:after="0" w:line="240" w:lineRule="auto"/>
        <w:rPr>
          <w:ins w:id="332" w:author="Сергей Бойко" w:date="2020-12-24T14:16:00Z"/>
          <w:rFonts w:eastAsia="Times New Roman" w:cs="Times New Roman"/>
          <w:szCs w:val="24"/>
          <w:lang w:eastAsia="ru-RU"/>
        </w:rPr>
      </w:pPr>
    </w:p>
    <w:p w14:paraId="30E15449" w14:textId="77777777" w:rsidR="004D3676" w:rsidRPr="004D3676" w:rsidRDefault="004D3676" w:rsidP="00155037">
      <w:pPr>
        <w:keepNext/>
        <w:keepLines/>
        <w:spacing w:before="120" w:after="120" w:line="240" w:lineRule="auto"/>
        <w:ind w:left="284"/>
        <w:outlineLvl w:val="1"/>
        <w:rPr>
          <w:ins w:id="333" w:author="Сергей Бойко" w:date="2020-12-24T14:16:00Z"/>
          <w:rFonts w:eastAsia="Times New Roman" w:cs="Times New Roman"/>
          <w:b/>
          <w:sz w:val="28"/>
          <w:szCs w:val="20"/>
          <w:lang w:eastAsia="ru-RU"/>
        </w:rPr>
      </w:pPr>
      <w:bookmarkStart w:id="334" w:name="_Toc508871625"/>
      <w:ins w:id="335" w:author="Сергей Бойко" w:date="2020-12-24T14:16:00Z">
        <w:r w:rsidRPr="004D3676">
          <w:rPr>
            <w:rFonts w:eastAsia="Times New Roman" w:cs="Times New Roman"/>
            <w:b/>
            <w:sz w:val="28"/>
            <w:szCs w:val="20"/>
            <w:lang w:eastAsia="ru-RU"/>
          </w:rPr>
          <w:t>Типичные признаки события/инцидента информационной безопасности</w:t>
        </w:r>
        <w:bookmarkEnd w:id="334"/>
      </w:ins>
    </w:p>
    <w:p w14:paraId="4F6B4EF5" w14:textId="77777777" w:rsidR="004D3676" w:rsidRPr="004D3676" w:rsidRDefault="004D3676">
      <w:pPr>
        <w:numPr>
          <w:ilvl w:val="0"/>
          <w:numId w:val="42"/>
        </w:numPr>
        <w:tabs>
          <w:tab w:val="left" w:pos="851"/>
        </w:tabs>
        <w:spacing w:after="0" w:line="240" w:lineRule="auto"/>
        <w:ind w:left="0" w:firstLine="426"/>
        <w:rPr>
          <w:ins w:id="336" w:author="Сергей Бойко" w:date="2020-12-24T14:16:00Z"/>
          <w:rFonts w:eastAsia="Times New Roman" w:cs="Times New Roman"/>
          <w:szCs w:val="24"/>
          <w:lang w:eastAsia="ru-RU"/>
        </w:rPr>
        <w:pPrChange w:id="337" w:author="Сергей Бойко" w:date="2020-12-24T14:39:00Z">
          <w:pPr>
            <w:numPr>
              <w:numId w:val="42"/>
            </w:numPr>
            <w:tabs>
              <w:tab w:val="left" w:pos="851"/>
            </w:tabs>
            <w:spacing w:after="0" w:line="240" w:lineRule="auto"/>
            <w:ind w:left="720" w:firstLine="426"/>
            <w:jc w:val="left"/>
          </w:pPr>
        </w:pPrChange>
      </w:pPr>
      <w:ins w:id="338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Сигнал или уведомление от средств защиты информации (системы антивирусной защиты, системы обнаружения вторжений, системы сбора и анализа журналов событий, системы защиты от утечек, системы фильтрации веб-трафика и т. п.).</w:t>
        </w:r>
      </w:ins>
    </w:p>
    <w:p w14:paraId="62C0F00F" w14:textId="77777777" w:rsidR="004D3676" w:rsidRPr="004D3676" w:rsidRDefault="004D3676">
      <w:pPr>
        <w:numPr>
          <w:ilvl w:val="0"/>
          <w:numId w:val="42"/>
        </w:numPr>
        <w:tabs>
          <w:tab w:val="left" w:pos="851"/>
        </w:tabs>
        <w:spacing w:after="0" w:line="240" w:lineRule="auto"/>
        <w:ind w:left="0" w:firstLine="426"/>
        <w:rPr>
          <w:ins w:id="339" w:author="Сергей Бойко" w:date="2020-12-24T14:16:00Z"/>
          <w:rFonts w:eastAsia="Times New Roman" w:cs="Times New Roman"/>
          <w:szCs w:val="24"/>
          <w:lang w:eastAsia="ru-RU"/>
        </w:rPr>
        <w:pPrChange w:id="340" w:author="Сергей Бойко" w:date="2020-12-24T14:39:00Z">
          <w:pPr>
            <w:numPr>
              <w:numId w:val="42"/>
            </w:numPr>
            <w:tabs>
              <w:tab w:val="left" w:pos="851"/>
            </w:tabs>
            <w:spacing w:after="0" w:line="240" w:lineRule="auto"/>
            <w:ind w:left="720" w:firstLine="426"/>
            <w:jc w:val="left"/>
          </w:pPr>
        </w:pPrChange>
      </w:pPr>
      <w:ins w:id="341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Подозрительные события в системных журналах (большое количество неудачных попыток доступа, работа системы или пользователя в нерабочее время, события ошибок в системе и др.).</w:t>
        </w:r>
      </w:ins>
    </w:p>
    <w:p w14:paraId="1EC64E3C" w14:textId="77777777" w:rsidR="004D3676" w:rsidRPr="004D3676" w:rsidRDefault="004D3676">
      <w:pPr>
        <w:numPr>
          <w:ilvl w:val="0"/>
          <w:numId w:val="42"/>
        </w:numPr>
        <w:tabs>
          <w:tab w:val="left" w:pos="851"/>
        </w:tabs>
        <w:spacing w:after="0" w:line="240" w:lineRule="auto"/>
        <w:ind w:left="0" w:firstLine="426"/>
        <w:rPr>
          <w:ins w:id="342" w:author="Сергей Бойко" w:date="2020-12-24T14:16:00Z"/>
          <w:rFonts w:eastAsia="Times New Roman" w:cs="Times New Roman"/>
          <w:szCs w:val="24"/>
          <w:lang w:eastAsia="ru-RU"/>
        </w:rPr>
        <w:pPrChange w:id="343" w:author="Сергей Бойко" w:date="2020-12-24T14:39:00Z">
          <w:pPr>
            <w:numPr>
              <w:numId w:val="42"/>
            </w:numPr>
            <w:tabs>
              <w:tab w:val="left" w:pos="851"/>
            </w:tabs>
            <w:spacing w:after="0" w:line="240" w:lineRule="auto"/>
            <w:ind w:left="720" w:firstLine="426"/>
            <w:jc w:val="left"/>
          </w:pPr>
        </w:pPrChange>
      </w:pPr>
      <w:ins w:id="344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Недоступность/плохая работа систем и сервисов – объективно необъяснимые задержки в исполнении штатных функций, превышающих штатные значения, недоступность штатных ресурсов и т. п.</w:t>
        </w:r>
      </w:ins>
    </w:p>
    <w:p w14:paraId="38B42505" w14:textId="77777777" w:rsidR="004D3676" w:rsidRPr="004D3676" w:rsidRDefault="004D3676">
      <w:pPr>
        <w:numPr>
          <w:ilvl w:val="0"/>
          <w:numId w:val="42"/>
        </w:numPr>
        <w:tabs>
          <w:tab w:val="left" w:pos="851"/>
        </w:tabs>
        <w:spacing w:after="0" w:line="240" w:lineRule="auto"/>
        <w:ind w:left="0" w:firstLine="426"/>
        <w:rPr>
          <w:ins w:id="345" w:author="Сергей Бойко" w:date="2020-12-24T14:16:00Z"/>
          <w:rFonts w:eastAsia="Times New Roman" w:cs="Times New Roman"/>
          <w:szCs w:val="24"/>
          <w:lang w:eastAsia="ru-RU"/>
        </w:rPr>
        <w:pPrChange w:id="346" w:author="Сергей Бойко" w:date="2020-12-24T14:39:00Z">
          <w:pPr>
            <w:numPr>
              <w:numId w:val="42"/>
            </w:numPr>
            <w:tabs>
              <w:tab w:val="left" w:pos="851"/>
            </w:tabs>
            <w:spacing w:after="0" w:line="240" w:lineRule="auto"/>
            <w:ind w:left="720" w:firstLine="426"/>
            <w:jc w:val="left"/>
          </w:pPr>
        </w:pPrChange>
      </w:pPr>
      <w:ins w:id="347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Резкое увеличение сетевого трафика.</w:t>
        </w:r>
      </w:ins>
    </w:p>
    <w:p w14:paraId="71FD06C2" w14:textId="77777777" w:rsidR="004D3676" w:rsidRPr="004D3676" w:rsidRDefault="004D3676">
      <w:pPr>
        <w:numPr>
          <w:ilvl w:val="0"/>
          <w:numId w:val="42"/>
        </w:numPr>
        <w:tabs>
          <w:tab w:val="left" w:pos="851"/>
        </w:tabs>
        <w:spacing w:after="0" w:line="240" w:lineRule="auto"/>
        <w:ind w:left="0" w:firstLine="426"/>
        <w:rPr>
          <w:ins w:id="348" w:author="Сергей Бойко" w:date="2020-12-24T14:16:00Z"/>
          <w:rFonts w:eastAsia="Times New Roman" w:cs="Times New Roman"/>
          <w:szCs w:val="24"/>
          <w:lang w:eastAsia="ru-RU"/>
        </w:rPr>
        <w:pPrChange w:id="349" w:author="Сергей Бойко" w:date="2020-12-24T14:39:00Z">
          <w:pPr>
            <w:numPr>
              <w:numId w:val="42"/>
            </w:numPr>
            <w:tabs>
              <w:tab w:val="left" w:pos="851"/>
            </w:tabs>
            <w:spacing w:after="0" w:line="240" w:lineRule="auto"/>
            <w:ind w:left="720" w:firstLine="426"/>
            <w:jc w:val="left"/>
          </w:pPr>
        </w:pPrChange>
      </w:pPr>
      <w:ins w:id="350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Появление подозрительных учетных записей.</w:t>
        </w:r>
      </w:ins>
    </w:p>
    <w:p w14:paraId="12F9276E" w14:textId="77777777" w:rsidR="004D3676" w:rsidRPr="004D3676" w:rsidRDefault="004D3676">
      <w:pPr>
        <w:numPr>
          <w:ilvl w:val="0"/>
          <w:numId w:val="42"/>
        </w:numPr>
        <w:tabs>
          <w:tab w:val="left" w:pos="851"/>
        </w:tabs>
        <w:spacing w:after="0" w:line="240" w:lineRule="auto"/>
        <w:ind w:left="0" w:firstLine="426"/>
        <w:rPr>
          <w:ins w:id="351" w:author="Сергей Бойко" w:date="2020-12-24T14:16:00Z"/>
          <w:rFonts w:eastAsia="Times New Roman" w:cs="Times New Roman"/>
          <w:szCs w:val="24"/>
          <w:lang w:eastAsia="ru-RU"/>
        </w:rPr>
        <w:pPrChange w:id="352" w:author="Сергей Бойко" w:date="2020-12-24T14:39:00Z">
          <w:pPr>
            <w:numPr>
              <w:numId w:val="42"/>
            </w:numPr>
            <w:tabs>
              <w:tab w:val="left" w:pos="851"/>
            </w:tabs>
            <w:spacing w:after="0" w:line="240" w:lineRule="auto"/>
            <w:ind w:left="720" w:firstLine="426"/>
            <w:jc w:val="left"/>
          </w:pPr>
        </w:pPrChange>
      </w:pPr>
      <w:ins w:id="353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Бухгалтерские несоответствия.</w:t>
        </w:r>
      </w:ins>
    </w:p>
    <w:p w14:paraId="7B6A709D" w14:textId="77777777" w:rsidR="004D3676" w:rsidRPr="004D3676" w:rsidRDefault="004D3676">
      <w:pPr>
        <w:numPr>
          <w:ilvl w:val="0"/>
          <w:numId w:val="42"/>
        </w:numPr>
        <w:tabs>
          <w:tab w:val="left" w:pos="851"/>
        </w:tabs>
        <w:spacing w:after="0" w:line="240" w:lineRule="auto"/>
        <w:ind w:left="0" w:firstLine="426"/>
        <w:rPr>
          <w:ins w:id="354" w:author="Сергей Бойко" w:date="2020-12-24T14:16:00Z"/>
          <w:rFonts w:eastAsia="Times New Roman" w:cs="Times New Roman"/>
          <w:szCs w:val="24"/>
          <w:lang w:eastAsia="ru-RU"/>
        </w:rPr>
        <w:pPrChange w:id="355" w:author="Сергей Бойко" w:date="2020-12-24T14:39:00Z">
          <w:pPr>
            <w:numPr>
              <w:numId w:val="42"/>
            </w:numPr>
            <w:tabs>
              <w:tab w:val="left" w:pos="851"/>
            </w:tabs>
            <w:spacing w:after="0" w:line="240" w:lineRule="auto"/>
            <w:ind w:left="720" w:firstLine="426"/>
            <w:jc w:val="left"/>
          </w:pPr>
        </w:pPrChange>
      </w:pPr>
      <w:ins w:id="356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Необъяснимое появление незнакомых файлов и программ.</w:t>
        </w:r>
      </w:ins>
    </w:p>
    <w:p w14:paraId="3D6F2614" w14:textId="77777777" w:rsidR="004D3676" w:rsidRPr="004D3676" w:rsidRDefault="004D3676">
      <w:pPr>
        <w:numPr>
          <w:ilvl w:val="0"/>
          <w:numId w:val="42"/>
        </w:numPr>
        <w:tabs>
          <w:tab w:val="left" w:pos="851"/>
        </w:tabs>
        <w:spacing w:after="0" w:line="240" w:lineRule="auto"/>
        <w:ind w:left="0" w:firstLine="426"/>
        <w:rPr>
          <w:ins w:id="357" w:author="Сергей Бойко" w:date="2020-12-24T14:16:00Z"/>
          <w:rFonts w:eastAsia="Times New Roman" w:cs="Times New Roman"/>
          <w:szCs w:val="24"/>
          <w:lang w:eastAsia="ru-RU"/>
        </w:rPr>
        <w:pPrChange w:id="358" w:author="Сергей Бойко" w:date="2020-12-24T14:39:00Z">
          <w:pPr>
            <w:numPr>
              <w:numId w:val="42"/>
            </w:numPr>
            <w:tabs>
              <w:tab w:val="left" w:pos="851"/>
            </w:tabs>
            <w:spacing w:after="0" w:line="240" w:lineRule="auto"/>
            <w:ind w:left="720" w:firstLine="426"/>
            <w:jc w:val="left"/>
          </w:pPr>
        </w:pPrChange>
      </w:pPr>
      <w:ins w:id="359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lastRenderedPageBreak/>
          <w:t>Необъяснимое изменение или удаление данных.</w:t>
        </w:r>
      </w:ins>
    </w:p>
    <w:p w14:paraId="6C14AE98" w14:textId="77777777" w:rsidR="004D3676" w:rsidRPr="004D3676" w:rsidRDefault="004D3676">
      <w:pPr>
        <w:numPr>
          <w:ilvl w:val="0"/>
          <w:numId w:val="42"/>
        </w:numPr>
        <w:tabs>
          <w:tab w:val="left" w:pos="851"/>
        </w:tabs>
        <w:spacing w:after="0" w:line="240" w:lineRule="auto"/>
        <w:ind w:left="0" w:firstLine="426"/>
        <w:rPr>
          <w:ins w:id="360" w:author="Сергей Бойко" w:date="2020-12-24T14:16:00Z"/>
          <w:rFonts w:eastAsia="Times New Roman" w:cs="Times New Roman"/>
          <w:szCs w:val="24"/>
          <w:lang w:eastAsia="ru-RU"/>
        </w:rPr>
        <w:pPrChange w:id="361" w:author="Сергей Бойко" w:date="2020-12-24T14:39:00Z">
          <w:pPr>
            <w:numPr>
              <w:numId w:val="42"/>
            </w:numPr>
            <w:tabs>
              <w:tab w:val="left" w:pos="851"/>
            </w:tabs>
            <w:spacing w:after="0" w:line="240" w:lineRule="auto"/>
            <w:ind w:left="720" w:firstLine="426"/>
            <w:jc w:val="left"/>
          </w:pPr>
        </w:pPrChange>
      </w:pPr>
      <w:ins w:id="362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Модификация или удаление данных (например, начали исчезать файлы).</w:t>
        </w:r>
      </w:ins>
    </w:p>
    <w:p w14:paraId="707AFB8C" w14:textId="77777777" w:rsidR="004D3676" w:rsidRPr="004D3676" w:rsidRDefault="004D3676">
      <w:pPr>
        <w:numPr>
          <w:ilvl w:val="0"/>
          <w:numId w:val="42"/>
        </w:numPr>
        <w:tabs>
          <w:tab w:val="left" w:pos="993"/>
        </w:tabs>
        <w:spacing w:after="0" w:line="240" w:lineRule="auto"/>
        <w:ind w:left="0" w:firstLine="426"/>
        <w:rPr>
          <w:ins w:id="363" w:author="Сергей Бойко" w:date="2020-12-24T14:16:00Z"/>
          <w:rFonts w:eastAsia="Times New Roman" w:cs="Times New Roman"/>
          <w:szCs w:val="24"/>
          <w:lang w:eastAsia="ru-RU"/>
        </w:rPr>
        <w:pPrChange w:id="364" w:author="Сергей Бойко" w:date="2020-12-24T14:39:00Z">
          <w:pPr>
            <w:numPr>
              <w:numId w:val="42"/>
            </w:numPr>
            <w:tabs>
              <w:tab w:val="left" w:pos="993"/>
            </w:tabs>
            <w:spacing w:after="0" w:line="240" w:lineRule="auto"/>
            <w:ind w:left="720" w:firstLine="426"/>
            <w:jc w:val="left"/>
          </w:pPr>
        </w:pPrChange>
      </w:pPr>
      <w:ins w:id="365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Наличие в почтовых ящиках сообщений с неизвестными вложениями либо множества повторяющихся сообщений.</w:t>
        </w:r>
      </w:ins>
    </w:p>
    <w:p w14:paraId="39110D4A" w14:textId="77777777" w:rsidR="004D3676" w:rsidRPr="004D3676" w:rsidRDefault="004D3676">
      <w:pPr>
        <w:numPr>
          <w:ilvl w:val="0"/>
          <w:numId w:val="42"/>
        </w:numPr>
        <w:tabs>
          <w:tab w:val="left" w:pos="993"/>
        </w:tabs>
        <w:spacing w:after="0" w:line="240" w:lineRule="auto"/>
        <w:ind w:left="0" w:firstLine="426"/>
        <w:rPr>
          <w:ins w:id="366" w:author="Сергей Бойко" w:date="2020-12-24T14:16:00Z"/>
          <w:rFonts w:eastAsia="Times New Roman" w:cs="Times New Roman"/>
          <w:szCs w:val="24"/>
          <w:lang w:eastAsia="ru-RU"/>
        </w:rPr>
        <w:pPrChange w:id="367" w:author="Сергей Бойко" w:date="2020-12-24T14:39:00Z">
          <w:pPr>
            <w:numPr>
              <w:numId w:val="42"/>
            </w:numPr>
            <w:tabs>
              <w:tab w:val="left" w:pos="993"/>
            </w:tabs>
            <w:spacing w:after="0" w:line="240" w:lineRule="auto"/>
            <w:ind w:left="720" w:firstLine="426"/>
            <w:jc w:val="left"/>
          </w:pPr>
        </w:pPrChange>
      </w:pPr>
      <w:ins w:id="368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Наличие в журналах систем множественных неудачных попыток авторизации.</w:t>
        </w:r>
      </w:ins>
    </w:p>
    <w:p w14:paraId="5E37AB38" w14:textId="77777777" w:rsidR="004D3676" w:rsidRPr="004D3676" w:rsidRDefault="004D3676">
      <w:pPr>
        <w:numPr>
          <w:ilvl w:val="0"/>
          <w:numId w:val="42"/>
        </w:numPr>
        <w:tabs>
          <w:tab w:val="left" w:pos="993"/>
        </w:tabs>
        <w:spacing w:after="0" w:line="240" w:lineRule="auto"/>
        <w:ind w:left="0" w:firstLine="426"/>
        <w:rPr>
          <w:ins w:id="369" w:author="Сергей Бойко" w:date="2020-12-24T14:16:00Z"/>
          <w:rFonts w:eastAsia="Times New Roman" w:cs="Times New Roman"/>
          <w:szCs w:val="24"/>
          <w:lang w:eastAsia="ru-RU"/>
        </w:rPr>
        <w:pPrChange w:id="370" w:author="Сергей Бойко" w:date="2020-12-24T14:39:00Z">
          <w:pPr>
            <w:numPr>
              <w:numId w:val="42"/>
            </w:numPr>
            <w:tabs>
              <w:tab w:val="left" w:pos="993"/>
            </w:tabs>
            <w:spacing w:after="0" w:line="240" w:lineRule="auto"/>
            <w:ind w:left="720" w:firstLine="426"/>
            <w:jc w:val="left"/>
          </w:pPr>
        </w:pPrChange>
      </w:pPr>
      <w:ins w:id="371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Появление в СМИ конфиденциальной информации (при выявлении фактов размещения в СМИ данной информации).</w:t>
        </w:r>
      </w:ins>
    </w:p>
    <w:p w14:paraId="18B06D4C" w14:textId="77777777" w:rsidR="004D3676" w:rsidRPr="004D3676" w:rsidRDefault="004D3676" w:rsidP="00155037">
      <w:pPr>
        <w:tabs>
          <w:tab w:val="left" w:pos="993"/>
        </w:tabs>
        <w:spacing w:after="0" w:line="240" w:lineRule="auto"/>
        <w:rPr>
          <w:ins w:id="372" w:author="Сергей Бойко" w:date="2020-12-24T14:16:00Z"/>
          <w:rFonts w:eastAsia="Times New Roman" w:cs="Times New Roman"/>
          <w:szCs w:val="24"/>
          <w:lang w:eastAsia="ru-RU"/>
        </w:rPr>
      </w:pPr>
    </w:p>
    <w:p w14:paraId="435DA9F1" w14:textId="77777777" w:rsidR="004D3676" w:rsidRPr="004D3676" w:rsidRDefault="004D3676">
      <w:pPr>
        <w:keepNext/>
        <w:keepLines/>
        <w:spacing w:before="120" w:after="120" w:line="240" w:lineRule="auto"/>
        <w:ind w:left="284"/>
        <w:outlineLvl w:val="1"/>
        <w:rPr>
          <w:ins w:id="373" w:author="Сергей Бойко" w:date="2020-12-24T14:16:00Z"/>
          <w:rFonts w:eastAsia="Times New Roman" w:cs="Times New Roman"/>
          <w:b/>
          <w:sz w:val="28"/>
          <w:szCs w:val="20"/>
          <w:lang w:eastAsia="ru-RU"/>
        </w:rPr>
        <w:pPrChange w:id="374" w:author="Сергей Бойко" w:date="2020-12-24T14:39:00Z">
          <w:pPr>
            <w:keepNext/>
            <w:keepLines/>
            <w:spacing w:before="120" w:after="120" w:line="240" w:lineRule="auto"/>
            <w:ind w:left="284"/>
            <w:jc w:val="left"/>
            <w:outlineLvl w:val="1"/>
          </w:pPr>
        </w:pPrChange>
      </w:pPr>
      <w:bookmarkStart w:id="375" w:name="_Toc194911731"/>
      <w:bookmarkStart w:id="376" w:name="_Toc432491084"/>
      <w:bookmarkStart w:id="377" w:name="_Toc508871626"/>
      <w:ins w:id="378" w:author="Сергей Бойко" w:date="2020-12-24T14:16:00Z">
        <w:r w:rsidRPr="004D3676">
          <w:rPr>
            <w:rFonts w:eastAsia="Times New Roman" w:cs="Times New Roman"/>
            <w:b/>
            <w:sz w:val="28"/>
            <w:szCs w:val="20"/>
            <w:lang w:eastAsia="ru-RU"/>
          </w:rPr>
          <w:t>Обязанности работников по исполнению требований информационной безопасности</w:t>
        </w:r>
        <w:bookmarkEnd w:id="375"/>
        <w:bookmarkEnd w:id="376"/>
        <w:bookmarkEnd w:id="377"/>
      </w:ins>
    </w:p>
    <w:p w14:paraId="7B4D5844" w14:textId="77777777" w:rsidR="004D3676" w:rsidRPr="004D3676" w:rsidRDefault="004D3676">
      <w:pPr>
        <w:numPr>
          <w:ilvl w:val="1"/>
          <w:numId w:val="40"/>
        </w:numPr>
        <w:tabs>
          <w:tab w:val="left" w:pos="851"/>
        </w:tabs>
        <w:spacing w:after="0" w:line="240" w:lineRule="auto"/>
        <w:ind w:left="0" w:firstLine="426"/>
        <w:contextualSpacing/>
        <w:rPr>
          <w:ins w:id="379" w:author="Сергей Бойко" w:date="2020-12-24T14:16:00Z"/>
          <w:rFonts w:eastAsia="Times New Roman" w:cs="Times New Roman"/>
          <w:bCs/>
          <w:szCs w:val="24"/>
          <w:lang w:eastAsia="ru-RU"/>
        </w:rPr>
        <w:pPrChange w:id="380" w:author="Сергей Бойко" w:date="2020-12-24T14:39:00Z">
          <w:pPr>
            <w:numPr>
              <w:ilvl w:val="1"/>
              <w:numId w:val="40"/>
            </w:numPr>
            <w:tabs>
              <w:tab w:val="num" w:pos="792"/>
              <w:tab w:val="left" w:pos="851"/>
            </w:tabs>
            <w:spacing w:after="0" w:line="240" w:lineRule="auto"/>
            <w:ind w:left="792" w:firstLine="426"/>
            <w:contextualSpacing/>
            <w:jc w:val="left"/>
          </w:pPr>
        </w:pPrChange>
      </w:pPr>
      <w:ins w:id="381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Основными причинами нарушения информационной безопасности являются следующие:</w:t>
        </w:r>
      </w:ins>
    </w:p>
    <w:p w14:paraId="6140211C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382" w:author="Сергей Бойко" w:date="2020-12-24T14:16:00Z"/>
          <w:rFonts w:eastAsia="Times New Roman" w:cs="Times New Roman"/>
          <w:szCs w:val="24"/>
          <w:lang w:eastAsia="ru-RU"/>
        </w:rPr>
        <w:pPrChange w:id="383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384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целенаправленные действия злоумышленника;</w:t>
        </w:r>
      </w:ins>
    </w:p>
    <w:p w14:paraId="74432B7A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385" w:author="Сергей Бойко" w:date="2020-12-24T14:16:00Z"/>
          <w:rFonts w:eastAsia="Times New Roman" w:cs="Times New Roman"/>
          <w:szCs w:val="24"/>
          <w:lang w:eastAsia="ru-RU"/>
        </w:rPr>
        <w:pPrChange w:id="386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387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ошибочные настройки оборудования и программного обеспечения;</w:t>
        </w:r>
      </w:ins>
    </w:p>
    <w:p w14:paraId="4FE7CE45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388" w:author="Сергей Бойко" w:date="2020-12-24T14:16:00Z"/>
          <w:rFonts w:eastAsia="Times New Roman" w:cs="Times New Roman"/>
          <w:szCs w:val="24"/>
          <w:lang w:eastAsia="ru-RU"/>
        </w:rPr>
        <w:pPrChange w:id="389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390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неаккуратное исполнение работниками своих должностных обязанностей;</w:t>
        </w:r>
      </w:ins>
    </w:p>
    <w:p w14:paraId="0AE11D16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391" w:author="Сергей Бойко" w:date="2020-12-24T14:16:00Z"/>
          <w:rFonts w:eastAsia="Times New Roman" w:cs="Times New Roman"/>
          <w:szCs w:val="24"/>
          <w:lang w:eastAsia="ru-RU"/>
        </w:rPr>
        <w:pPrChange w:id="392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393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непреднамеренное нарушение информационной безопасности в результате непродуманных действий работника.</w:t>
        </w:r>
      </w:ins>
    </w:p>
    <w:p w14:paraId="79259DAB" w14:textId="77777777" w:rsidR="004D3676" w:rsidRPr="004D3676" w:rsidRDefault="004D3676">
      <w:pPr>
        <w:numPr>
          <w:ilvl w:val="1"/>
          <w:numId w:val="40"/>
        </w:numPr>
        <w:tabs>
          <w:tab w:val="left" w:pos="851"/>
        </w:tabs>
        <w:spacing w:after="0" w:line="240" w:lineRule="auto"/>
        <w:ind w:left="0" w:firstLine="426"/>
        <w:contextualSpacing/>
        <w:rPr>
          <w:ins w:id="394" w:author="Сергей Бойко" w:date="2020-12-24T14:16:00Z"/>
          <w:rFonts w:eastAsia="Times New Roman" w:cs="Times New Roman"/>
          <w:bCs/>
          <w:szCs w:val="24"/>
          <w:lang w:eastAsia="ru-RU"/>
        </w:rPr>
        <w:pPrChange w:id="395" w:author="Сергей Бойко" w:date="2020-12-24T14:39:00Z">
          <w:pPr>
            <w:numPr>
              <w:ilvl w:val="1"/>
              <w:numId w:val="40"/>
            </w:numPr>
            <w:tabs>
              <w:tab w:val="num" w:pos="792"/>
              <w:tab w:val="left" w:pos="851"/>
            </w:tabs>
            <w:spacing w:after="0" w:line="240" w:lineRule="auto"/>
            <w:ind w:left="792" w:firstLine="426"/>
            <w:contextualSpacing/>
            <w:jc w:val="left"/>
          </w:pPr>
        </w:pPrChange>
      </w:pPr>
      <w:ins w:id="396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Данный документ накладывает на каждого работника Компании обязанности по соблюдению требований информационной безопасности, дополнительные к его основным трудовым обязанностям, с целью уменьшения вероятности нарушений информационной безопасности в результате непродуманных действий.</w:t>
        </w:r>
      </w:ins>
    </w:p>
    <w:p w14:paraId="331EB0AB" w14:textId="77777777" w:rsidR="004D3676" w:rsidRPr="004D3676" w:rsidRDefault="004D3676">
      <w:pPr>
        <w:numPr>
          <w:ilvl w:val="1"/>
          <w:numId w:val="40"/>
        </w:numPr>
        <w:tabs>
          <w:tab w:val="left" w:pos="851"/>
        </w:tabs>
        <w:spacing w:after="0" w:line="240" w:lineRule="auto"/>
        <w:ind w:left="0" w:firstLine="426"/>
        <w:contextualSpacing/>
        <w:rPr>
          <w:ins w:id="397" w:author="Сергей Бойко" w:date="2020-12-24T14:16:00Z"/>
          <w:rFonts w:eastAsia="Times New Roman" w:cs="Times New Roman"/>
          <w:bCs/>
          <w:szCs w:val="24"/>
          <w:lang w:eastAsia="ru-RU"/>
        </w:rPr>
        <w:pPrChange w:id="398" w:author="Сергей Бойко" w:date="2020-12-24T14:39:00Z">
          <w:pPr>
            <w:numPr>
              <w:ilvl w:val="1"/>
              <w:numId w:val="40"/>
            </w:numPr>
            <w:tabs>
              <w:tab w:val="num" w:pos="792"/>
              <w:tab w:val="left" w:pos="851"/>
            </w:tabs>
            <w:spacing w:after="0" w:line="240" w:lineRule="auto"/>
            <w:ind w:left="792" w:firstLine="426"/>
            <w:contextualSpacing/>
            <w:jc w:val="left"/>
          </w:pPr>
        </w:pPrChange>
      </w:pPr>
      <w:ins w:id="399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В целях предотвращения угрозы получения несанкционированного доступа каждый работник обязан:</w:t>
        </w:r>
      </w:ins>
    </w:p>
    <w:p w14:paraId="3B6C5A3A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00" w:author="Сергей Бойко" w:date="2020-12-24T14:16:00Z"/>
          <w:rFonts w:eastAsia="Times New Roman" w:cs="Times New Roman"/>
          <w:szCs w:val="24"/>
          <w:lang w:eastAsia="ru-RU"/>
        </w:rPr>
        <w:pPrChange w:id="401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02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собственноручно формировать личный пароль для доступа к выделенным ему ресурсам;</w:t>
        </w:r>
      </w:ins>
    </w:p>
    <w:p w14:paraId="46CE2F33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03" w:author="Сергей Бойко" w:date="2020-12-24T14:16:00Z"/>
          <w:rFonts w:eastAsia="Times New Roman" w:cs="Times New Roman"/>
          <w:szCs w:val="24"/>
          <w:lang w:eastAsia="ru-RU"/>
        </w:rPr>
        <w:pPrChange w:id="404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05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 сообщать свои пароли, никому и ни при каких обстоятельствах;</w:t>
        </w:r>
      </w:ins>
    </w:p>
    <w:p w14:paraId="6EF57FFB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06" w:author="Сергей Бойко" w:date="2020-12-24T14:16:00Z"/>
          <w:rFonts w:eastAsia="Times New Roman" w:cs="Times New Roman"/>
          <w:szCs w:val="24"/>
          <w:lang w:eastAsia="ru-RU"/>
        </w:rPr>
        <w:pPrChange w:id="407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08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формировать пароль, соблюдая принятые в Компании правила достаточной сложности пароля;</w:t>
        </w:r>
      </w:ins>
    </w:p>
    <w:p w14:paraId="5B3BB2D3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09" w:author="Сергей Бойко" w:date="2020-12-24T14:16:00Z"/>
          <w:rFonts w:eastAsia="Times New Roman" w:cs="Times New Roman"/>
          <w:szCs w:val="24"/>
          <w:lang w:eastAsia="ru-RU"/>
        </w:rPr>
        <w:pPrChange w:id="410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11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менять пароль с принятой в Компании периодичностью;</w:t>
        </w:r>
      </w:ins>
    </w:p>
    <w:p w14:paraId="1C481F32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12" w:author="Сергей Бойко" w:date="2020-12-24T14:16:00Z"/>
          <w:rFonts w:eastAsia="Times New Roman" w:cs="Times New Roman"/>
          <w:szCs w:val="24"/>
          <w:lang w:eastAsia="ru-RU"/>
        </w:rPr>
        <w:pPrChange w:id="413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14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 оставлять без присмотра сессии, открытые под своей учетной записью;</w:t>
        </w:r>
      </w:ins>
    </w:p>
    <w:p w14:paraId="15E19323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15" w:author="Сергей Бойко" w:date="2020-12-24T14:16:00Z"/>
          <w:rFonts w:eastAsia="Times New Roman" w:cs="Times New Roman"/>
          <w:szCs w:val="24"/>
          <w:lang w:eastAsia="ru-RU"/>
        </w:rPr>
        <w:pPrChange w:id="416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17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 разрешать третьим лицам работать под своей учетной записью;</w:t>
        </w:r>
      </w:ins>
    </w:p>
    <w:p w14:paraId="09D6749E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18" w:author="Сергей Бойко" w:date="2020-12-24T14:16:00Z"/>
          <w:rFonts w:eastAsia="Times New Roman" w:cs="Times New Roman"/>
          <w:szCs w:val="24"/>
          <w:lang w:eastAsia="ru-RU"/>
        </w:rPr>
        <w:pPrChange w:id="419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20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 подключать самому и не позволять третьим лицам подключать к корпоративной сети любые устройства, если это не входит в его трудовые обязанности;</w:t>
        </w:r>
      </w:ins>
    </w:p>
    <w:p w14:paraId="03448F25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21" w:author="Сергей Бойко" w:date="2020-12-24T14:16:00Z"/>
          <w:rFonts w:eastAsia="Times New Roman" w:cs="Times New Roman"/>
          <w:szCs w:val="24"/>
          <w:lang w:eastAsia="ru-RU"/>
        </w:rPr>
        <w:pPrChange w:id="422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23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 оставлять без присмотра личные средства доступа в помещения, не позволять никому их использовать и не сообщать никому коды для входа в помещения.</w:t>
        </w:r>
      </w:ins>
    </w:p>
    <w:p w14:paraId="78342553" w14:textId="77777777" w:rsidR="004D3676" w:rsidRPr="004D3676" w:rsidRDefault="004D3676">
      <w:pPr>
        <w:numPr>
          <w:ilvl w:val="1"/>
          <w:numId w:val="40"/>
        </w:numPr>
        <w:tabs>
          <w:tab w:val="left" w:pos="851"/>
        </w:tabs>
        <w:spacing w:after="0" w:line="240" w:lineRule="auto"/>
        <w:ind w:left="0" w:firstLine="426"/>
        <w:contextualSpacing/>
        <w:rPr>
          <w:ins w:id="424" w:author="Сергей Бойко" w:date="2020-12-24T14:16:00Z"/>
          <w:rFonts w:eastAsia="Times New Roman" w:cs="Times New Roman"/>
          <w:bCs/>
          <w:szCs w:val="24"/>
          <w:lang w:eastAsia="ru-RU"/>
        </w:rPr>
        <w:pPrChange w:id="425" w:author="Сергей Бойко" w:date="2020-12-24T14:39:00Z">
          <w:pPr>
            <w:numPr>
              <w:ilvl w:val="1"/>
              <w:numId w:val="40"/>
            </w:numPr>
            <w:tabs>
              <w:tab w:val="num" w:pos="792"/>
              <w:tab w:val="left" w:pos="851"/>
            </w:tabs>
            <w:spacing w:after="0" w:line="240" w:lineRule="auto"/>
            <w:ind w:left="792" w:firstLine="426"/>
            <w:contextualSpacing/>
            <w:jc w:val="left"/>
          </w:pPr>
        </w:pPrChange>
      </w:pPr>
      <w:ins w:id="426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В целях предотвращения угрозы порчи или уничтожения объекта информационной безопасности каждый работник обязан:</w:t>
        </w:r>
      </w:ins>
    </w:p>
    <w:p w14:paraId="0388EBC7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27" w:author="Сергей Бойко" w:date="2020-12-24T14:16:00Z"/>
          <w:rFonts w:eastAsia="Times New Roman" w:cs="Times New Roman"/>
          <w:szCs w:val="24"/>
          <w:lang w:eastAsia="ru-RU"/>
        </w:rPr>
        <w:pPrChange w:id="428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29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использовать информационные массивы, к которым он имеет доступ, только в рамках исполнения трудовых обязанностей;</w:t>
        </w:r>
      </w:ins>
    </w:p>
    <w:p w14:paraId="36C9D6D5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30" w:author="Сергей Бойко" w:date="2020-12-24T14:16:00Z"/>
          <w:rFonts w:eastAsia="Times New Roman" w:cs="Times New Roman"/>
          <w:szCs w:val="24"/>
          <w:lang w:eastAsia="ru-RU"/>
        </w:rPr>
        <w:pPrChange w:id="431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32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 выполнять реконфигурацию устройств, средств вычислительной техники и установленного программного обеспечения, если это не входит в его трудовые обязанности;</w:t>
        </w:r>
      </w:ins>
    </w:p>
    <w:p w14:paraId="7843834A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33" w:author="Сергей Бойко" w:date="2020-12-24T14:16:00Z"/>
          <w:rFonts w:eastAsia="Times New Roman" w:cs="Times New Roman"/>
          <w:szCs w:val="24"/>
          <w:lang w:eastAsia="ru-RU"/>
        </w:rPr>
        <w:pPrChange w:id="434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35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 устанавливать на средства вычислительной техники программное обеспечение, если это не входит в его трудовые обязанности;</w:t>
        </w:r>
      </w:ins>
    </w:p>
    <w:p w14:paraId="5110ACE3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36" w:author="Сергей Бойко" w:date="2020-12-24T14:16:00Z"/>
          <w:rFonts w:eastAsia="Times New Roman" w:cs="Times New Roman"/>
          <w:szCs w:val="24"/>
          <w:lang w:eastAsia="ru-RU"/>
        </w:rPr>
        <w:pPrChange w:id="437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38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 подключать к корпоративной сети любые устройства, если это не входит в его трудовые обязанности.</w:t>
        </w:r>
      </w:ins>
    </w:p>
    <w:p w14:paraId="07C555D0" w14:textId="77777777" w:rsidR="004D3676" w:rsidRPr="004D3676" w:rsidRDefault="004D3676">
      <w:pPr>
        <w:numPr>
          <w:ilvl w:val="1"/>
          <w:numId w:val="40"/>
        </w:numPr>
        <w:tabs>
          <w:tab w:val="left" w:pos="851"/>
        </w:tabs>
        <w:spacing w:after="0" w:line="240" w:lineRule="auto"/>
        <w:ind w:left="0" w:firstLine="426"/>
        <w:contextualSpacing/>
        <w:rPr>
          <w:ins w:id="439" w:author="Сергей Бойко" w:date="2020-12-24T14:16:00Z"/>
          <w:rFonts w:eastAsia="Times New Roman" w:cs="Times New Roman"/>
          <w:bCs/>
          <w:szCs w:val="24"/>
          <w:lang w:eastAsia="ru-RU"/>
        </w:rPr>
        <w:pPrChange w:id="440" w:author="Сергей Бойко" w:date="2020-12-24T14:39:00Z">
          <w:pPr>
            <w:numPr>
              <w:ilvl w:val="1"/>
              <w:numId w:val="40"/>
            </w:numPr>
            <w:tabs>
              <w:tab w:val="num" w:pos="792"/>
              <w:tab w:val="left" w:pos="851"/>
            </w:tabs>
            <w:spacing w:after="0" w:line="240" w:lineRule="auto"/>
            <w:ind w:left="792" w:firstLine="426"/>
            <w:contextualSpacing/>
            <w:jc w:val="left"/>
          </w:pPr>
        </w:pPrChange>
      </w:pPr>
      <w:ins w:id="441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В целях предотвращения угрозы прекращения легального доступа каждый работник обязан:</w:t>
        </w:r>
      </w:ins>
    </w:p>
    <w:p w14:paraId="3879BBC5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42" w:author="Сергей Бойко" w:date="2020-12-24T14:16:00Z"/>
          <w:rFonts w:eastAsia="Times New Roman" w:cs="Times New Roman"/>
          <w:szCs w:val="24"/>
          <w:lang w:eastAsia="ru-RU"/>
        </w:rPr>
        <w:pPrChange w:id="443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44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lastRenderedPageBreak/>
          <w:t>не отключать подсоединенных к оборудованию или средствам вычислительной техники интерфейсов, если это не входит в его трудовые обязанности;</w:t>
        </w:r>
      </w:ins>
    </w:p>
    <w:p w14:paraId="312538AD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45" w:author="Сергей Бойко" w:date="2020-12-24T14:16:00Z"/>
          <w:rFonts w:eastAsia="Times New Roman" w:cs="Times New Roman"/>
          <w:szCs w:val="24"/>
          <w:lang w:eastAsia="ru-RU"/>
        </w:rPr>
        <w:pPrChange w:id="446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47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 подключать бытовых электроприборов к сети питания, предназначенной для подключения средств вычислительной техники.</w:t>
        </w:r>
      </w:ins>
    </w:p>
    <w:p w14:paraId="7BFC22F4" w14:textId="77777777" w:rsidR="004D3676" w:rsidRPr="004D3676" w:rsidRDefault="004D3676">
      <w:pPr>
        <w:numPr>
          <w:ilvl w:val="1"/>
          <w:numId w:val="40"/>
        </w:numPr>
        <w:tabs>
          <w:tab w:val="left" w:pos="851"/>
        </w:tabs>
        <w:spacing w:after="0" w:line="240" w:lineRule="auto"/>
        <w:ind w:left="0" w:firstLine="426"/>
        <w:contextualSpacing/>
        <w:rPr>
          <w:ins w:id="448" w:author="Сергей Бойко" w:date="2020-12-24T14:16:00Z"/>
          <w:rFonts w:eastAsia="Times New Roman" w:cs="Times New Roman"/>
          <w:bCs/>
          <w:szCs w:val="24"/>
          <w:lang w:eastAsia="ru-RU"/>
        </w:rPr>
        <w:pPrChange w:id="449" w:author="Сергей Бойко" w:date="2020-12-24T14:39:00Z">
          <w:pPr>
            <w:numPr>
              <w:ilvl w:val="1"/>
              <w:numId w:val="40"/>
            </w:numPr>
            <w:tabs>
              <w:tab w:val="num" w:pos="792"/>
              <w:tab w:val="left" w:pos="851"/>
            </w:tabs>
            <w:spacing w:after="0" w:line="240" w:lineRule="auto"/>
            <w:ind w:left="792" w:firstLine="426"/>
            <w:contextualSpacing/>
            <w:jc w:val="left"/>
          </w:pPr>
        </w:pPrChange>
      </w:pPr>
      <w:ins w:id="450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В целях предотвращения угрозы распространения конфиденциальной информации каждый работник обязан:</w:t>
        </w:r>
      </w:ins>
    </w:p>
    <w:p w14:paraId="12D5F03E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51" w:author="Сергей Бойко" w:date="2020-12-24T14:16:00Z"/>
          <w:rFonts w:eastAsia="Times New Roman" w:cs="Times New Roman"/>
          <w:szCs w:val="24"/>
          <w:lang w:eastAsia="ru-RU"/>
        </w:rPr>
        <w:pPrChange w:id="452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proofErr w:type="gramStart"/>
      <w:ins w:id="453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 оставлять без присмотра документы на столах и не держать их в открытом виде сверх необходимого для исполнения своих обязанностей;</w:t>
        </w:r>
        <w:proofErr w:type="gramEnd"/>
      </w:ins>
    </w:p>
    <w:p w14:paraId="346E28E8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54" w:author="Сергей Бойко" w:date="2020-12-24T14:16:00Z"/>
          <w:rFonts w:eastAsia="Times New Roman" w:cs="Times New Roman"/>
          <w:szCs w:val="24"/>
          <w:lang w:eastAsia="ru-RU"/>
        </w:rPr>
        <w:pPrChange w:id="455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proofErr w:type="gramStart"/>
      <w:ins w:id="456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 оставлять без присмотра документы, открытые на экране монитора и не держать их в открытом виде сверх необходимого для исполнения своих обязанностей;</w:t>
        </w:r>
        <w:proofErr w:type="gramEnd"/>
      </w:ins>
    </w:p>
    <w:p w14:paraId="01241078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57" w:author="Сергей Бойко" w:date="2020-12-24T14:16:00Z"/>
          <w:rFonts w:eastAsia="Times New Roman" w:cs="Times New Roman"/>
          <w:szCs w:val="24"/>
          <w:lang w:eastAsia="ru-RU"/>
        </w:rPr>
        <w:pPrChange w:id="458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59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по возможности не записывать пароли на бумажные или электронные носители, а в случае записи хранить пароль в зашифрованном виде в недоступном третьим лицам месте;</w:t>
        </w:r>
      </w:ins>
    </w:p>
    <w:p w14:paraId="5F988A4F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60" w:author="Сергей Бойко" w:date="2020-12-24T14:16:00Z"/>
          <w:rFonts w:eastAsia="Times New Roman" w:cs="Times New Roman"/>
          <w:szCs w:val="24"/>
          <w:lang w:eastAsia="ru-RU"/>
        </w:rPr>
        <w:pPrChange w:id="461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62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использовать конфиденциальную информацию в устной форме только на специально организованных собраниях в специально отведенных помещениях;</w:t>
        </w:r>
      </w:ins>
    </w:p>
    <w:p w14:paraId="79FED3CF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63" w:author="Сергей Бойко" w:date="2020-12-24T14:16:00Z"/>
          <w:rFonts w:eastAsia="Times New Roman" w:cs="Times New Roman"/>
          <w:szCs w:val="24"/>
          <w:lang w:eastAsia="ru-RU"/>
        </w:rPr>
        <w:pPrChange w:id="464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65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пересылать конфиденциальную информацию по электронной почте только в зашифрованном виде или в файлах, закрытых паролями;</w:t>
        </w:r>
      </w:ins>
    </w:p>
    <w:p w14:paraId="4010B312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66" w:author="Сергей Бойко" w:date="2020-12-24T14:16:00Z"/>
          <w:rFonts w:eastAsia="Times New Roman" w:cs="Times New Roman"/>
          <w:szCs w:val="24"/>
          <w:lang w:eastAsia="ru-RU"/>
        </w:rPr>
        <w:pPrChange w:id="467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68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пересылать конфиденциальную информацию по электронной почте только на адреса, корректность которых уже подтверждена владельцем;</w:t>
        </w:r>
      </w:ins>
    </w:p>
    <w:p w14:paraId="5BB29194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69" w:author="Сергей Бойко" w:date="2020-12-24T14:16:00Z"/>
          <w:rFonts w:eastAsia="Times New Roman" w:cs="Times New Roman"/>
          <w:szCs w:val="24"/>
          <w:lang w:eastAsia="ru-RU"/>
        </w:rPr>
        <w:pPrChange w:id="470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71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использовать для рассылки конфиденциальной информации только списки рассылки, созданные специально под данную рассылку;</w:t>
        </w:r>
      </w:ins>
    </w:p>
    <w:p w14:paraId="6C87C503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72" w:author="Сергей Бойко" w:date="2020-12-24T14:16:00Z"/>
          <w:rFonts w:eastAsia="Times New Roman" w:cs="Times New Roman"/>
          <w:szCs w:val="24"/>
          <w:lang w:eastAsia="ru-RU"/>
        </w:rPr>
        <w:pPrChange w:id="473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74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размещать конфиденциальную информацию исключительно на сетевых ресурсах, отведенных под данную информацию;</w:t>
        </w:r>
      </w:ins>
    </w:p>
    <w:p w14:paraId="2F9DF3A9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75" w:author="Сергей Бойко" w:date="2020-12-24T14:16:00Z"/>
          <w:rFonts w:eastAsia="Times New Roman" w:cs="Times New Roman"/>
          <w:szCs w:val="24"/>
          <w:lang w:eastAsia="ru-RU"/>
        </w:rPr>
        <w:pPrChange w:id="476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77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 оставлять конфиденциальную информацию по окончании рабочего дня на носителях рабочей станции, если это не предусмотрено исполнением трудовых обязанностей;</w:t>
        </w:r>
      </w:ins>
    </w:p>
    <w:p w14:paraId="59995FB4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78" w:author="Сергей Бойко" w:date="2020-12-24T14:16:00Z"/>
          <w:rFonts w:eastAsia="Times New Roman" w:cs="Times New Roman"/>
          <w:szCs w:val="24"/>
          <w:lang w:eastAsia="ru-RU"/>
        </w:rPr>
        <w:pPrChange w:id="479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80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 xml:space="preserve">при необходимости размещать конфиденциальную информацию на рабочей станции шифровать ее или закрывать дополнительным паролем на доступ; </w:t>
        </w:r>
      </w:ins>
    </w:p>
    <w:p w14:paraId="6BF956E7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81" w:author="Сергей Бойко" w:date="2020-12-24T14:16:00Z"/>
          <w:rFonts w:eastAsia="Times New Roman" w:cs="Times New Roman"/>
          <w:szCs w:val="24"/>
          <w:lang w:eastAsia="ru-RU"/>
        </w:rPr>
        <w:pPrChange w:id="482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83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не раскрывать содержимое, расположение и способы доступа к конфиденциальной информации лицам, не участвующим в соответствующем бизнес-процессе.</w:t>
        </w:r>
      </w:ins>
    </w:p>
    <w:p w14:paraId="5787C5F1" w14:textId="77777777" w:rsidR="004D3676" w:rsidRPr="004D3676" w:rsidRDefault="004D3676">
      <w:pPr>
        <w:numPr>
          <w:ilvl w:val="1"/>
          <w:numId w:val="40"/>
        </w:numPr>
        <w:tabs>
          <w:tab w:val="left" w:pos="851"/>
        </w:tabs>
        <w:spacing w:after="0" w:line="240" w:lineRule="auto"/>
        <w:ind w:left="0" w:firstLine="426"/>
        <w:contextualSpacing/>
        <w:rPr>
          <w:ins w:id="484" w:author="Сергей Бойко" w:date="2020-12-24T14:16:00Z"/>
          <w:rFonts w:eastAsia="Times New Roman" w:cs="Times New Roman"/>
          <w:bCs/>
          <w:szCs w:val="24"/>
          <w:lang w:eastAsia="ru-RU"/>
        </w:rPr>
        <w:pPrChange w:id="485" w:author="Сергей Бойко" w:date="2020-12-24T14:39:00Z">
          <w:pPr>
            <w:numPr>
              <w:ilvl w:val="1"/>
              <w:numId w:val="40"/>
            </w:numPr>
            <w:tabs>
              <w:tab w:val="num" w:pos="792"/>
              <w:tab w:val="left" w:pos="851"/>
            </w:tabs>
            <w:spacing w:after="0" w:line="240" w:lineRule="auto"/>
            <w:ind w:left="792" w:firstLine="426"/>
            <w:contextualSpacing/>
            <w:jc w:val="left"/>
          </w:pPr>
        </w:pPrChange>
      </w:pPr>
      <w:ins w:id="486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 xml:space="preserve">В целях предотвращения угрозы искажения </w:t>
        </w:r>
        <w:proofErr w:type="gramStart"/>
        <w:r w:rsidRPr="004D3676">
          <w:rPr>
            <w:rFonts w:eastAsia="Times New Roman" w:cs="Times New Roman"/>
            <w:bCs/>
            <w:szCs w:val="24"/>
            <w:lang w:eastAsia="ru-RU"/>
          </w:rPr>
          <w:t>бизнес-информации</w:t>
        </w:r>
        <w:proofErr w:type="gramEnd"/>
        <w:r w:rsidRPr="004D3676">
          <w:rPr>
            <w:rFonts w:eastAsia="Times New Roman" w:cs="Times New Roman"/>
            <w:bCs/>
            <w:szCs w:val="24"/>
            <w:lang w:eastAsia="ru-RU"/>
          </w:rPr>
          <w:t xml:space="preserve"> каждый работник обязан:</w:t>
        </w:r>
      </w:ins>
    </w:p>
    <w:p w14:paraId="0EC1894B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87" w:author="Сергей Бойко" w:date="2020-12-24T14:16:00Z"/>
          <w:rFonts w:eastAsia="Times New Roman" w:cs="Times New Roman"/>
          <w:szCs w:val="24"/>
          <w:lang w:eastAsia="ru-RU"/>
        </w:rPr>
        <w:pPrChange w:id="488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89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выделять и авторизовать любые правки, вносимые им в рабочие документы;</w:t>
        </w:r>
      </w:ins>
    </w:p>
    <w:p w14:paraId="31BCB473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90" w:author="Сергей Бойко" w:date="2020-12-24T14:16:00Z"/>
          <w:rFonts w:eastAsia="Times New Roman" w:cs="Times New Roman"/>
          <w:szCs w:val="24"/>
          <w:lang w:eastAsia="ru-RU"/>
        </w:rPr>
        <w:pPrChange w:id="491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92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использовать средства подтверждения доставки пересылаемых документов до адресата;</w:t>
        </w:r>
      </w:ins>
    </w:p>
    <w:p w14:paraId="2F636E14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93" w:author="Сергей Бойко" w:date="2020-12-24T14:16:00Z"/>
          <w:rFonts w:eastAsia="Times New Roman" w:cs="Times New Roman"/>
          <w:szCs w:val="24"/>
          <w:lang w:eastAsia="ru-RU"/>
        </w:rPr>
        <w:pPrChange w:id="494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95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руководствоваться только последними версиями документов;</w:t>
        </w:r>
      </w:ins>
    </w:p>
    <w:p w14:paraId="1482C7FD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496" w:author="Сергей Бойко" w:date="2020-12-24T14:16:00Z"/>
          <w:rFonts w:eastAsia="Times New Roman" w:cs="Times New Roman"/>
          <w:szCs w:val="24"/>
          <w:lang w:eastAsia="ru-RU"/>
        </w:rPr>
        <w:pPrChange w:id="497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498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 xml:space="preserve">рассылать документы только от своего имени, если </w:t>
        </w:r>
        <w:proofErr w:type="gramStart"/>
        <w:r w:rsidRPr="004D3676">
          <w:rPr>
            <w:rFonts w:eastAsia="Times New Roman" w:cs="Times New Roman"/>
            <w:szCs w:val="24"/>
            <w:lang w:eastAsia="ru-RU"/>
          </w:rPr>
          <w:t>другое</w:t>
        </w:r>
        <w:proofErr w:type="gramEnd"/>
        <w:r w:rsidRPr="004D3676">
          <w:rPr>
            <w:rFonts w:eastAsia="Times New Roman" w:cs="Times New Roman"/>
            <w:szCs w:val="24"/>
            <w:lang w:eastAsia="ru-RU"/>
          </w:rPr>
          <w:t xml:space="preserve"> не входит в его трудовые обязанности.</w:t>
        </w:r>
      </w:ins>
    </w:p>
    <w:p w14:paraId="783EFCC3" w14:textId="77777777" w:rsidR="004D3676" w:rsidRPr="004D3676" w:rsidRDefault="004D3676">
      <w:pPr>
        <w:numPr>
          <w:ilvl w:val="1"/>
          <w:numId w:val="40"/>
        </w:numPr>
        <w:tabs>
          <w:tab w:val="left" w:pos="851"/>
        </w:tabs>
        <w:spacing w:after="0" w:line="240" w:lineRule="auto"/>
        <w:ind w:left="0" w:firstLine="426"/>
        <w:contextualSpacing/>
        <w:rPr>
          <w:ins w:id="499" w:author="Сергей Бойко" w:date="2020-12-24T14:16:00Z"/>
          <w:rFonts w:eastAsia="Times New Roman" w:cs="Times New Roman"/>
          <w:bCs/>
          <w:szCs w:val="24"/>
          <w:lang w:eastAsia="ru-RU"/>
        </w:rPr>
        <w:pPrChange w:id="500" w:author="Сергей Бойко" w:date="2020-12-24T14:39:00Z">
          <w:pPr>
            <w:numPr>
              <w:ilvl w:val="1"/>
              <w:numId w:val="40"/>
            </w:numPr>
            <w:tabs>
              <w:tab w:val="num" w:pos="792"/>
              <w:tab w:val="left" w:pos="851"/>
            </w:tabs>
            <w:spacing w:after="0" w:line="240" w:lineRule="auto"/>
            <w:ind w:left="792" w:firstLine="426"/>
            <w:contextualSpacing/>
            <w:jc w:val="left"/>
          </w:pPr>
        </w:pPrChange>
      </w:pPr>
      <w:ins w:id="501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В целях предотвращения угрозы распространения чувствительных для бизнеса и репутации сведений каждый работник обязан:</w:t>
        </w:r>
      </w:ins>
    </w:p>
    <w:p w14:paraId="2373CC76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502" w:author="Сергей Бойко" w:date="2020-12-24T14:16:00Z"/>
          <w:rFonts w:eastAsia="Times New Roman" w:cs="Times New Roman"/>
          <w:szCs w:val="24"/>
          <w:lang w:eastAsia="ru-RU"/>
        </w:rPr>
        <w:pPrChange w:id="503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504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использовать любые легально полученные о Компании сведения только с конкретной целью, ради которой данные сведения были получены;</w:t>
        </w:r>
      </w:ins>
    </w:p>
    <w:p w14:paraId="2C779C04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505" w:author="Сергей Бойко" w:date="2020-12-24T14:16:00Z"/>
          <w:rFonts w:eastAsia="Times New Roman" w:cs="Times New Roman"/>
          <w:szCs w:val="24"/>
          <w:lang w:eastAsia="ru-RU"/>
        </w:rPr>
        <w:pPrChange w:id="506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507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никогда и ни с какой целью не использовать сведений о Компании, полученных нелегальным или сомнительным путем, а также случайно.</w:t>
        </w:r>
      </w:ins>
    </w:p>
    <w:p w14:paraId="03A9146E" w14:textId="77777777" w:rsidR="004D3676" w:rsidRPr="004D3676" w:rsidRDefault="004D3676">
      <w:pPr>
        <w:numPr>
          <w:ilvl w:val="1"/>
          <w:numId w:val="40"/>
        </w:numPr>
        <w:tabs>
          <w:tab w:val="left" w:pos="851"/>
        </w:tabs>
        <w:spacing w:after="0" w:line="240" w:lineRule="auto"/>
        <w:ind w:left="0" w:firstLine="426"/>
        <w:contextualSpacing/>
        <w:rPr>
          <w:ins w:id="508" w:author="Сергей Бойко" w:date="2020-12-24T14:16:00Z"/>
          <w:rFonts w:eastAsia="Times New Roman" w:cs="Times New Roman"/>
          <w:bCs/>
          <w:szCs w:val="24"/>
          <w:lang w:eastAsia="ru-RU"/>
        </w:rPr>
        <w:pPrChange w:id="509" w:author="Сергей Бойко" w:date="2020-12-24T14:39:00Z">
          <w:pPr>
            <w:numPr>
              <w:ilvl w:val="1"/>
              <w:numId w:val="40"/>
            </w:numPr>
            <w:tabs>
              <w:tab w:val="num" w:pos="792"/>
              <w:tab w:val="left" w:pos="851"/>
            </w:tabs>
            <w:spacing w:after="0" w:line="240" w:lineRule="auto"/>
            <w:ind w:left="792" w:firstLine="426"/>
            <w:contextualSpacing/>
            <w:jc w:val="left"/>
          </w:pPr>
        </w:pPrChange>
      </w:pPr>
      <w:ins w:id="510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В целях предотвращения угрозы нарушения действующих документов по информационной безопасности каждый работник обязан:</w:t>
        </w:r>
      </w:ins>
    </w:p>
    <w:p w14:paraId="088184AD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511" w:author="Сергей Бойко" w:date="2020-12-24T14:16:00Z"/>
          <w:rFonts w:eastAsia="Times New Roman" w:cs="Times New Roman"/>
          <w:szCs w:val="24"/>
          <w:lang w:eastAsia="ru-RU"/>
        </w:rPr>
        <w:pPrChange w:id="512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513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знать и аккуратно соблюдать требования информационной безопасности, предъявляемые ему согласно регламентам;</w:t>
        </w:r>
      </w:ins>
    </w:p>
    <w:p w14:paraId="6BCB839D" w14:textId="77777777" w:rsidR="004D3676" w:rsidRPr="004D3676" w:rsidRDefault="004D3676">
      <w:pPr>
        <w:numPr>
          <w:ilvl w:val="0"/>
          <w:numId w:val="50"/>
        </w:numPr>
        <w:spacing w:after="0" w:line="240" w:lineRule="auto"/>
        <w:ind w:left="0" w:firstLine="426"/>
        <w:rPr>
          <w:ins w:id="514" w:author="Сергей Бойко" w:date="2020-12-24T14:16:00Z"/>
          <w:rFonts w:eastAsia="Times New Roman" w:cs="Times New Roman"/>
          <w:szCs w:val="24"/>
          <w:lang w:eastAsia="ru-RU"/>
        </w:rPr>
        <w:pPrChange w:id="515" w:author="Сергей Бойко" w:date="2020-12-24T14:39:00Z">
          <w:pPr>
            <w:numPr>
              <w:numId w:val="50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516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lastRenderedPageBreak/>
          <w:t>указывать другим работникам на несоблюдение ими требований информационной безопасности в случае возникновения соответствующих инцидентов.</w:t>
        </w:r>
      </w:ins>
    </w:p>
    <w:p w14:paraId="798502A9" w14:textId="77777777" w:rsidR="004D3676" w:rsidRPr="004D3676" w:rsidRDefault="004D3676">
      <w:pPr>
        <w:numPr>
          <w:ilvl w:val="1"/>
          <w:numId w:val="40"/>
        </w:numPr>
        <w:tabs>
          <w:tab w:val="left" w:pos="993"/>
        </w:tabs>
        <w:spacing w:after="0" w:line="240" w:lineRule="auto"/>
        <w:ind w:left="0" w:firstLine="426"/>
        <w:contextualSpacing/>
        <w:rPr>
          <w:ins w:id="517" w:author="Сергей Бойко" w:date="2020-12-24T14:16:00Z"/>
          <w:rFonts w:eastAsia="Times New Roman" w:cs="Times New Roman"/>
          <w:bCs/>
          <w:szCs w:val="24"/>
          <w:lang w:eastAsia="ru-RU"/>
        </w:rPr>
        <w:pPrChange w:id="518" w:author="Сергей Бойко" w:date="2020-12-24T14:39:00Z">
          <w:pPr>
            <w:numPr>
              <w:ilvl w:val="1"/>
              <w:numId w:val="40"/>
            </w:numPr>
            <w:tabs>
              <w:tab w:val="num" w:pos="792"/>
              <w:tab w:val="left" w:pos="993"/>
            </w:tabs>
            <w:spacing w:after="0" w:line="240" w:lineRule="auto"/>
            <w:ind w:left="792" w:firstLine="426"/>
            <w:contextualSpacing/>
            <w:jc w:val="left"/>
          </w:pPr>
        </w:pPrChange>
      </w:pPr>
      <w:ins w:id="519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 xml:space="preserve">Запрещается осуществлять массовые почтовые рассылки на внешние почтовые адреса без согласования с </w:t>
        </w:r>
        <w:r w:rsidRPr="004D3676">
          <w:rPr>
            <w:rFonts w:eastAsia="Times New Roman" w:cs="Times New Roman"/>
            <w:bCs/>
            <w:szCs w:val="24"/>
            <w:lang w:val="en-US" w:eastAsia="ru-RU"/>
          </w:rPr>
          <w:t>IT</w:t>
        </w:r>
        <w:r w:rsidRPr="004D3676">
          <w:rPr>
            <w:rFonts w:eastAsia="Times New Roman" w:cs="Times New Roman"/>
            <w:bCs/>
            <w:szCs w:val="24"/>
            <w:lang w:eastAsia="ru-RU"/>
          </w:rPr>
          <w:t>-Департаментом или Управлением информационной безопасности Департамента безопасности.</w:t>
        </w:r>
      </w:ins>
    </w:p>
    <w:p w14:paraId="7EC40B7F" w14:textId="77777777" w:rsidR="004D3676" w:rsidRPr="004D3676" w:rsidRDefault="004D3676" w:rsidP="00155037">
      <w:pPr>
        <w:tabs>
          <w:tab w:val="left" w:pos="993"/>
        </w:tabs>
        <w:spacing w:after="0" w:line="240" w:lineRule="auto"/>
        <w:contextualSpacing/>
        <w:rPr>
          <w:ins w:id="520" w:author="Сергей Бойко" w:date="2020-12-24T14:16:00Z"/>
          <w:rFonts w:eastAsia="Times New Roman" w:cs="Times New Roman"/>
          <w:bCs/>
          <w:szCs w:val="24"/>
          <w:lang w:eastAsia="ru-RU"/>
        </w:rPr>
      </w:pPr>
    </w:p>
    <w:p w14:paraId="41F9FBF3" w14:textId="77777777" w:rsidR="004D3676" w:rsidRPr="004D3676" w:rsidRDefault="004D3676">
      <w:pPr>
        <w:keepNext/>
        <w:keepLines/>
        <w:spacing w:before="120" w:after="120" w:line="240" w:lineRule="auto"/>
        <w:ind w:left="284"/>
        <w:outlineLvl w:val="1"/>
        <w:rPr>
          <w:ins w:id="521" w:author="Сергей Бойко" w:date="2020-12-24T14:16:00Z"/>
          <w:rFonts w:eastAsia="Times New Roman" w:cs="Times New Roman"/>
          <w:b/>
          <w:sz w:val="28"/>
          <w:szCs w:val="20"/>
          <w:lang w:eastAsia="ru-RU"/>
        </w:rPr>
        <w:pPrChange w:id="522" w:author="Сергей Бойко" w:date="2020-12-24T14:39:00Z">
          <w:pPr>
            <w:keepNext/>
            <w:keepLines/>
            <w:spacing w:before="120" w:after="120" w:line="240" w:lineRule="auto"/>
            <w:ind w:left="284"/>
            <w:jc w:val="left"/>
            <w:outlineLvl w:val="1"/>
          </w:pPr>
        </w:pPrChange>
      </w:pPr>
      <w:bookmarkStart w:id="523" w:name="_Toc194911732"/>
      <w:bookmarkStart w:id="524" w:name="_Toc432491085"/>
      <w:bookmarkStart w:id="525" w:name="_Toc508871627"/>
      <w:ins w:id="526" w:author="Сергей Бойко" w:date="2020-12-24T14:16:00Z">
        <w:r w:rsidRPr="004D3676">
          <w:rPr>
            <w:rFonts w:eastAsia="Times New Roman" w:cs="Times New Roman"/>
            <w:b/>
            <w:sz w:val="28"/>
            <w:szCs w:val="20"/>
            <w:lang w:eastAsia="ru-RU"/>
          </w:rPr>
          <w:t>Основные задачи при обнаружении или подозрении инцидента информационной безопасности</w:t>
        </w:r>
        <w:bookmarkEnd w:id="523"/>
        <w:bookmarkEnd w:id="524"/>
        <w:bookmarkEnd w:id="525"/>
      </w:ins>
    </w:p>
    <w:p w14:paraId="2E437A03" w14:textId="77777777" w:rsidR="004D3676" w:rsidRPr="004D3676" w:rsidRDefault="004D3676">
      <w:pPr>
        <w:numPr>
          <w:ilvl w:val="1"/>
          <w:numId w:val="40"/>
        </w:numPr>
        <w:tabs>
          <w:tab w:val="left" w:pos="851"/>
        </w:tabs>
        <w:spacing w:after="0" w:line="240" w:lineRule="auto"/>
        <w:ind w:left="0" w:firstLine="426"/>
        <w:contextualSpacing/>
        <w:rPr>
          <w:ins w:id="527" w:author="Сергей Бойко" w:date="2020-12-24T14:16:00Z"/>
          <w:rFonts w:eastAsia="Times New Roman" w:cs="Times New Roman"/>
          <w:bCs/>
          <w:szCs w:val="24"/>
          <w:lang w:eastAsia="ru-RU"/>
        </w:rPr>
        <w:pPrChange w:id="528" w:author="Сергей Бойко" w:date="2020-12-24T14:39:00Z">
          <w:pPr>
            <w:numPr>
              <w:ilvl w:val="1"/>
              <w:numId w:val="40"/>
            </w:numPr>
            <w:tabs>
              <w:tab w:val="num" w:pos="792"/>
              <w:tab w:val="left" w:pos="851"/>
            </w:tabs>
            <w:spacing w:after="0" w:line="240" w:lineRule="auto"/>
            <w:ind w:left="792" w:firstLine="426"/>
            <w:contextualSpacing/>
            <w:jc w:val="left"/>
          </w:pPr>
        </w:pPrChange>
      </w:pPr>
      <w:ins w:id="529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Основными задачами любого работника при обнаружении или подозрении инцидента информационной безопасности являются следующие в порядке приоритетности:</w:t>
        </w:r>
      </w:ins>
    </w:p>
    <w:p w14:paraId="6DAC8BAB" w14:textId="77777777" w:rsidR="004D3676" w:rsidRPr="004D3676" w:rsidRDefault="004D3676">
      <w:pPr>
        <w:numPr>
          <w:ilvl w:val="0"/>
          <w:numId w:val="51"/>
        </w:numPr>
        <w:spacing w:after="0" w:line="240" w:lineRule="auto"/>
        <w:ind w:left="0" w:firstLine="426"/>
        <w:rPr>
          <w:ins w:id="530" w:author="Сергей Бойко" w:date="2020-12-24T14:16:00Z"/>
          <w:rFonts w:eastAsia="Times New Roman" w:cs="Times New Roman"/>
          <w:szCs w:val="24"/>
          <w:lang w:eastAsia="ru-RU"/>
        </w:rPr>
        <w:pPrChange w:id="531" w:author="Сергей Бойко" w:date="2020-12-24T14:39:00Z">
          <w:pPr>
            <w:numPr>
              <w:numId w:val="51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532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предотвращение инцидента, если он находится на стадии планирования или угрозы совершения;</w:t>
        </w:r>
      </w:ins>
    </w:p>
    <w:p w14:paraId="0F77235F" w14:textId="77777777" w:rsidR="004D3676" w:rsidRPr="004D3676" w:rsidRDefault="004D3676">
      <w:pPr>
        <w:numPr>
          <w:ilvl w:val="0"/>
          <w:numId w:val="51"/>
        </w:numPr>
        <w:spacing w:after="0" w:line="240" w:lineRule="auto"/>
        <w:ind w:left="0" w:firstLine="426"/>
        <w:rPr>
          <w:ins w:id="533" w:author="Сергей Бойко" w:date="2020-12-24T14:16:00Z"/>
          <w:rFonts w:eastAsia="Times New Roman" w:cs="Times New Roman"/>
          <w:szCs w:val="24"/>
          <w:lang w:eastAsia="ru-RU"/>
        </w:rPr>
        <w:pPrChange w:id="534" w:author="Сергей Бойко" w:date="2020-12-24T14:39:00Z">
          <w:pPr>
            <w:numPr>
              <w:numId w:val="51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535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фиксирование обстоятельств инцидента, которые позволят установить причины инцидента и уязвимости системы информационной безопасности;</w:t>
        </w:r>
      </w:ins>
    </w:p>
    <w:p w14:paraId="6894BDEA" w14:textId="77777777" w:rsidR="004D3676" w:rsidRPr="004D3676" w:rsidRDefault="004D3676">
      <w:pPr>
        <w:numPr>
          <w:ilvl w:val="0"/>
          <w:numId w:val="51"/>
        </w:numPr>
        <w:spacing w:after="0" w:line="240" w:lineRule="auto"/>
        <w:ind w:left="0" w:firstLine="426"/>
        <w:rPr>
          <w:ins w:id="536" w:author="Сергей Бойко" w:date="2020-12-24T14:16:00Z"/>
          <w:rFonts w:eastAsia="Times New Roman" w:cs="Times New Roman"/>
          <w:szCs w:val="24"/>
          <w:lang w:eastAsia="ru-RU"/>
        </w:rPr>
        <w:pPrChange w:id="537" w:author="Сергей Бойко" w:date="2020-12-24T14:39:00Z">
          <w:pPr>
            <w:numPr>
              <w:numId w:val="51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538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оповещение об инциденте участников процесса управления инцидентами информационной безопасности.</w:t>
        </w:r>
      </w:ins>
    </w:p>
    <w:p w14:paraId="2D46A202" w14:textId="77777777" w:rsidR="004D3676" w:rsidRPr="004D3676" w:rsidRDefault="004D3676">
      <w:pPr>
        <w:numPr>
          <w:ilvl w:val="1"/>
          <w:numId w:val="40"/>
        </w:numPr>
        <w:tabs>
          <w:tab w:val="left" w:pos="851"/>
        </w:tabs>
        <w:spacing w:after="0" w:line="240" w:lineRule="auto"/>
        <w:ind w:left="0" w:firstLine="426"/>
        <w:contextualSpacing/>
        <w:rPr>
          <w:ins w:id="539" w:author="Сергей Бойко" w:date="2020-12-24T14:16:00Z"/>
          <w:rFonts w:eastAsia="Times New Roman" w:cs="Times New Roman"/>
          <w:bCs/>
          <w:szCs w:val="24"/>
          <w:lang w:eastAsia="ru-RU"/>
        </w:rPr>
        <w:pPrChange w:id="540" w:author="Сергей Бойко" w:date="2020-12-24T14:39:00Z">
          <w:pPr>
            <w:numPr>
              <w:ilvl w:val="1"/>
              <w:numId w:val="40"/>
            </w:numPr>
            <w:tabs>
              <w:tab w:val="num" w:pos="792"/>
              <w:tab w:val="left" w:pos="851"/>
            </w:tabs>
            <w:spacing w:after="0" w:line="240" w:lineRule="auto"/>
            <w:ind w:left="792" w:firstLine="426"/>
            <w:contextualSpacing/>
            <w:jc w:val="left"/>
          </w:pPr>
        </w:pPrChange>
      </w:pPr>
      <w:ins w:id="541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Работник, обнаруживший или подозревающий инцидент, обязан, в рамках своей компетенции и руководствуясь данным документом, предпринять все меры для выполнения перечисленных задач.</w:t>
        </w:r>
      </w:ins>
    </w:p>
    <w:p w14:paraId="09C20511" w14:textId="77777777" w:rsidR="004D3676" w:rsidRPr="004D3676" w:rsidRDefault="004D3676" w:rsidP="00155037">
      <w:pPr>
        <w:tabs>
          <w:tab w:val="left" w:pos="851"/>
        </w:tabs>
        <w:spacing w:after="0" w:line="240" w:lineRule="auto"/>
        <w:contextualSpacing/>
        <w:rPr>
          <w:ins w:id="542" w:author="Сергей Бойко" w:date="2020-12-24T14:16:00Z"/>
          <w:rFonts w:eastAsia="Times New Roman" w:cs="Times New Roman"/>
          <w:bCs/>
          <w:szCs w:val="24"/>
          <w:lang w:eastAsia="ru-RU"/>
        </w:rPr>
      </w:pPr>
    </w:p>
    <w:p w14:paraId="73490496" w14:textId="77777777" w:rsidR="004D3676" w:rsidRPr="004D3676" w:rsidRDefault="004D3676">
      <w:pPr>
        <w:keepNext/>
        <w:keepLines/>
        <w:spacing w:before="120" w:after="120" w:line="240" w:lineRule="auto"/>
        <w:ind w:left="284"/>
        <w:outlineLvl w:val="1"/>
        <w:rPr>
          <w:ins w:id="543" w:author="Сергей Бойко" w:date="2020-12-24T14:16:00Z"/>
          <w:rFonts w:eastAsia="Times New Roman" w:cs="Times New Roman"/>
          <w:b/>
          <w:sz w:val="28"/>
          <w:szCs w:val="20"/>
          <w:lang w:eastAsia="ru-RU"/>
        </w:rPr>
        <w:pPrChange w:id="544" w:author="Сергей Бойко" w:date="2020-12-24T14:39:00Z">
          <w:pPr>
            <w:keepNext/>
            <w:keepLines/>
            <w:spacing w:before="120" w:after="120" w:line="240" w:lineRule="auto"/>
            <w:ind w:left="284"/>
            <w:jc w:val="left"/>
            <w:outlineLvl w:val="1"/>
          </w:pPr>
        </w:pPrChange>
      </w:pPr>
      <w:bookmarkStart w:id="545" w:name="_Toc194911733"/>
      <w:bookmarkStart w:id="546" w:name="_Toc432491086"/>
      <w:bookmarkStart w:id="547" w:name="_Toc508871628"/>
      <w:ins w:id="548" w:author="Сергей Бойко" w:date="2020-12-24T14:16:00Z">
        <w:r w:rsidRPr="004D3676">
          <w:rPr>
            <w:rFonts w:eastAsia="Times New Roman" w:cs="Times New Roman"/>
            <w:b/>
            <w:sz w:val="28"/>
            <w:szCs w:val="20"/>
            <w:lang w:eastAsia="ru-RU"/>
          </w:rPr>
          <w:t>Действия при обнаружении или подозрении инцидента информационной безопасности</w:t>
        </w:r>
        <w:bookmarkEnd w:id="545"/>
        <w:bookmarkEnd w:id="546"/>
        <w:bookmarkEnd w:id="547"/>
      </w:ins>
    </w:p>
    <w:p w14:paraId="5341DD29" w14:textId="77777777" w:rsidR="004D3676" w:rsidRPr="004D3676" w:rsidRDefault="004D3676">
      <w:pPr>
        <w:numPr>
          <w:ilvl w:val="1"/>
          <w:numId w:val="40"/>
        </w:numPr>
        <w:tabs>
          <w:tab w:val="left" w:pos="851"/>
        </w:tabs>
        <w:spacing w:after="0" w:line="240" w:lineRule="auto"/>
        <w:ind w:left="0" w:firstLine="426"/>
        <w:contextualSpacing/>
        <w:rPr>
          <w:ins w:id="549" w:author="Сергей Бойко" w:date="2020-12-24T14:16:00Z"/>
          <w:rFonts w:eastAsia="Times New Roman" w:cs="Times New Roman"/>
          <w:bCs/>
          <w:szCs w:val="24"/>
          <w:lang w:eastAsia="ru-RU"/>
        </w:rPr>
        <w:pPrChange w:id="550" w:author="Сергей Бойко" w:date="2020-12-24T14:39:00Z">
          <w:pPr>
            <w:numPr>
              <w:ilvl w:val="1"/>
              <w:numId w:val="40"/>
            </w:numPr>
            <w:tabs>
              <w:tab w:val="num" w:pos="792"/>
              <w:tab w:val="left" w:pos="851"/>
            </w:tabs>
            <w:spacing w:after="0" w:line="240" w:lineRule="auto"/>
            <w:ind w:left="792" w:firstLine="426"/>
            <w:contextualSpacing/>
            <w:jc w:val="left"/>
          </w:pPr>
        </w:pPrChange>
      </w:pPr>
      <w:ins w:id="551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Признаки нарушения информационной безопасности могут быть выявлены любым работником Компании одним из следующих способов:</w:t>
        </w:r>
      </w:ins>
    </w:p>
    <w:p w14:paraId="20CE52AD" w14:textId="77777777" w:rsidR="004D3676" w:rsidRPr="004D3676" w:rsidRDefault="004D3676">
      <w:pPr>
        <w:numPr>
          <w:ilvl w:val="0"/>
          <w:numId w:val="52"/>
        </w:numPr>
        <w:spacing w:after="0" w:line="240" w:lineRule="auto"/>
        <w:ind w:left="0" w:firstLine="426"/>
        <w:rPr>
          <w:ins w:id="552" w:author="Сергей Бойко" w:date="2020-12-24T14:16:00Z"/>
          <w:rFonts w:eastAsia="Times New Roman" w:cs="Times New Roman"/>
          <w:szCs w:val="24"/>
          <w:lang w:eastAsia="ru-RU"/>
        </w:rPr>
        <w:pPrChange w:id="553" w:author="Сергей Бойко" w:date="2020-12-24T14:39:00Z">
          <w:pPr>
            <w:numPr>
              <w:numId w:val="52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554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в результате целенаправленной проверки состояния информационной безопасности;</w:t>
        </w:r>
      </w:ins>
    </w:p>
    <w:p w14:paraId="26467617" w14:textId="77777777" w:rsidR="004D3676" w:rsidRPr="004D3676" w:rsidRDefault="004D3676">
      <w:pPr>
        <w:numPr>
          <w:ilvl w:val="0"/>
          <w:numId w:val="52"/>
        </w:numPr>
        <w:spacing w:after="0" w:line="240" w:lineRule="auto"/>
        <w:ind w:left="0" w:firstLine="426"/>
        <w:rPr>
          <w:ins w:id="555" w:author="Сергей Бойко" w:date="2020-12-24T14:16:00Z"/>
          <w:rFonts w:eastAsia="Times New Roman" w:cs="Times New Roman"/>
          <w:szCs w:val="24"/>
          <w:lang w:eastAsia="ru-RU"/>
        </w:rPr>
        <w:pPrChange w:id="556" w:author="Сергей Бойко" w:date="2020-12-24T14:39:00Z">
          <w:pPr>
            <w:numPr>
              <w:numId w:val="52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557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в результате обнаружения нарушений в бизнес-процессе при исполнении им трудовых обязанностей;</w:t>
        </w:r>
      </w:ins>
    </w:p>
    <w:p w14:paraId="782D0F84" w14:textId="77777777" w:rsidR="004D3676" w:rsidRPr="004D3676" w:rsidRDefault="004D3676">
      <w:pPr>
        <w:numPr>
          <w:ilvl w:val="0"/>
          <w:numId w:val="52"/>
        </w:numPr>
        <w:spacing w:after="0" w:line="240" w:lineRule="auto"/>
        <w:ind w:left="0" w:firstLine="426"/>
        <w:rPr>
          <w:ins w:id="558" w:author="Сергей Бойко" w:date="2020-12-24T14:16:00Z"/>
          <w:rFonts w:eastAsia="Times New Roman" w:cs="Times New Roman"/>
          <w:szCs w:val="24"/>
          <w:lang w:eastAsia="ru-RU"/>
        </w:rPr>
        <w:pPrChange w:id="559" w:author="Сергей Бойко" w:date="2020-12-24T14:39:00Z">
          <w:pPr>
            <w:numPr>
              <w:numId w:val="52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560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случайным образом при служебных контактах.</w:t>
        </w:r>
      </w:ins>
    </w:p>
    <w:p w14:paraId="73B93FE0" w14:textId="77777777" w:rsidR="004D3676" w:rsidRPr="004D3676" w:rsidRDefault="004D3676">
      <w:pPr>
        <w:numPr>
          <w:ilvl w:val="1"/>
          <w:numId w:val="40"/>
        </w:numPr>
        <w:tabs>
          <w:tab w:val="left" w:pos="851"/>
        </w:tabs>
        <w:spacing w:after="0" w:line="240" w:lineRule="auto"/>
        <w:ind w:left="0" w:firstLine="426"/>
        <w:contextualSpacing/>
        <w:rPr>
          <w:ins w:id="561" w:author="Сергей Бойко" w:date="2020-12-24T14:16:00Z"/>
          <w:rFonts w:eastAsia="Times New Roman" w:cs="Times New Roman"/>
          <w:bCs/>
          <w:szCs w:val="24"/>
          <w:lang w:eastAsia="ru-RU"/>
        </w:rPr>
        <w:pPrChange w:id="562" w:author="Сергей Бойко" w:date="2020-12-24T14:39:00Z">
          <w:pPr>
            <w:numPr>
              <w:ilvl w:val="1"/>
              <w:numId w:val="40"/>
            </w:numPr>
            <w:tabs>
              <w:tab w:val="num" w:pos="792"/>
              <w:tab w:val="left" w:pos="851"/>
            </w:tabs>
            <w:spacing w:after="0" w:line="240" w:lineRule="auto"/>
            <w:ind w:left="792" w:firstLine="426"/>
            <w:contextualSpacing/>
            <w:jc w:val="left"/>
          </w:pPr>
        </w:pPrChange>
      </w:pPr>
      <w:ins w:id="563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Данный документ описывает минимальные действия, которые обязан выполнить работник, не зависимо от того, каким образом им было выявлено нарушение. Дополнительные требования к должностным лицам могут быть описаны в других специальных документах.</w:t>
        </w:r>
      </w:ins>
    </w:p>
    <w:p w14:paraId="24D45735" w14:textId="77777777" w:rsidR="004D3676" w:rsidRPr="004D3676" w:rsidRDefault="004D3676">
      <w:pPr>
        <w:numPr>
          <w:ilvl w:val="1"/>
          <w:numId w:val="40"/>
        </w:numPr>
        <w:tabs>
          <w:tab w:val="left" w:pos="851"/>
        </w:tabs>
        <w:spacing w:after="0" w:line="240" w:lineRule="auto"/>
        <w:ind w:left="0" w:firstLine="426"/>
        <w:contextualSpacing/>
        <w:rPr>
          <w:ins w:id="564" w:author="Сергей Бойко" w:date="2020-12-24T14:16:00Z"/>
          <w:rFonts w:eastAsia="Times New Roman" w:cs="Times New Roman"/>
          <w:bCs/>
          <w:szCs w:val="24"/>
          <w:lang w:eastAsia="ru-RU"/>
        </w:rPr>
        <w:pPrChange w:id="565" w:author="Сергей Бойко" w:date="2020-12-24T14:39:00Z">
          <w:pPr>
            <w:numPr>
              <w:ilvl w:val="1"/>
              <w:numId w:val="40"/>
            </w:numPr>
            <w:tabs>
              <w:tab w:val="num" w:pos="792"/>
              <w:tab w:val="left" w:pos="851"/>
            </w:tabs>
            <w:spacing w:after="0" w:line="240" w:lineRule="auto"/>
            <w:ind w:left="792" w:firstLine="426"/>
            <w:contextualSpacing/>
            <w:jc w:val="left"/>
          </w:pPr>
        </w:pPrChange>
      </w:pPr>
      <w:ins w:id="566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Каждый работник Компании при обнаружении признаков нарушения информационной безопасности обязан произвести следующие действия:</w:t>
        </w:r>
      </w:ins>
    </w:p>
    <w:p w14:paraId="01225636" w14:textId="77777777" w:rsidR="004D3676" w:rsidRPr="004D3676" w:rsidRDefault="004D3676">
      <w:pPr>
        <w:numPr>
          <w:ilvl w:val="0"/>
          <w:numId w:val="52"/>
        </w:numPr>
        <w:spacing w:after="0" w:line="240" w:lineRule="auto"/>
        <w:ind w:left="0" w:firstLine="426"/>
        <w:rPr>
          <w:ins w:id="567" w:author="Сергей Бойко" w:date="2020-12-24T14:16:00Z"/>
          <w:rFonts w:eastAsia="Times New Roman" w:cs="Times New Roman"/>
          <w:szCs w:val="24"/>
          <w:lang w:eastAsia="ru-RU"/>
        </w:rPr>
        <w:pPrChange w:id="568" w:author="Сергей Бойко" w:date="2020-12-24T14:39:00Z">
          <w:pPr>
            <w:numPr>
              <w:numId w:val="52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569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поставить в известность владельца или администратора информационного ресурса, по отношению к которому произошел или готовится инцидент, используя известные работнику контакты, при дополнительном запросе сообщить все известные работнику обстоятельства инцидента;</w:t>
        </w:r>
      </w:ins>
    </w:p>
    <w:p w14:paraId="1D5213CF" w14:textId="77777777" w:rsidR="004D3676" w:rsidRPr="004D3676" w:rsidRDefault="004D3676">
      <w:pPr>
        <w:numPr>
          <w:ilvl w:val="0"/>
          <w:numId w:val="52"/>
        </w:numPr>
        <w:spacing w:after="0" w:line="240" w:lineRule="auto"/>
        <w:ind w:left="0" w:firstLine="426"/>
        <w:rPr>
          <w:ins w:id="570" w:author="Сергей Бойко" w:date="2020-12-24T14:16:00Z"/>
          <w:rFonts w:eastAsia="Times New Roman" w:cs="Times New Roman"/>
          <w:szCs w:val="24"/>
          <w:lang w:eastAsia="ru-RU"/>
        </w:rPr>
        <w:pPrChange w:id="571" w:author="Сергей Бойко" w:date="2020-12-24T14:39:00Z">
          <w:pPr>
            <w:numPr>
              <w:numId w:val="52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572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поставить в известность руководителя своего подразделения или непосредственно Управление информационной безопасности Департамента безопасности, при дополнительном запросе сообщить все известные обстоятельства инцидента;</w:t>
        </w:r>
      </w:ins>
    </w:p>
    <w:p w14:paraId="70CEBCE5" w14:textId="77777777" w:rsidR="004D3676" w:rsidRPr="004D3676" w:rsidRDefault="004D3676">
      <w:pPr>
        <w:numPr>
          <w:ilvl w:val="0"/>
          <w:numId w:val="52"/>
        </w:numPr>
        <w:spacing w:after="0" w:line="240" w:lineRule="auto"/>
        <w:ind w:left="0" w:firstLine="426"/>
        <w:rPr>
          <w:ins w:id="573" w:author="Сергей Бойко" w:date="2020-12-24T14:16:00Z"/>
          <w:rFonts w:eastAsia="Times New Roman" w:cs="Times New Roman"/>
          <w:szCs w:val="24"/>
          <w:lang w:eastAsia="ru-RU"/>
        </w:rPr>
        <w:pPrChange w:id="574" w:author="Сергей Бойко" w:date="2020-12-24T14:39:00Z">
          <w:pPr>
            <w:numPr>
              <w:numId w:val="52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575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направить письменное обращение в службу поддержки пользователей с указанием в качестве темы одного из двух: «Нарушение информационной безопасности» или «Проблема информационной безопасности».</w:t>
        </w:r>
      </w:ins>
    </w:p>
    <w:p w14:paraId="46319A95" w14:textId="77777777" w:rsidR="004D3676" w:rsidRPr="004D3676" w:rsidRDefault="004D3676">
      <w:pPr>
        <w:numPr>
          <w:ilvl w:val="1"/>
          <w:numId w:val="40"/>
        </w:numPr>
        <w:tabs>
          <w:tab w:val="left" w:pos="851"/>
        </w:tabs>
        <w:spacing w:after="0" w:line="240" w:lineRule="auto"/>
        <w:ind w:left="0" w:firstLine="426"/>
        <w:contextualSpacing/>
        <w:rPr>
          <w:ins w:id="576" w:author="Сергей Бойко" w:date="2020-12-24T14:16:00Z"/>
          <w:rFonts w:eastAsia="Times New Roman" w:cs="Times New Roman"/>
          <w:bCs/>
          <w:szCs w:val="24"/>
          <w:lang w:eastAsia="ru-RU"/>
        </w:rPr>
        <w:pPrChange w:id="577" w:author="Сергей Бойко" w:date="2020-12-24T14:39:00Z">
          <w:pPr>
            <w:numPr>
              <w:ilvl w:val="1"/>
              <w:numId w:val="40"/>
            </w:numPr>
            <w:tabs>
              <w:tab w:val="num" w:pos="792"/>
              <w:tab w:val="left" w:pos="851"/>
            </w:tabs>
            <w:spacing w:after="0" w:line="240" w:lineRule="auto"/>
            <w:ind w:left="792" w:firstLine="426"/>
            <w:contextualSpacing/>
            <w:jc w:val="left"/>
          </w:pPr>
        </w:pPrChange>
      </w:pPr>
      <w:ins w:id="578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Письменное обращение должно содержать следующее:</w:t>
        </w:r>
      </w:ins>
    </w:p>
    <w:p w14:paraId="7804323F" w14:textId="77777777" w:rsidR="004D3676" w:rsidRPr="004D3676" w:rsidRDefault="004D3676">
      <w:pPr>
        <w:numPr>
          <w:ilvl w:val="0"/>
          <w:numId w:val="52"/>
        </w:numPr>
        <w:spacing w:after="0" w:line="240" w:lineRule="auto"/>
        <w:ind w:left="0" w:firstLine="426"/>
        <w:rPr>
          <w:ins w:id="579" w:author="Сергей Бойко" w:date="2020-12-24T14:16:00Z"/>
          <w:rFonts w:eastAsia="Times New Roman" w:cs="Times New Roman"/>
          <w:szCs w:val="24"/>
          <w:lang w:eastAsia="ru-RU"/>
        </w:rPr>
        <w:pPrChange w:id="580" w:author="Сергей Бойко" w:date="2020-12-24T14:39:00Z">
          <w:pPr>
            <w:numPr>
              <w:numId w:val="52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581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lastRenderedPageBreak/>
          <w:t>наименование ресурса, для которого подозревается нарушение режима информационной безопасности;</w:t>
        </w:r>
      </w:ins>
    </w:p>
    <w:p w14:paraId="54089F36" w14:textId="77777777" w:rsidR="004D3676" w:rsidRPr="004D3676" w:rsidRDefault="004D3676">
      <w:pPr>
        <w:numPr>
          <w:ilvl w:val="0"/>
          <w:numId w:val="52"/>
        </w:numPr>
        <w:spacing w:after="0" w:line="240" w:lineRule="auto"/>
        <w:ind w:left="0" w:firstLine="426"/>
        <w:rPr>
          <w:ins w:id="582" w:author="Сергей Бойко" w:date="2020-12-24T14:16:00Z"/>
          <w:rFonts w:eastAsia="Times New Roman" w:cs="Times New Roman"/>
          <w:szCs w:val="24"/>
          <w:lang w:eastAsia="ru-RU"/>
        </w:rPr>
        <w:pPrChange w:id="583" w:author="Сергей Бойко" w:date="2020-12-24T14:39:00Z">
          <w:pPr>
            <w:numPr>
              <w:numId w:val="52"/>
            </w:numPr>
            <w:tabs>
              <w:tab w:val="num" w:pos="1143"/>
            </w:tabs>
            <w:spacing w:after="0" w:line="240" w:lineRule="auto"/>
            <w:ind w:left="1143" w:firstLine="426"/>
            <w:jc w:val="left"/>
          </w:pPr>
        </w:pPrChange>
      </w:pPr>
      <w:ins w:id="584" w:author="Сергей Бойко" w:date="2020-12-24T14:16:00Z">
        <w:r w:rsidRPr="004D3676">
          <w:rPr>
            <w:rFonts w:eastAsia="Times New Roman" w:cs="Times New Roman"/>
            <w:szCs w:val="24"/>
            <w:lang w:eastAsia="ru-RU"/>
          </w:rPr>
          <w:t>описание признаков нарушения режима информационной безопасности с указанием времени обнаружения признаков.</w:t>
        </w:r>
      </w:ins>
    </w:p>
    <w:p w14:paraId="69D0AC10" w14:textId="77777777" w:rsidR="004D3676" w:rsidRPr="004D3676" w:rsidRDefault="004D3676" w:rsidP="00155037">
      <w:pPr>
        <w:spacing w:after="0" w:line="240" w:lineRule="auto"/>
        <w:rPr>
          <w:ins w:id="585" w:author="Сергей Бойко" w:date="2020-12-24T14:16:00Z"/>
          <w:rFonts w:eastAsia="Times New Roman" w:cs="Times New Roman"/>
          <w:szCs w:val="24"/>
          <w:lang w:eastAsia="ru-RU"/>
        </w:rPr>
      </w:pPr>
    </w:p>
    <w:p w14:paraId="0565CCAA" w14:textId="77777777" w:rsidR="004D3676" w:rsidRPr="004D3676" w:rsidRDefault="004D3676">
      <w:pPr>
        <w:keepNext/>
        <w:keepLines/>
        <w:spacing w:before="120" w:after="120" w:line="240" w:lineRule="auto"/>
        <w:ind w:left="284"/>
        <w:outlineLvl w:val="1"/>
        <w:rPr>
          <w:ins w:id="586" w:author="Сергей Бойко" w:date="2020-12-24T14:16:00Z"/>
          <w:rFonts w:eastAsia="Times New Roman" w:cs="Times New Roman"/>
          <w:b/>
          <w:sz w:val="28"/>
          <w:szCs w:val="20"/>
          <w:lang w:eastAsia="ru-RU"/>
        </w:rPr>
        <w:pPrChange w:id="587" w:author="Сергей Бойко" w:date="2020-12-24T14:39:00Z">
          <w:pPr>
            <w:keepNext/>
            <w:keepLines/>
            <w:spacing w:before="120" w:after="120" w:line="240" w:lineRule="auto"/>
            <w:ind w:left="284"/>
            <w:jc w:val="left"/>
            <w:outlineLvl w:val="1"/>
          </w:pPr>
        </w:pPrChange>
      </w:pPr>
      <w:bookmarkStart w:id="588" w:name="_Toc194911734"/>
      <w:bookmarkStart w:id="589" w:name="_Toc432491087"/>
      <w:bookmarkStart w:id="590" w:name="_Toc508871629"/>
      <w:ins w:id="591" w:author="Сергей Бойко" w:date="2020-12-24T14:16:00Z">
        <w:r w:rsidRPr="004D3676">
          <w:rPr>
            <w:rFonts w:eastAsia="Times New Roman" w:cs="Times New Roman"/>
            <w:b/>
            <w:sz w:val="28"/>
            <w:szCs w:val="20"/>
            <w:lang w:eastAsia="ru-RU"/>
          </w:rPr>
          <w:t>Ответственность работника за нарушение требований информационной безопасности</w:t>
        </w:r>
        <w:bookmarkEnd w:id="588"/>
        <w:bookmarkEnd w:id="589"/>
        <w:bookmarkEnd w:id="590"/>
      </w:ins>
    </w:p>
    <w:p w14:paraId="2D6949FC" w14:textId="77777777" w:rsidR="004D3676" w:rsidRPr="004D3676" w:rsidRDefault="004D3676">
      <w:pPr>
        <w:numPr>
          <w:ilvl w:val="1"/>
          <w:numId w:val="40"/>
        </w:numPr>
        <w:tabs>
          <w:tab w:val="left" w:pos="993"/>
        </w:tabs>
        <w:spacing w:before="60" w:after="60" w:line="240" w:lineRule="auto"/>
        <w:ind w:left="0" w:firstLine="426"/>
        <w:contextualSpacing/>
        <w:rPr>
          <w:ins w:id="592" w:author="Сергей Бойко" w:date="2020-12-24T14:16:00Z"/>
          <w:rFonts w:eastAsia="Times New Roman" w:cs="Times New Roman"/>
          <w:bCs/>
          <w:szCs w:val="24"/>
          <w:lang w:eastAsia="ru-RU"/>
        </w:rPr>
        <w:pPrChange w:id="593" w:author="Сергей Бойко" w:date="2020-12-24T14:39:00Z">
          <w:pPr>
            <w:numPr>
              <w:ilvl w:val="1"/>
              <w:numId w:val="40"/>
            </w:numPr>
            <w:tabs>
              <w:tab w:val="num" w:pos="792"/>
              <w:tab w:val="left" w:pos="993"/>
            </w:tabs>
            <w:spacing w:before="60" w:after="60" w:line="240" w:lineRule="auto"/>
            <w:ind w:left="792" w:firstLine="426"/>
            <w:contextualSpacing/>
            <w:jc w:val="left"/>
          </w:pPr>
        </w:pPrChange>
      </w:pPr>
      <w:ins w:id="594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Основную ответственность за нарушение требований информационной безопасности работник несет в рамках своих трудовых обязанностей.</w:t>
        </w:r>
      </w:ins>
    </w:p>
    <w:p w14:paraId="3B48132D" w14:textId="77777777" w:rsidR="004D3676" w:rsidRPr="004D3676" w:rsidRDefault="004D3676">
      <w:pPr>
        <w:numPr>
          <w:ilvl w:val="1"/>
          <w:numId w:val="40"/>
        </w:numPr>
        <w:tabs>
          <w:tab w:val="left" w:pos="993"/>
        </w:tabs>
        <w:spacing w:before="60" w:after="60" w:line="240" w:lineRule="auto"/>
        <w:ind w:left="0" w:firstLine="426"/>
        <w:contextualSpacing/>
        <w:rPr>
          <w:ins w:id="595" w:author="Сергей Бойко" w:date="2020-12-24T14:16:00Z"/>
          <w:rFonts w:eastAsia="Times New Roman" w:cs="Times New Roman"/>
          <w:bCs/>
          <w:szCs w:val="24"/>
          <w:lang w:eastAsia="ru-RU"/>
        </w:rPr>
        <w:pPrChange w:id="596" w:author="Сергей Бойко" w:date="2020-12-24T14:39:00Z">
          <w:pPr>
            <w:numPr>
              <w:ilvl w:val="1"/>
              <w:numId w:val="40"/>
            </w:numPr>
            <w:tabs>
              <w:tab w:val="num" w:pos="792"/>
              <w:tab w:val="left" w:pos="993"/>
            </w:tabs>
            <w:spacing w:before="60" w:after="60" w:line="240" w:lineRule="auto"/>
            <w:ind w:left="792" w:firstLine="426"/>
            <w:contextualSpacing/>
            <w:jc w:val="left"/>
          </w:pPr>
        </w:pPrChange>
      </w:pPr>
      <w:ins w:id="597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>Дополнительная ответственность может быть возложена на работника в ходе расследования инцидентов информационной безопасности.</w:t>
        </w:r>
      </w:ins>
    </w:p>
    <w:p w14:paraId="57147BE4" w14:textId="77777777" w:rsidR="004D3676" w:rsidRPr="004D3676" w:rsidRDefault="004D3676">
      <w:pPr>
        <w:numPr>
          <w:ilvl w:val="1"/>
          <w:numId w:val="40"/>
        </w:numPr>
        <w:tabs>
          <w:tab w:val="left" w:pos="993"/>
        </w:tabs>
        <w:spacing w:before="60" w:after="60" w:line="240" w:lineRule="auto"/>
        <w:ind w:left="0" w:firstLine="426"/>
        <w:contextualSpacing/>
        <w:rPr>
          <w:ins w:id="598" w:author="Сергей Бойко" w:date="2020-12-24T14:16:00Z"/>
          <w:rFonts w:eastAsia="Times New Roman" w:cs="Times New Roman"/>
          <w:bCs/>
          <w:szCs w:val="24"/>
          <w:lang w:eastAsia="ru-RU"/>
        </w:rPr>
        <w:pPrChange w:id="599" w:author="Сергей Бойко" w:date="2020-12-24T14:39:00Z">
          <w:pPr>
            <w:numPr>
              <w:ilvl w:val="1"/>
              <w:numId w:val="40"/>
            </w:numPr>
            <w:tabs>
              <w:tab w:val="num" w:pos="792"/>
              <w:tab w:val="left" w:pos="993"/>
            </w:tabs>
            <w:spacing w:before="60" w:after="60" w:line="240" w:lineRule="auto"/>
            <w:ind w:left="792" w:firstLine="426"/>
            <w:contextualSpacing/>
            <w:jc w:val="left"/>
          </w:pPr>
        </w:pPrChange>
      </w:pPr>
      <w:ins w:id="600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 xml:space="preserve">Расследованием инцидентов информационной безопасности в Компании занимается </w:t>
        </w:r>
        <w:r w:rsidRPr="004D3676">
          <w:rPr>
            <w:rFonts w:eastAsia="Times New Roman" w:cs="DCFIEK+TimesNewRoman"/>
            <w:bCs/>
            <w:color w:val="000000"/>
            <w:szCs w:val="24"/>
            <w:lang w:eastAsia="ru-RU"/>
          </w:rPr>
          <w:t xml:space="preserve">Управление информационной безопасности Департамента безопасности в соответствии </w:t>
        </w:r>
        <w:r w:rsidRPr="004D3676">
          <w:rPr>
            <w:rFonts w:eastAsia="Times New Roman" w:cs="Times New Roman"/>
            <w:bCs/>
            <w:szCs w:val="24"/>
            <w:lang w:eastAsia="ru-RU"/>
          </w:rPr>
          <w:t>с Положением об управлении инцидентами информационной безопасност</w:t>
        </w:r>
        <w:proofErr w:type="gramStart"/>
        <w:r w:rsidRPr="004D3676">
          <w:rPr>
            <w:rFonts w:eastAsia="Times New Roman" w:cs="Times New Roman"/>
            <w:bCs/>
            <w:szCs w:val="24"/>
            <w:lang w:eastAsia="ru-RU"/>
          </w:rPr>
          <w:t>и ООО</w:t>
        </w:r>
        <w:proofErr w:type="gramEnd"/>
        <w:r w:rsidRPr="004D3676">
          <w:rPr>
            <w:rFonts w:eastAsia="Times New Roman" w:cs="Times New Roman"/>
            <w:bCs/>
            <w:szCs w:val="24"/>
            <w:lang w:eastAsia="ru-RU"/>
          </w:rPr>
          <w:t xml:space="preserve"> МФК  «Мани Мен».</w:t>
        </w:r>
      </w:ins>
    </w:p>
    <w:p w14:paraId="47E1ABCD" w14:textId="77777777" w:rsidR="004D3676" w:rsidRPr="004D3676" w:rsidRDefault="004D3676">
      <w:pPr>
        <w:numPr>
          <w:ilvl w:val="1"/>
          <w:numId w:val="40"/>
        </w:numPr>
        <w:tabs>
          <w:tab w:val="left" w:pos="993"/>
        </w:tabs>
        <w:spacing w:before="60" w:after="60" w:line="240" w:lineRule="auto"/>
        <w:ind w:left="0" w:firstLine="426"/>
        <w:contextualSpacing/>
        <w:rPr>
          <w:ins w:id="601" w:author="Сергей Бойко" w:date="2020-12-24T14:16:00Z"/>
          <w:rFonts w:eastAsia="Times New Roman" w:cs="Times New Roman"/>
          <w:bCs/>
          <w:szCs w:val="24"/>
          <w:lang w:eastAsia="ru-RU"/>
        </w:rPr>
        <w:pPrChange w:id="602" w:author="Сергей Бойко" w:date="2020-12-24T14:39:00Z">
          <w:pPr>
            <w:numPr>
              <w:ilvl w:val="1"/>
              <w:numId w:val="40"/>
            </w:numPr>
            <w:tabs>
              <w:tab w:val="num" w:pos="792"/>
              <w:tab w:val="left" w:pos="993"/>
            </w:tabs>
            <w:spacing w:before="60" w:after="60" w:line="240" w:lineRule="auto"/>
            <w:ind w:left="792" w:firstLine="426"/>
            <w:contextualSpacing/>
            <w:jc w:val="left"/>
          </w:pPr>
        </w:pPrChange>
      </w:pPr>
      <w:ins w:id="603" w:author="Сергей Бойко" w:date="2020-12-24T14:16:00Z">
        <w:r w:rsidRPr="004D3676">
          <w:rPr>
            <w:rFonts w:eastAsia="Times New Roman" w:cs="Times New Roman"/>
            <w:bCs/>
            <w:szCs w:val="24"/>
            <w:lang w:eastAsia="ru-RU"/>
          </w:rPr>
          <w:t xml:space="preserve">По результатам расследования </w:t>
        </w:r>
        <w:proofErr w:type="gramStart"/>
        <w:r w:rsidRPr="004D3676">
          <w:rPr>
            <w:rFonts w:eastAsia="Times New Roman" w:cs="Times New Roman"/>
            <w:bCs/>
            <w:szCs w:val="24"/>
            <w:lang w:eastAsia="ru-RU"/>
          </w:rPr>
          <w:t>работник</w:t>
        </w:r>
        <w:proofErr w:type="gramEnd"/>
        <w:r w:rsidRPr="004D3676">
          <w:rPr>
            <w:rFonts w:eastAsia="Times New Roman" w:cs="Times New Roman"/>
            <w:bCs/>
            <w:szCs w:val="24"/>
            <w:lang w:eastAsia="ru-RU"/>
          </w:rPr>
          <w:t xml:space="preserve"> может быть подвергнут дисциплинарным взысканиям или материальной ответственности за ущерб, причиненный Компании, а также привлечен уполномоченными органами к уголовной ответственности в случае совершения преступления. </w:t>
        </w:r>
      </w:ins>
    </w:p>
    <w:p w14:paraId="1F478E7D" w14:textId="77777777" w:rsidR="004D3676" w:rsidRPr="004D3676" w:rsidRDefault="004D3676">
      <w:pPr>
        <w:pStyle w:val="a3"/>
        <w:spacing w:after="0" w:line="240" w:lineRule="auto"/>
        <w:ind w:left="0"/>
        <w:rPr>
          <w:ins w:id="604" w:author="Сергей Бойко" w:date="2020-12-24T14:15:00Z"/>
          <w:rFonts w:cs="Times New Roman"/>
        </w:rPr>
        <w:pPrChange w:id="605" w:author="Сергей Бойко" w:date="2020-12-24T14:39:00Z">
          <w:pPr>
            <w:pStyle w:val="a3"/>
            <w:spacing w:after="0" w:line="240" w:lineRule="auto"/>
            <w:ind w:left="1068"/>
          </w:pPr>
        </w:pPrChange>
      </w:pPr>
    </w:p>
    <w:p w14:paraId="3403D038" w14:textId="77777777" w:rsidR="00B91744" w:rsidRPr="00DF5780" w:rsidRDefault="00B91744">
      <w:pPr>
        <w:pStyle w:val="a3"/>
        <w:spacing w:after="0" w:line="240" w:lineRule="auto"/>
        <w:ind w:left="0"/>
        <w:rPr>
          <w:rFonts w:cs="Times New Roman"/>
        </w:rPr>
        <w:pPrChange w:id="606" w:author="Сергей Бойко" w:date="2020-12-24T14:39:00Z">
          <w:pPr>
            <w:pStyle w:val="a3"/>
            <w:spacing w:after="0" w:line="240" w:lineRule="auto"/>
            <w:ind w:left="1068"/>
          </w:pPr>
        </w:pPrChange>
      </w:pPr>
    </w:p>
    <w:p w14:paraId="1157BAA1" w14:textId="77777777" w:rsidR="00B91744" w:rsidRPr="00DF5780" w:rsidRDefault="00B91744" w:rsidP="00155037">
      <w:pPr>
        <w:pStyle w:val="a3"/>
        <w:spacing w:after="0" w:line="240" w:lineRule="auto"/>
        <w:ind w:left="1068"/>
        <w:rPr>
          <w:rFonts w:cs="Times New Roman"/>
        </w:rPr>
      </w:pPr>
    </w:p>
    <w:p w14:paraId="6D9F747F" w14:textId="77777777" w:rsidR="00B91744" w:rsidRPr="00DF5780" w:rsidRDefault="00B91744" w:rsidP="00155037">
      <w:pPr>
        <w:pStyle w:val="a3"/>
        <w:spacing w:after="0" w:line="240" w:lineRule="auto"/>
        <w:ind w:left="1068"/>
        <w:rPr>
          <w:rFonts w:cs="Times New Roman"/>
        </w:rPr>
      </w:pPr>
    </w:p>
    <w:p w14:paraId="19452D51" w14:textId="77777777" w:rsidR="00B91744" w:rsidRPr="00DF5780" w:rsidRDefault="00B91744" w:rsidP="00155037">
      <w:pPr>
        <w:pStyle w:val="a3"/>
        <w:spacing w:after="0" w:line="240" w:lineRule="auto"/>
        <w:ind w:left="1068"/>
        <w:rPr>
          <w:rFonts w:cs="Times New Roman"/>
        </w:rPr>
      </w:pPr>
    </w:p>
    <w:p w14:paraId="0DE83599" w14:textId="77777777" w:rsidR="00B91744" w:rsidRPr="00DF5780" w:rsidRDefault="00B91744" w:rsidP="00155037">
      <w:pPr>
        <w:pStyle w:val="a3"/>
        <w:spacing w:after="0" w:line="240" w:lineRule="auto"/>
        <w:ind w:left="1068"/>
        <w:rPr>
          <w:rFonts w:cs="Times New Roman"/>
        </w:rPr>
      </w:pPr>
    </w:p>
    <w:p w14:paraId="205CF8C3" w14:textId="77777777" w:rsidR="00B91744" w:rsidRPr="00DF5780" w:rsidRDefault="00B91744" w:rsidP="00155037">
      <w:pPr>
        <w:pStyle w:val="a3"/>
        <w:spacing w:after="0" w:line="240" w:lineRule="auto"/>
        <w:ind w:left="1068"/>
        <w:rPr>
          <w:rFonts w:cs="Times New Roman"/>
        </w:rPr>
      </w:pPr>
    </w:p>
    <w:p w14:paraId="29C023F0" w14:textId="77777777" w:rsidR="00B91744" w:rsidRDefault="00B91744" w:rsidP="00155037">
      <w:pPr>
        <w:pStyle w:val="a3"/>
        <w:spacing w:after="0" w:line="240" w:lineRule="auto"/>
        <w:ind w:left="1068"/>
        <w:rPr>
          <w:ins w:id="607" w:author="Сергей Бойко" w:date="2020-12-24T14:07:00Z"/>
          <w:rFonts w:cs="Times New Roman"/>
        </w:rPr>
      </w:pPr>
    </w:p>
    <w:p w14:paraId="062B83E5" w14:textId="77777777" w:rsidR="00C521F2" w:rsidRDefault="00C521F2" w:rsidP="00155037">
      <w:pPr>
        <w:pStyle w:val="a3"/>
        <w:spacing w:after="0" w:line="240" w:lineRule="auto"/>
        <w:ind w:left="1068"/>
        <w:rPr>
          <w:ins w:id="608" w:author="Сергей Бойко" w:date="2020-12-24T14:07:00Z"/>
          <w:rFonts w:cs="Times New Roman"/>
        </w:rPr>
      </w:pPr>
    </w:p>
    <w:p w14:paraId="4E6F9E24" w14:textId="77777777" w:rsidR="00C521F2" w:rsidRDefault="00C521F2" w:rsidP="00B91744">
      <w:pPr>
        <w:pStyle w:val="a3"/>
        <w:spacing w:after="0" w:line="240" w:lineRule="auto"/>
        <w:ind w:left="1068"/>
        <w:rPr>
          <w:ins w:id="609" w:author="Сергей Бойко" w:date="2020-12-24T14:07:00Z"/>
          <w:rFonts w:cs="Times New Roman"/>
        </w:rPr>
      </w:pPr>
    </w:p>
    <w:p w14:paraId="2B129C87" w14:textId="77777777" w:rsidR="00C521F2" w:rsidRDefault="00C521F2" w:rsidP="00B91744">
      <w:pPr>
        <w:pStyle w:val="a3"/>
        <w:spacing w:after="0" w:line="240" w:lineRule="auto"/>
        <w:ind w:left="1068"/>
        <w:rPr>
          <w:ins w:id="610" w:author="Сергей Бойко" w:date="2020-12-24T14:07:00Z"/>
          <w:rFonts w:cs="Times New Roman"/>
        </w:rPr>
      </w:pPr>
    </w:p>
    <w:p w14:paraId="040BAB88" w14:textId="77777777" w:rsidR="00C521F2" w:rsidRDefault="00C521F2" w:rsidP="00B91744">
      <w:pPr>
        <w:pStyle w:val="a3"/>
        <w:spacing w:after="0" w:line="240" w:lineRule="auto"/>
        <w:ind w:left="1068"/>
        <w:rPr>
          <w:ins w:id="611" w:author="Сергей Бойко" w:date="2020-12-24T14:07:00Z"/>
          <w:rFonts w:cs="Times New Roman"/>
        </w:rPr>
      </w:pPr>
    </w:p>
    <w:p w14:paraId="4EC034A1" w14:textId="77777777" w:rsidR="00C521F2" w:rsidRDefault="00C521F2" w:rsidP="00B91744">
      <w:pPr>
        <w:pStyle w:val="a3"/>
        <w:spacing w:after="0" w:line="240" w:lineRule="auto"/>
        <w:ind w:left="1068"/>
        <w:rPr>
          <w:ins w:id="612" w:author="Сергей Бойко" w:date="2020-12-24T14:07:00Z"/>
          <w:rFonts w:cs="Times New Roman"/>
        </w:rPr>
      </w:pPr>
    </w:p>
    <w:p w14:paraId="3EAFF57B" w14:textId="77777777" w:rsidR="00C521F2" w:rsidRDefault="00C521F2" w:rsidP="00B91744">
      <w:pPr>
        <w:pStyle w:val="a3"/>
        <w:spacing w:after="0" w:line="240" w:lineRule="auto"/>
        <w:ind w:left="1068"/>
        <w:rPr>
          <w:ins w:id="613" w:author="Сергей Бойко" w:date="2020-12-24T14:07:00Z"/>
          <w:rFonts w:cs="Times New Roman"/>
        </w:rPr>
      </w:pPr>
    </w:p>
    <w:p w14:paraId="7F694639" w14:textId="77777777" w:rsidR="00C521F2" w:rsidRDefault="00C521F2" w:rsidP="00B91744">
      <w:pPr>
        <w:pStyle w:val="a3"/>
        <w:spacing w:after="0" w:line="240" w:lineRule="auto"/>
        <w:ind w:left="1068"/>
        <w:rPr>
          <w:ins w:id="614" w:author="Сергей Бойко" w:date="2020-12-24T14:07:00Z"/>
          <w:rFonts w:cs="Times New Roman"/>
        </w:rPr>
      </w:pPr>
    </w:p>
    <w:p w14:paraId="04B7F10C" w14:textId="77777777" w:rsidR="00C521F2" w:rsidRDefault="00C521F2" w:rsidP="00B91744">
      <w:pPr>
        <w:pStyle w:val="a3"/>
        <w:spacing w:after="0" w:line="240" w:lineRule="auto"/>
        <w:ind w:left="1068"/>
        <w:rPr>
          <w:ins w:id="615" w:author="Сергей Бойко" w:date="2020-12-24T14:07:00Z"/>
          <w:rFonts w:cs="Times New Roman"/>
        </w:rPr>
      </w:pPr>
    </w:p>
    <w:p w14:paraId="1FA7020C" w14:textId="77777777" w:rsidR="00C521F2" w:rsidRDefault="00C521F2" w:rsidP="00B91744">
      <w:pPr>
        <w:pStyle w:val="a3"/>
        <w:spacing w:after="0" w:line="240" w:lineRule="auto"/>
        <w:ind w:left="1068"/>
        <w:rPr>
          <w:ins w:id="616" w:author="Сергей Бойко" w:date="2020-12-24T14:07:00Z"/>
          <w:rFonts w:cs="Times New Roman"/>
        </w:rPr>
      </w:pPr>
    </w:p>
    <w:p w14:paraId="65065209" w14:textId="77777777" w:rsidR="00C521F2" w:rsidRPr="00DF5780" w:rsidRDefault="00C521F2" w:rsidP="00B91744">
      <w:pPr>
        <w:pStyle w:val="a3"/>
        <w:spacing w:after="0" w:line="240" w:lineRule="auto"/>
        <w:ind w:left="1068"/>
        <w:rPr>
          <w:rFonts w:cs="Times New Roman"/>
        </w:rPr>
      </w:pPr>
    </w:p>
    <w:p w14:paraId="4B2F7286" w14:textId="77777777" w:rsidR="00B91744" w:rsidRPr="00DF5780" w:rsidRDefault="00B91744" w:rsidP="00B91744">
      <w:pPr>
        <w:pStyle w:val="a3"/>
        <w:spacing w:after="0" w:line="240" w:lineRule="auto"/>
        <w:ind w:left="1068"/>
        <w:rPr>
          <w:rFonts w:cs="Times New Roman"/>
        </w:rPr>
      </w:pPr>
    </w:p>
    <w:p w14:paraId="35AC1403" w14:textId="4B2947F8" w:rsidR="00B91744" w:rsidRPr="00B91744" w:rsidDel="004D3676" w:rsidRDefault="00B91744" w:rsidP="00B23B98">
      <w:pPr>
        <w:pStyle w:val="a3"/>
        <w:spacing w:after="0" w:line="240" w:lineRule="auto"/>
        <w:ind w:left="1068"/>
        <w:rPr>
          <w:del w:id="617" w:author="Сергей Бойко" w:date="2020-12-24T14:15:00Z"/>
          <w:rFonts w:eastAsia="Calibri" w:cs="Times New Roman"/>
          <w:szCs w:val="24"/>
        </w:rPr>
      </w:pPr>
      <w:r w:rsidRPr="00DF5780">
        <w:rPr>
          <w:rFonts w:cs="Times New Roman"/>
          <w:i/>
          <w:sz w:val="20"/>
          <w:szCs w:val="20"/>
        </w:rPr>
        <w:tab/>
      </w:r>
      <w:r w:rsidRPr="00DF5780">
        <w:rPr>
          <w:rFonts w:cs="Times New Roman"/>
          <w:i/>
          <w:sz w:val="20"/>
          <w:szCs w:val="20"/>
        </w:rPr>
        <w:tab/>
      </w:r>
      <w:r w:rsidRPr="00DF5780">
        <w:rPr>
          <w:rFonts w:cs="Times New Roman"/>
          <w:i/>
          <w:sz w:val="20"/>
          <w:szCs w:val="20"/>
        </w:rPr>
        <w:tab/>
      </w:r>
      <w:commentRangeStart w:id="618"/>
      <w:r w:rsidRPr="00DF5780">
        <w:rPr>
          <w:rFonts w:cs="Times New Roman"/>
          <w:i/>
          <w:sz w:val="20"/>
          <w:szCs w:val="20"/>
        </w:rPr>
        <w:tab/>
      </w:r>
      <w:r w:rsidRPr="00DF5780">
        <w:rPr>
          <w:rFonts w:cs="Times New Roman"/>
          <w:i/>
          <w:sz w:val="20"/>
          <w:szCs w:val="20"/>
        </w:rPr>
        <w:tab/>
      </w:r>
      <w:r w:rsidRPr="00DF5780">
        <w:rPr>
          <w:rFonts w:cs="Times New Roman"/>
          <w:i/>
          <w:sz w:val="20"/>
          <w:szCs w:val="20"/>
        </w:rPr>
        <w:tab/>
      </w:r>
      <w:r w:rsidRPr="00DF5780">
        <w:rPr>
          <w:rFonts w:cs="Times New Roman"/>
          <w:i/>
          <w:sz w:val="20"/>
          <w:szCs w:val="20"/>
        </w:rPr>
        <w:tab/>
      </w:r>
      <w:del w:id="619" w:author="Сергей Бойко" w:date="2020-12-24T14:15:00Z">
        <w:r w:rsidRPr="00B91744" w:rsidDel="004D3676">
          <w:rPr>
            <w:rFonts w:cs="Times New Roman"/>
            <w:i/>
            <w:szCs w:val="24"/>
          </w:rPr>
          <w:delText xml:space="preserve">Приложение № 1 </w:delText>
        </w:r>
      </w:del>
    </w:p>
    <w:p w14:paraId="25888564" w14:textId="605F0473" w:rsidR="00B91744" w:rsidRPr="00B91744" w:rsidDel="004D3676" w:rsidRDefault="00B91744">
      <w:pPr>
        <w:pStyle w:val="a3"/>
        <w:spacing w:after="0" w:line="240" w:lineRule="auto"/>
        <w:ind w:left="1068"/>
        <w:rPr>
          <w:del w:id="620" w:author="Сергей Бойко" w:date="2020-12-24T14:15:00Z"/>
          <w:rFonts w:cs="Times New Roman"/>
          <w:i/>
          <w:szCs w:val="24"/>
        </w:rPr>
        <w:pPrChange w:id="621" w:author="Сергей Бойко" w:date="2020-12-24T14:15:00Z">
          <w:pPr>
            <w:spacing w:after="0" w:line="240" w:lineRule="auto"/>
            <w:ind w:left="5664"/>
          </w:pPr>
        </w:pPrChange>
      </w:pPr>
      <w:del w:id="622" w:author="Сергей Бойко" w:date="2020-12-24T14:15:00Z">
        <w:r w:rsidRPr="00B91744" w:rsidDel="004D3676">
          <w:rPr>
            <w:rFonts w:cs="Times New Roman"/>
            <w:i/>
            <w:szCs w:val="24"/>
          </w:rPr>
          <w:delText>к Политике информационной безопасности</w:delText>
        </w:r>
      </w:del>
    </w:p>
    <w:p w14:paraId="0172200E" w14:textId="383A9694" w:rsidR="00B91744" w:rsidRPr="00B91744" w:rsidDel="004D3676" w:rsidRDefault="00B91744">
      <w:pPr>
        <w:pStyle w:val="a3"/>
        <w:spacing w:after="0" w:line="240" w:lineRule="auto"/>
        <w:ind w:left="1068"/>
        <w:rPr>
          <w:del w:id="623" w:author="Сергей Бойко" w:date="2020-12-24T14:15:00Z"/>
          <w:rFonts w:cs="Times New Roman"/>
          <w:b/>
          <w:szCs w:val="24"/>
        </w:rPr>
        <w:pPrChange w:id="624" w:author="Сергей Бойко" w:date="2020-12-24T14:15:00Z">
          <w:pPr>
            <w:pStyle w:val="ad"/>
            <w:ind w:hanging="708"/>
            <w:jc w:val="center"/>
          </w:pPr>
        </w:pPrChange>
      </w:pPr>
    </w:p>
    <w:p w14:paraId="12445A95" w14:textId="666469C1" w:rsidR="00B91744" w:rsidRPr="00B91744" w:rsidDel="004D3676" w:rsidRDefault="00B91744">
      <w:pPr>
        <w:pStyle w:val="a3"/>
        <w:spacing w:after="0" w:line="240" w:lineRule="auto"/>
        <w:ind w:left="1068"/>
        <w:rPr>
          <w:del w:id="625" w:author="Сергей Бойко" w:date="2020-12-24T14:14:00Z"/>
          <w:rFonts w:cs="Times New Roman"/>
          <w:b/>
          <w:szCs w:val="24"/>
        </w:rPr>
        <w:pPrChange w:id="626" w:author="Сергей Бойко" w:date="2020-12-24T14:15:00Z">
          <w:pPr>
            <w:pStyle w:val="ad"/>
            <w:ind w:left="708" w:hanging="708"/>
            <w:jc w:val="center"/>
          </w:pPr>
        </w:pPrChange>
      </w:pPr>
      <w:del w:id="627" w:author="Сергей Бойко" w:date="2020-12-24T14:14:00Z">
        <w:r w:rsidRPr="00B91744" w:rsidDel="004D3676">
          <w:rPr>
            <w:rFonts w:cs="Times New Roman"/>
            <w:b/>
            <w:szCs w:val="24"/>
          </w:rPr>
          <w:delText xml:space="preserve">Памятка/требование по отдельным вопросам информационной безопасности </w:delText>
        </w:r>
      </w:del>
    </w:p>
    <w:p w14:paraId="6353C106" w14:textId="7BB70D3C" w:rsidR="00B91744" w:rsidRPr="00B91744" w:rsidDel="004D3676" w:rsidRDefault="00B91744">
      <w:pPr>
        <w:pStyle w:val="a3"/>
        <w:spacing w:after="0" w:line="240" w:lineRule="auto"/>
        <w:ind w:left="1068"/>
        <w:rPr>
          <w:del w:id="628" w:author="Сергей Бойко" w:date="2020-12-24T14:14:00Z"/>
          <w:rFonts w:cs="Times New Roman"/>
          <w:b/>
          <w:szCs w:val="24"/>
        </w:rPr>
        <w:pPrChange w:id="629" w:author="Сергей Бойко" w:date="2020-12-24T14:15:00Z">
          <w:pPr>
            <w:pStyle w:val="ad"/>
            <w:ind w:left="708" w:hanging="708"/>
            <w:jc w:val="center"/>
          </w:pPr>
        </w:pPrChange>
      </w:pPr>
      <w:del w:id="630" w:author="Сергей Бойко" w:date="2020-12-24T14:14:00Z">
        <w:r w:rsidRPr="00B91744" w:rsidDel="004D3676">
          <w:rPr>
            <w:rFonts w:cs="Times New Roman"/>
            <w:b/>
            <w:szCs w:val="24"/>
          </w:rPr>
          <w:delText>АО «ИО «Казахстанская Ипотечная Компания»</w:delText>
        </w:r>
      </w:del>
    </w:p>
    <w:p w14:paraId="1F20DFAE" w14:textId="3883A8C3" w:rsidR="00B91744" w:rsidRPr="00B91744" w:rsidDel="004D3676" w:rsidRDefault="00B91744">
      <w:pPr>
        <w:pStyle w:val="a3"/>
        <w:spacing w:after="0" w:line="240" w:lineRule="auto"/>
        <w:ind w:left="1068"/>
        <w:rPr>
          <w:del w:id="631" w:author="Сергей Бойко" w:date="2020-12-24T14:14:00Z"/>
          <w:rFonts w:cs="Times New Roman"/>
          <w:szCs w:val="24"/>
        </w:rPr>
        <w:pPrChange w:id="632" w:author="Сергей Бойко" w:date="2020-12-24T14:15:00Z">
          <w:pPr>
            <w:pStyle w:val="ad"/>
            <w:jc w:val="both"/>
          </w:pPr>
        </w:pPrChange>
      </w:pPr>
    </w:p>
    <w:p w14:paraId="4B31E5EF" w14:textId="3A6A2DCB" w:rsidR="00B91744" w:rsidRPr="00B91744" w:rsidDel="004D3676" w:rsidRDefault="00B91744">
      <w:pPr>
        <w:pStyle w:val="a3"/>
        <w:spacing w:after="0" w:line="240" w:lineRule="auto"/>
        <w:ind w:left="1068"/>
        <w:rPr>
          <w:del w:id="633" w:author="Сергей Бойко" w:date="2020-12-24T14:14:00Z"/>
          <w:rFonts w:cs="Times New Roman"/>
          <w:szCs w:val="24"/>
        </w:rPr>
        <w:pPrChange w:id="634" w:author="Сергей Бойко" w:date="2020-12-24T14:15:00Z">
          <w:pPr>
            <w:pStyle w:val="ad"/>
            <w:ind w:firstLine="709"/>
            <w:jc w:val="both"/>
          </w:pPr>
        </w:pPrChange>
      </w:pPr>
      <w:del w:id="635" w:author="Сергей Бойко" w:date="2020-12-24T14:14:00Z">
        <w:r w:rsidRPr="00B91744" w:rsidDel="004D3676">
          <w:rPr>
            <w:rFonts w:cs="Times New Roman"/>
            <w:szCs w:val="24"/>
          </w:rPr>
          <w:delText xml:space="preserve">Настоящая Памятка/требование по отдельным вопросам информационной безопасности АО «ИО «Казахстанская Ипотечная Компания» (далее – Памятка), устанавливает требования по использованию работниками АО «ИО «Казахстанская Ипотечная Компания» (далее – Пользователь) информационных </w:delText>
        </w:r>
        <w:r w:rsidRPr="00B91744" w:rsidDel="004D3676">
          <w:rPr>
            <w:rFonts w:cs="Times New Roman"/>
            <w:szCs w:val="24"/>
          </w:rPr>
          <w:lastRenderedPageBreak/>
          <w:delText>систем АО «ИО «Казахстанская Ипотечная Компания» (далее – Компания), а также является памяткой с рекомендациями для распространенных ситуаций. Автоматизированные телекоммуникационные системы, оргтехника и информация расположенная в информационной системе (далее – ИС) Компании, являются собственностью Компании и предоставляются  Пользователю для выполнения им своих функциональных обязанностей.</w:delText>
        </w:r>
      </w:del>
    </w:p>
    <w:p w14:paraId="71D4C8D7" w14:textId="166B8F27" w:rsidR="00B91744" w:rsidRPr="00B91744" w:rsidDel="004D3676" w:rsidRDefault="00B91744">
      <w:pPr>
        <w:pStyle w:val="a3"/>
        <w:spacing w:after="0" w:line="240" w:lineRule="auto"/>
        <w:ind w:left="1068"/>
        <w:rPr>
          <w:del w:id="636" w:author="Сергей Бойко" w:date="2020-12-24T14:14:00Z"/>
          <w:rFonts w:cs="Times New Roman"/>
          <w:szCs w:val="24"/>
        </w:rPr>
        <w:pPrChange w:id="637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</w:p>
    <w:p w14:paraId="0B29C87C" w14:textId="67A9992B" w:rsidR="00B91744" w:rsidRPr="00B91744" w:rsidDel="004D3676" w:rsidRDefault="00B91744">
      <w:pPr>
        <w:pStyle w:val="a3"/>
        <w:spacing w:after="0" w:line="240" w:lineRule="auto"/>
        <w:ind w:left="1068"/>
        <w:rPr>
          <w:del w:id="638" w:author="Сергей Бойко" w:date="2020-12-24T14:14:00Z"/>
          <w:rFonts w:cs="Times New Roman"/>
          <w:b/>
          <w:color w:val="000000"/>
          <w:szCs w:val="24"/>
        </w:rPr>
        <w:pPrChange w:id="639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640" w:author="Сергей Бойко" w:date="2020-12-24T14:14:00Z">
        <w:r w:rsidRPr="00B91744" w:rsidDel="004D3676">
          <w:rPr>
            <w:rFonts w:cs="Times New Roman"/>
            <w:b/>
            <w:color w:val="000000"/>
            <w:szCs w:val="24"/>
          </w:rPr>
          <w:delText>1.Пользователю Запрещается:</w:delText>
        </w:r>
      </w:del>
    </w:p>
    <w:p w14:paraId="6ECC548A" w14:textId="451E1738" w:rsidR="00B91744" w:rsidRPr="00B91744" w:rsidDel="004D3676" w:rsidRDefault="00B91744">
      <w:pPr>
        <w:pStyle w:val="a3"/>
        <w:spacing w:after="0" w:line="240" w:lineRule="auto"/>
        <w:ind w:left="1068"/>
        <w:rPr>
          <w:del w:id="641" w:author="Сергей Бойко" w:date="2020-12-24T14:14:00Z"/>
          <w:rFonts w:cs="Times New Roman"/>
          <w:color w:val="000000"/>
          <w:szCs w:val="24"/>
        </w:rPr>
        <w:pPrChange w:id="642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643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>1.1. Предоставлять доступ третьим лицам к ИС загружать, выгружать, публиковать, распространять или иным образом использовать имеющеюся информацию в не служебных целях.</w:delText>
        </w:r>
      </w:del>
    </w:p>
    <w:p w14:paraId="2FD41E8E" w14:textId="0A39769D" w:rsidR="00B91744" w:rsidRPr="00B91744" w:rsidDel="004D3676" w:rsidRDefault="00B91744">
      <w:pPr>
        <w:pStyle w:val="a3"/>
        <w:spacing w:after="0" w:line="240" w:lineRule="auto"/>
        <w:ind w:left="1068"/>
        <w:rPr>
          <w:del w:id="644" w:author="Сергей Бойко" w:date="2020-12-24T14:14:00Z"/>
          <w:rFonts w:cs="Times New Roman"/>
          <w:color w:val="000000"/>
          <w:szCs w:val="24"/>
        </w:rPr>
        <w:pPrChange w:id="645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646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>1.2. Осуществлять массовые рассылки сообщений, не относящихся к исполнению функциональных обязанностей путем использования электронной почты, системы электронного документооборота.</w:delText>
        </w:r>
      </w:del>
    </w:p>
    <w:p w14:paraId="77A50121" w14:textId="56745C00" w:rsidR="00B91744" w:rsidRPr="00B91744" w:rsidDel="004D3676" w:rsidRDefault="00B91744">
      <w:pPr>
        <w:pStyle w:val="a3"/>
        <w:spacing w:after="0" w:line="240" w:lineRule="auto"/>
        <w:ind w:left="1068"/>
        <w:rPr>
          <w:del w:id="647" w:author="Сергей Бойко" w:date="2020-12-24T14:14:00Z"/>
          <w:rFonts w:cs="Times New Roman"/>
          <w:color w:val="758EAC"/>
          <w:szCs w:val="24"/>
        </w:rPr>
        <w:pPrChange w:id="648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649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>1.3. Использовать не лицензированное программное обеспечение и осуществлять действия, направленные на нарушение нормального функционирования локальной сети Компании.</w:delText>
        </w:r>
      </w:del>
    </w:p>
    <w:p w14:paraId="10293D23" w14:textId="22504C31" w:rsidR="00B91744" w:rsidRPr="00B91744" w:rsidDel="004D3676" w:rsidRDefault="00B91744">
      <w:pPr>
        <w:pStyle w:val="a3"/>
        <w:spacing w:after="0" w:line="240" w:lineRule="auto"/>
        <w:ind w:left="1068"/>
        <w:rPr>
          <w:del w:id="650" w:author="Сергей Бойко" w:date="2020-12-24T14:14:00Z"/>
          <w:rFonts w:cs="Times New Roman"/>
          <w:color w:val="758EAC"/>
          <w:szCs w:val="24"/>
        </w:rPr>
        <w:pPrChange w:id="651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652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>1.4. Загружать, хранить, публиковать, распространять, предоставлять доступ или иным образом использовать вирусы, трояны и другие вредоносные программы.</w:delText>
        </w:r>
      </w:del>
    </w:p>
    <w:p w14:paraId="191B1BCB" w14:textId="07645228" w:rsidR="00B91744" w:rsidRPr="00B91744" w:rsidDel="004D3676" w:rsidRDefault="00B91744">
      <w:pPr>
        <w:pStyle w:val="a3"/>
        <w:spacing w:after="0" w:line="240" w:lineRule="auto"/>
        <w:ind w:left="1068"/>
        <w:rPr>
          <w:del w:id="653" w:author="Сергей Бойко" w:date="2020-12-24T14:14:00Z"/>
          <w:rFonts w:cs="Times New Roman"/>
          <w:color w:val="000000"/>
          <w:szCs w:val="24"/>
        </w:rPr>
        <w:pPrChange w:id="654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655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>1.5. Любым способом, в том числе, путем обмана, злоупотребления доверием коллег, путем взлома доступа, пытаться получить доступ к чужому логину и паролю к персональному компьютеру и к базам данных.</w:delText>
        </w:r>
      </w:del>
    </w:p>
    <w:p w14:paraId="4005F770" w14:textId="1A47BA18" w:rsidR="00B91744" w:rsidRPr="00B91744" w:rsidDel="004D3676" w:rsidRDefault="00B91744">
      <w:pPr>
        <w:pStyle w:val="a3"/>
        <w:spacing w:after="0" w:line="240" w:lineRule="auto"/>
        <w:ind w:left="1068"/>
        <w:rPr>
          <w:del w:id="656" w:author="Сергей Бойко" w:date="2020-12-24T14:14:00Z"/>
          <w:rFonts w:cs="Times New Roman"/>
          <w:color w:val="000000"/>
          <w:szCs w:val="24"/>
        </w:rPr>
        <w:pPrChange w:id="657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658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>1.6. Осуществлять (пытаться получить) доступ к каким-либо данным иным способом, кроме как через интерфейс предоставленный Компанией, за исключением случаев, когда такие действия были прямо разрешены Пользователю в соответствии с отдельным соглашением с Компанией; воспроизводить, дублировать, копировать, продавать, осуществлять торговые операции и перепродавать данные для каких-либо целей, за исключением случаев, когда такие действия были прямо разрешены Пользователю в соответствии с условиями отдельного соглашения с Компанией.</w:delText>
        </w:r>
      </w:del>
    </w:p>
    <w:p w14:paraId="3FF26279" w14:textId="653B127F" w:rsidR="00B91744" w:rsidRPr="00B91744" w:rsidDel="004D3676" w:rsidRDefault="00B91744">
      <w:pPr>
        <w:pStyle w:val="a3"/>
        <w:spacing w:after="0" w:line="240" w:lineRule="auto"/>
        <w:ind w:left="1068"/>
        <w:rPr>
          <w:del w:id="659" w:author="Сергей Бойко" w:date="2020-12-24T14:14:00Z"/>
          <w:rFonts w:cs="Times New Roman"/>
          <w:color w:val="000000"/>
          <w:szCs w:val="24"/>
        </w:rPr>
        <w:pPrChange w:id="660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661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>1.7. Размещать, рассылать, печатать коммерческую рекламу или иную информацию, в том числе информацию рекламного характера с использованием персонального компьютера и печатных устройств (электронная почта, программа электронного документооборота).</w:delText>
        </w:r>
      </w:del>
    </w:p>
    <w:p w14:paraId="50B88D2E" w14:textId="4AA3C0EA" w:rsidR="00B91744" w:rsidRPr="00B91744" w:rsidDel="004D3676" w:rsidRDefault="00B91744">
      <w:pPr>
        <w:pStyle w:val="a3"/>
        <w:spacing w:after="0" w:line="240" w:lineRule="auto"/>
        <w:ind w:left="1068"/>
        <w:rPr>
          <w:del w:id="662" w:author="Сергей Бойко" w:date="2020-12-24T14:14:00Z"/>
          <w:rFonts w:cs="Times New Roman"/>
          <w:color w:val="000000"/>
          <w:szCs w:val="24"/>
        </w:rPr>
        <w:pPrChange w:id="663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664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>1.8. Осуществлять доступ к данным самостоятельно либо от имени других пользователей с использованием чужого имени пользователя, в том числе  путем введения в заблуждение или с обещанием поощрения.</w:delText>
        </w:r>
      </w:del>
    </w:p>
    <w:p w14:paraId="530CF3A7" w14:textId="58976D83" w:rsidR="00B91744" w:rsidRPr="00B91744" w:rsidDel="004D3676" w:rsidRDefault="00B91744">
      <w:pPr>
        <w:pStyle w:val="a3"/>
        <w:spacing w:after="0" w:line="240" w:lineRule="auto"/>
        <w:ind w:left="1068"/>
        <w:rPr>
          <w:del w:id="665" w:author="Сергей Бойко" w:date="2020-12-24T14:14:00Z"/>
          <w:rFonts w:cs="Times New Roman"/>
          <w:color w:val="000000"/>
          <w:szCs w:val="24"/>
        </w:rPr>
        <w:pPrChange w:id="666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667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>1.9.Использовать любые программы, автоматизированные скрипты, вирусы, вредоносные программы, массовые однотипные действия, направленные на искусственное повышение нагрузки на компьютеры и серверы Компании в целях нанесения урона.</w:delText>
        </w:r>
      </w:del>
    </w:p>
    <w:p w14:paraId="32EC349F" w14:textId="47909B39" w:rsidR="00B91744" w:rsidRPr="00B91744" w:rsidDel="004D3676" w:rsidRDefault="00B91744">
      <w:pPr>
        <w:pStyle w:val="a3"/>
        <w:spacing w:after="0" w:line="240" w:lineRule="auto"/>
        <w:ind w:left="1068"/>
        <w:rPr>
          <w:del w:id="668" w:author="Сергей Бойко" w:date="2020-12-24T14:14:00Z"/>
          <w:rFonts w:cs="Times New Roman"/>
          <w:color w:val="000000"/>
          <w:szCs w:val="24"/>
        </w:rPr>
        <w:pPrChange w:id="669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670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>1.10. Искажать сведения о Компании, имеющихся или размещенных в свободном доступе посредством комментариев и отзывов (статьи на различных интернет ресурсах, посты и записи в социальных сетях).</w:delText>
        </w:r>
      </w:del>
    </w:p>
    <w:p w14:paraId="2AAB8145" w14:textId="530792AB" w:rsidR="00B91744" w:rsidRPr="00B91744" w:rsidDel="004D3676" w:rsidRDefault="00B91744">
      <w:pPr>
        <w:pStyle w:val="a3"/>
        <w:spacing w:after="0" w:line="240" w:lineRule="auto"/>
        <w:ind w:left="1068"/>
        <w:rPr>
          <w:del w:id="671" w:author="Сергей Бойко" w:date="2020-12-24T14:14:00Z"/>
          <w:rFonts w:cs="Times New Roman"/>
          <w:color w:val="000000"/>
          <w:szCs w:val="24"/>
        </w:rPr>
        <w:pPrChange w:id="672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673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>1.11. В личных целях использовать предоставленный служебный компьютер, оборудование,  оргтехнику, телефон, сетевые и иные ресурсы (интернет, телефония и т.д.).</w:delText>
        </w:r>
      </w:del>
    </w:p>
    <w:p w14:paraId="108AEED0" w14:textId="4805E65D" w:rsidR="00B91744" w:rsidRPr="00B91744" w:rsidDel="004D3676" w:rsidRDefault="00B91744">
      <w:pPr>
        <w:pStyle w:val="a3"/>
        <w:spacing w:after="0" w:line="240" w:lineRule="auto"/>
        <w:ind w:left="1068"/>
        <w:rPr>
          <w:del w:id="674" w:author="Сергей Бойко" w:date="2020-12-24T14:14:00Z"/>
          <w:rFonts w:cs="Times New Roman"/>
          <w:color w:val="000000"/>
          <w:szCs w:val="24"/>
        </w:rPr>
        <w:pPrChange w:id="675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676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 xml:space="preserve">1.12. Вносить в офис Компании личное имущество (компьютерное оборудование, планшетные компьютеры, фотоаппараты, видеокамеры, диктофоны и т.д.), за </w:delText>
        </w:r>
        <w:r w:rsidRPr="00B91744" w:rsidDel="004D3676">
          <w:rPr>
            <w:rFonts w:cs="Times New Roman"/>
            <w:color w:val="000000"/>
            <w:szCs w:val="24"/>
          </w:rPr>
          <w:lastRenderedPageBreak/>
          <w:delText>исключением случаев согласованных с руководством/руководителями структурных подразделений и  Управлением безопасности и режима (далее- УБиР).</w:delText>
        </w:r>
      </w:del>
    </w:p>
    <w:p w14:paraId="3CF864A0" w14:textId="5FBDA116" w:rsidR="00B91744" w:rsidRPr="00B91744" w:rsidDel="004D3676" w:rsidRDefault="00B91744">
      <w:pPr>
        <w:pStyle w:val="a3"/>
        <w:spacing w:after="0" w:line="240" w:lineRule="auto"/>
        <w:ind w:left="1068"/>
        <w:rPr>
          <w:del w:id="677" w:author="Сергей Бойко" w:date="2020-12-24T14:14:00Z"/>
          <w:rFonts w:cs="Times New Roman"/>
          <w:color w:val="000000"/>
          <w:szCs w:val="24"/>
        </w:rPr>
        <w:pPrChange w:id="678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679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>1.13. Использовать личный смартфон, сотовый телефон, с целью овладения и информацией содержащих коммерческую, банковскую, служебную тайну, персональные данные клиентов и сотрудников Компании используя возможности устройства такие как: фото-видео камеры, диктофон, мессенджеры и др.</w:delText>
        </w:r>
      </w:del>
    </w:p>
    <w:p w14:paraId="20391768" w14:textId="115C49F1" w:rsidR="00B91744" w:rsidRPr="00B91744" w:rsidDel="004D3676" w:rsidRDefault="00B91744">
      <w:pPr>
        <w:pStyle w:val="a3"/>
        <w:spacing w:after="0" w:line="240" w:lineRule="auto"/>
        <w:ind w:left="1068"/>
        <w:rPr>
          <w:del w:id="680" w:author="Сергей Бойко" w:date="2020-12-24T14:14:00Z"/>
          <w:rFonts w:cs="Times New Roman"/>
          <w:color w:val="000000"/>
          <w:szCs w:val="24"/>
        </w:rPr>
        <w:pPrChange w:id="681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682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>1.14. Передавать логины, пароли и средства аутентификации третьим лицам, предпринимать меры по обеспечению их конфиденциальности. В отдельных случаях допускается передача Пользователем собственного логина и пароля другим Пользователем по согласованию с руководителем структурного подразделения Пользователя и/или курирующим руководителем.</w:delText>
        </w:r>
      </w:del>
    </w:p>
    <w:p w14:paraId="4943BCFC" w14:textId="4C02FC63" w:rsidR="00B91744" w:rsidRPr="00B91744" w:rsidDel="004D3676" w:rsidRDefault="00B91744">
      <w:pPr>
        <w:pStyle w:val="a3"/>
        <w:spacing w:after="0" w:line="240" w:lineRule="auto"/>
        <w:ind w:left="1068"/>
        <w:rPr>
          <w:del w:id="683" w:author="Сергей Бойко" w:date="2020-12-24T14:14:00Z"/>
          <w:rFonts w:eastAsia="Times New Roman" w:cs="Times New Roman"/>
          <w:color w:val="000000"/>
          <w:szCs w:val="24"/>
          <w:lang w:eastAsia="ru-RU"/>
        </w:rPr>
        <w:pPrChange w:id="684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685" w:author="Сергей Бойко" w:date="2020-12-24T14:14:00Z">
        <w:r w:rsidRPr="00B91744" w:rsidDel="004D3676">
          <w:rPr>
            <w:rFonts w:eastAsia="Times New Roman" w:cs="Times New Roman"/>
            <w:color w:val="000000"/>
            <w:szCs w:val="24"/>
            <w:lang w:eastAsia="ru-RU"/>
          </w:rPr>
          <w:delText>1.15. Совершать неавторизованную работу с данными информационных систем, создавать помехи другим пользователям, осуществлять попытку работать от имени других пользователей.</w:delText>
        </w:r>
      </w:del>
    </w:p>
    <w:p w14:paraId="46B5DEF9" w14:textId="299933B7" w:rsidR="00B91744" w:rsidRPr="00B91744" w:rsidDel="004D3676" w:rsidRDefault="00B91744">
      <w:pPr>
        <w:pStyle w:val="a3"/>
        <w:spacing w:after="0" w:line="240" w:lineRule="auto"/>
        <w:ind w:left="1068"/>
        <w:rPr>
          <w:del w:id="686" w:author="Сергей Бойко" w:date="2020-12-24T14:14:00Z"/>
          <w:rFonts w:cs="Times New Roman"/>
          <w:b/>
          <w:szCs w:val="24"/>
        </w:rPr>
        <w:pPrChange w:id="687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</w:p>
    <w:p w14:paraId="4A37BE9D" w14:textId="3F48EB6D" w:rsidR="00B91744" w:rsidRPr="00B91744" w:rsidDel="004D3676" w:rsidRDefault="00B91744">
      <w:pPr>
        <w:pStyle w:val="a3"/>
        <w:spacing w:after="0" w:line="240" w:lineRule="auto"/>
        <w:ind w:left="1068"/>
        <w:rPr>
          <w:del w:id="688" w:author="Сергей Бойко" w:date="2020-12-24T14:14:00Z"/>
          <w:rFonts w:cs="Times New Roman"/>
          <w:b/>
          <w:szCs w:val="24"/>
        </w:rPr>
        <w:pPrChange w:id="689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690" w:author="Сергей Бойко" w:date="2020-12-24T14:14:00Z">
        <w:r w:rsidRPr="00B91744" w:rsidDel="004D3676">
          <w:rPr>
            <w:rFonts w:cs="Times New Roman"/>
            <w:b/>
            <w:szCs w:val="24"/>
          </w:rPr>
          <w:delText>2.Ответственность Пользователя</w:delText>
        </w:r>
      </w:del>
    </w:p>
    <w:p w14:paraId="0C39965A" w14:textId="3F49CAB6" w:rsidR="00B91744" w:rsidRPr="00B91744" w:rsidDel="004D3676" w:rsidRDefault="00B91744">
      <w:pPr>
        <w:pStyle w:val="a3"/>
        <w:spacing w:after="0" w:line="240" w:lineRule="auto"/>
        <w:ind w:left="1068"/>
        <w:rPr>
          <w:del w:id="691" w:author="Сергей Бойко" w:date="2020-12-24T14:14:00Z"/>
          <w:rFonts w:cs="Times New Roman"/>
          <w:color w:val="000000"/>
          <w:szCs w:val="24"/>
        </w:rPr>
        <w:pPrChange w:id="692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693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>2.1. Пользователь несет ответственность за целостность информации, которая размещена в доступном ему пространстве.</w:delText>
        </w:r>
      </w:del>
    </w:p>
    <w:p w14:paraId="1849BD3C" w14:textId="1FB281B9" w:rsidR="00B91744" w:rsidRPr="00B91744" w:rsidDel="004D3676" w:rsidRDefault="00B91744">
      <w:pPr>
        <w:pStyle w:val="a3"/>
        <w:spacing w:after="0" w:line="240" w:lineRule="auto"/>
        <w:ind w:left="1068"/>
        <w:rPr>
          <w:del w:id="694" w:author="Сергей Бойко" w:date="2020-12-24T14:14:00Z"/>
          <w:rFonts w:cs="Times New Roman"/>
          <w:color w:val="000000"/>
          <w:szCs w:val="24"/>
        </w:rPr>
        <w:pPrChange w:id="695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696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>2.2. Пользователь несет ответственность за собственные действия в связи с созданием и размещением информации на собственном персональном компьютере, а также в связи с передачей, размещением информации на персональных компьютерах других Пользователей и в иных разделах компьютерной сети, а также интернет ресурсов и третьих лиц.</w:delText>
        </w:r>
      </w:del>
    </w:p>
    <w:p w14:paraId="5FED65A9" w14:textId="627379A8" w:rsidR="00B91744" w:rsidRPr="00B91744" w:rsidDel="004D3676" w:rsidRDefault="00B91744">
      <w:pPr>
        <w:pStyle w:val="a3"/>
        <w:spacing w:after="0" w:line="240" w:lineRule="auto"/>
        <w:ind w:left="1068"/>
        <w:rPr>
          <w:del w:id="697" w:author="Сергей Бойко" w:date="2020-12-24T14:14:00Z"/>
          <w:rFonts w:cs="Times New Roman"/>
          <w:color w:val="000000"/>
          <w:szCs w:val="24"/>
        </w:rPr>
        <w:pPrChange w:id="698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699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>2.3. Пользователь несет персональную ответственность за выполнение требований внутренних нормативных документов Компании по обеспечению информационной безопасности.</w:delText>
        </w:r>
      </w:del>
    </w:p>
    <w:p w14:paraId="3161ED72" w14:textId="59C498E4" w:rsidR="00B91744" w:rsidRPr="00B91744" w:rsidDel="004D3676" w:rsidRDefault="00B91744">
      <w:pPr>
        <w:pStyle w:val="a3"/>
        <w:spacing w:after="0" w:line="240" w:lineRule="auto"/>
        <w:ind w:left="1068"/>
        <w:rPr>
          <w:del w:id="700" w:author="Сергей Бойко" w:date="2020-12-24T14:14:00Z"/>
          <w:rFonts w:cs="Times New Roman"/>
          <w:szCs w:val="24"/>
        </w:rPr>
        <w:pPrChange w:id="701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702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 xml:space="preserve">2.5. </w:delText>
        </w:r>
        <w:r w:rsidRPr="00B91744" w:rsidDel="004D3676">
          <w:rPr>
            <w:rFonts w:cs="Times New Roman"/>
            <w:szCs w:val="24"/>
          </w:rPr>
          <w:delText>За невыполнение требовании Компании по защите информации, повлекших возникновение убытков, причинения ущерба и/или иного вреда Компании, Пользователь может быть привлечён к дисциплинарной, административной, материальной и уголовной ответственности в соответствии с действующим законодательством Республики Казахстан.</w:delText>
        </w:r>
      </w:del>
    </w:p>
    <w:p w14:paraId="14DEFB38" w14:textId="662A3E3D" w:rsidR="00B91744" w:rsidRPr="00B91744" w:rsidDel="004D3676" w:rsidRDefault="00B91744">
      <w:pPr>
        <w:pStyle w:val="a3"/>
        <w:spacing w:after="0" w:line="240" w:lineRule="auto"/>
        <w:ind w:left="1068"/>
        <w:rPr>
          <w:del w:id="703" w:author="Сергей Бойко" w:date="2020-12-24T14:14:00Z"/>
          <w:rFonts w:cs="Times New Roman"/>
          <w:szCs w:val="24"/>
        </w:rPr>
        <w:pPrChange w:id="704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</w:p>
    <w:p w14:paraId="49584DCA" w14:textId="62241DD6" w:rsidR="00B91744" w:rsidRPr="00B91744" w:rsidDel="004D3676" w:rsidRDefault="00B91744">
      <w:pPr>
        <w:pStyle w:val="a3"/>
        <w:spacing w:after="0" w:line="240" w:lineRule="auto"/>
        <w:ind w:left="1068"/>
        <w:rPr>
          <w:del w:id="705" w:author="Сергей Бойко" w:date="2020-12-24T14:14:00Z"/>
          <w:rFonts w:cs="Times New Roman"/>
          <w:b/>
          <w:szCs w:val="24"/>
        </w:rPr>
        <w:pPrChange w:id="706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707" w:author="Сергей Бойко" w:date="2020-12-24T14:14:00Z">
        <w:r w:rsidRPr="00B91744" w:rsidDel="004D3676">
          <w:rPr>
            <w:rFonts w:cs="Times New Roman"/>
            <w:b/>
            <w:szCs w:val="24"/>
          </w:rPr>
          <w:delText>3. Пользователь обязан</w:delText>
        </w:r>
      </w:del>
    </w:p>
    <w:p w14:paraId="18AFA997" w14:textId="6B2E0421" w:rsidR="00B91744" w:rsidRPr="00B91744" w:rsidDel="004D3676" w:rsidRDefault="00B91744">
      <w:pPr>
        <w:pStyle w:val="a3"/>
        <w:spacing w:after="0" w:line="240" w:lineRule="auto"/>
        <w:ind w:left="1068"/>
        <w:rPr>
          <w:del w:id="708" w:author="Сергей Бойко" w:date="2020-12-24T14:14:00Z"/>
          <w:rFonts w:cs="Times New Roman"/>
          <w:color w:val="000000"/>
          <w:szCs w:val="24"/>
        </w:rPr>
        <w:pPrChange w:id="709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710" w:author="Сергей Бойко" w:date="2020-12-24T14:14:00Z">
        <w:r w:rsidRPr="00B91744" w:rsidDel="004D3676">
          <w:rPr>
            <w:rFonts w:eastAsia="Times New Roman" w:cs="Times New Roman"/>
            <w:color w:val="000000"/>
            <w:szCs w:val="24"/>
            <w:lang w:eastAsia="ru-RU"/>
          </w:rPr>
          <w:delText xml:space="preserve">3.1. </w:delText>
        </w:r>
        <w:r w:rsidRPr="00B91744" w:rsidDel="004D3676">
          <w:rPr>
            <w:rFonts w:cs="Times New Roman"/>
            <w:color w:val="000000"/>
            <w:szCs w:val="24"/>
          </w:rPr>
          <w:delText>Для авторизации доступа к информации Пользователь обязан использовать только собственные  логины и пароли.</w:delText>
        </w:r>
      </w:del>
    </w:p>
    <w:p w14:paraId="2609D090" w14:textId="2EA99389" w:rsidR="00B91744" w:rsidRPr="00B91744" w:rsidDel="004D3676" w:rsidRDefault="00B91744">
      <w:pPr>
        <w:pStyle w:val="a3"/>
        <w:spacing w:after="0" w:line="240" w:lineRule="auto"/>
        <w:ind w:left="1068"/>
        <w:rPr>
          <w:del w:id="711" w:author="Сергей Бойко" w:date="2020-12-24T14:14:00Z"/>
          <w:rFonts w:eastAsia="Times New Roman" w:cs="Times New Roman"/>
          <w:color w:val="000000"/>
          <w:szCs w:val="24"/>
          <w:lang w:eastAsia="ru-RU"/>
        </w:rPr>
        <w:pPrChange w:id="712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713" w:author="Сергей Бойко" w:date="2020-12-24T14:14:00Z">
        <w:r w:rsidRPr="00B91744" w:rsidDel="004D3676">
          <w:rPr>
            <w:rFonts w:eastAsia="Times New Roman" w:cs="Times New Roman"/>
            <w:color w:val="000000"/>
            <w:szCs w:val="24"/>
            <w:lang w:eastAsia="ru-RU"/>
          </w:rPr>
          <w:delText>3.2. Немедленно удалять документы, содержащие конфиденциальную информацию с печатных-копировальных устройств.</w:delText>
        </w:r>
      </w:del>
    </w:p>
    <w:p w14:paraId="6192DB75" w14:textId="6B6A24F2" w:rsidR="00B91744" w:rsidRPr="00B91744" w:rsidDel="004D3676" w:rsidRDefault="00B91744">
      <w:pPr>
        <w:pStyle w:val="a3"/>
        <w:spacing w:after="0" w:line="240" w:lineRule="auto"/>
        <w:ind w:left="1068"/>
        <w:rPr>
          <w:del w:id="714" w:author="Сергей Бойко" w:date="2020-12-24T14:14:00Z"/>
          <w:rFonts w:eastAsia="Times New Roman" w:cs="Times New Roman"/>
          <w:color w:val="000000"/>
          <w:szCs w:val="24"/>
          <w:lang w:eastAsia="ru-RU"/>
        </w:rPr>
        <w:pPrChange w:id="715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716" w:author="Сергей Бойко" w:date="2020-12-24T14:14:00Z">
        <w:r w:rsidRPr="00B91744" w:rsidDel="004D3676">
          <w:rPr>
            <w:rFonts w:eastAsia="Times New Roman" w:cs="Times New Roman"/>
            <w:color w:val="000000"/>
            <w:szCs w:val="24"/>
            <w:lang w:eastAsia="ru-RU"/>
          </w:rPr>
          <w:delText>3.3. В конце рабочего дня привести в порядок письменный стол и убрать все документы содержащих конфиденциальную информацию в запираемый шкаф или сейф.</w:delText>
        </w:r>
      </w:del>
    </w:p>
    <w:p w14:paraId="59FA0BB7" w14:textId="5BC9BDAB" w:rsidR="00B91744" w:rsidRPr="00B91744" w:rsidDel="004D3676" w:rsidRDefault="00B91744">
      <w:pPr>
        <w:pStyle w:val="a3"/>
        <w:spacing w:after="0" w:line="240" w:lineRule="auto"/>
        <w:ind w:left="1068"/>
        <w:rPr>
          <w:del w:id="717" w:author="Сергей Бойко" w:date="2020-12-24T14:14:00Z"/>
          <w:rFonts w:eastAsia="Times New Roman" w:cs="Times New Roman"/>
          <w:color w:val="000000"/>
          <w:szCs w:val="24"/>
          <w:lang w:eastAsia="ru-RU"/>
        </w:rPr>
        <w:pPrChange w:id="718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719" w:author="Сергей Бойко" w:date="2020-12-24T14:14:00Z">
        <w:r w:rsidRPr="00B91744" w:rsidDel="004D3676">
          <w:rPr>
            <w:rFonts w:eastAsia="Times New Roman" w:cs="Times New Roman"/>
            <w:color w:val="000000"/>
            <w:szCs w:val="24"/>
            <w:lang w:eastAsia="ru-RU"/>
          </w:rPr>
          <w:delText>3.4. По окончанию рабочего дня и в случае длительного отсутствия на рабочем месте запирать на замок все шкафы, сейфы.</w:delText>
        </w:r>
      </w:del>
    </w:p>
    <w:p w14:paraId="68A0611E" w14:textId="5373D151" w:rsidR="00B91744" w:rsidRPr="00B91744" w:rsidDel="004D3676" w:rsidRDefault="00B91744">
      <w:pPr>
        <w:pStyle w:val="a3"/>
        <w:spacing w:after="0" w:line="240" w:lineRule="auto"/>
        <w:ind w:left="1068"/>
        <w:rPr>
          <w:del w:id="720" w:author="Сергей Бойко" w:date="2020-12-24T14:14:00Z"/>
          <w:rFonts w:eastAsia="Times New Roman" w:cs="Times New Roman"/>
          <w:color w:val="000000"/>
          <w:szCs w:val="24"/>
          <w:lang w:eastAsia="ru-RU"/>
        </w:rPr>
        <w:pPrChange w:id="721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722" w:author="Сергей Бойко" w:date="2020-12-24T14:14:00Z">
        <w:r w:rsidRPr="00B91744" w:rsidDel="004D3676">
          <w:rPr>
            <w:rFonts w:eastAsia="Times New Roman" w:cs="Times New Roman"/>
            <w:color w:val="000000"/>
            <w:szCs w:val="24"/>
            <w:lang w:eastAsia="ru-RU"/>
          </w:rPr>
          <w:delText xml:space="preserve">3.5. </w:delText>
        </w:r>
        <w:r w:rsidRPr="00B91744" w:rsidDel="004D3676">
          <w:rPr>
            <w:rFonts w:cs="Times New Roman"/>
            <w:color w:val="000000"/>
            <w:szCs w:val="24"/>
          </w:rPr>
          <w:delText>З</w:delText>
        </w:r>
        <w:r w:rsidRPr="00B91744" w:rsidDel="004D3676">
          <w:rPr>
            <w:rFonts w:eastAsia="Times New Roman" w:cs="Times New Roman"/>
            <w:color w:val="000000"/>
            <w:szCs w:val="24"/>
            <w:lang w:eastAsia="ru-RU"/>
          </w:rPr>
          <w:delText xml:space="preserve">нать и соблюдать внутренние требования, обеспечивающие безопасность информационных систем и </w:delText>
        </w:r>
        <w:r w:rsidRPr="00B91744" w:rsidDel="004D3676">
          <w:rPr>
            <w:rFonts w:cs="Times New Roman"/>
            <w:szCs w:val="24"/>
          </w:rPr>
          <w:delText>информационную безопасность в целом</w:delText>
        </w:r>
        <w:r w:rsidRPr="00B91744" w:rsidDel="004D3676">
          <w:rPr>
            <w:rFonts w:eastAsia="Times New Roman" w:cs="Times New Roman"/>
            <w:color w:val="000000"/>
            <w:szCs w:val="24"/>
            <w:lang w:eastAsia="ru-RU"/>
          </w:rPr>
          <w:delText>.</w:delText>
        </w:r>
      </w:del>
    </w:p>
    <w:p w14:paraId="6BBA9C7B" w14:textId="1F6089E7" w:rsidR="00B91744" w:rsidRPr="00B91744" w:rsidDel="004D3676" w:rsidRDefault="00B91744">
      <w:pPr>
        <w:pStyle w:val="a3"/>
        <w:spacing w:after="0" w:line="240" w:lineRule="auto"/>
        <w:ind w:left="1068"/>
        <w:rPr>
          <w:del w:id="723" w:author="Сергей Бойко" w:date="2020-12-24T14:14:00Z"/>
          <w:rFonts w:eastAsia="Times New Roman" w:cs="Times New Roman"/>
          <w:color w:val="000000"/>
          <w:szCs w:val="24"/>
          <w:lang w:eastAsia="ru-RU"/>
        </w:rPr>
        <w:pPrChange w:id="724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725" w:author="Сергей Бойко" w:date="2020-12-24T14:14:00Z">
        <w:r w:rsidRPr="00B91744" w:rsidDel="004D3676">
          <w:rPr>
            <w:rFonts w:eastAsia="Times New Roman" w:cs="Times New Roman"/>
            <w:color w:val="000000"/>
            <w:szCs w:val="24"/>
            <w:lang w:eastAsia="ru-RU"/>
          </w:rPr>
          <w:delText>3.6. Выполнять нормы поведения в экстренных ситуациях, последовательность действий при ликвидации последствий аварий и иных обстоятельств непреодолимой силы.</w:delText>
        </w:r>
      </w:del>
    </w:p>
    <w:p w14:paraId="7111F9B1" w14:textId="19B46657" w:rsidR="00B91744" w:rsidRPr="00B91744" w:rsidDel="004D3676" w:rsidRDefault="00B91744">
      <w:pPr>
        <w:pStyle w:val="a3"/>
        <w:spacing w:after="0" w:line="240" w:lineRule="auto"/>
        <w:ind w:left="1068"/>
        <w:rPr>
          <w:del w:id="726" w:author="Сергей Бойко" w:date="2020-12-24T14:14:00Z"/>
          <w:rFonts w:eastAsia="Times New Roman" w:cs="Times New Roman"/>
          <w:color w:val="000000"/>
          <w:szCs w:val="24"/>
          <w:lang w:eastAsia="ru-RU"/>
        </w:rPr>
        <w:pPrChange w:id="727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728" w:author="Сергей Бойко" w:date="2020-12-24T14:14:00Z">
        <w:r w:rsidRPr="00B91744" w:rsidDel="004D3676">
          <w:rPr>
            <w:rFonts w:eastAsia="Times New Roman" w:cs="Times New Roman"/>
            <w:color w:val="000000"/>
            <w:szCs w:val="24"/>
            <w:lang w:eastAsia="ru-RU"/>
          </w:rPr>
          <w:lastRenderedPageBreak/>
          <w:delText>3.7. Ставить в известность  Управление информационных технологий (далее –УИТ) о любых фактах сбоев программного обеспечения, некорректного завершения значимых операций, а также повреждения  технических средств.</w:delText>
        </w:r>
      </w:del>
    </w:p>
    <w:p w14:paraId="59A4E16D" w14:textId="68F72EC1" w:rsidR="00B91744" w:rsidRPr="00B91744" w:rsidDel="004D3676" w:rsidRDefault="00B91744">
      <w:pPr>
        <w:pStyle w:val="a3"/>
        <w:spacing w:after="0" w:line="240" w:lineRule="auto"/>
        <w:ind w:left="1068"/>
        <w:rPr>
          <w:del w:id="729" w:author="Сергей Бойко" w:date="2020-12-24T14:14:00Z"/>
          <w:rFonts w:eastAsia="Times New Roman" w:cs="Times New Roman"/>
          <w:color w:val="000000"/>
          <w:szCs w:val="24"/>
          <w:lang w:eastAsia="ru-RU"/>
        </w:rPr>
        <w:pPrChange w:id="730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731" w:author="Сергей Бойко" w:date="2020-12-24T14:14:00Z">
        <w:r w:rsidRPr="00B91744" w:rsidDel="004D3676">
          <w:rPr>
            <w:rFonts w:eastAsia="Times New Roman" w:cs="Times New Roman"/>
            <w:color w:val="000000"/>
            <w:szCs w:val="24"/>
            <w:lang w:eastAsia="ru-RU"/>
          </w:rPr>
          <w:delText>3.8. П</w:delText>
        </w:r>
        <w:r w:rsidRPr="00B91744" w:rsidDel="004D3676">
          <w:rPr>
            <w:rFonts w:cs="Times New Roman"/>
            <w:color w:val="000000"/>
            <w:szCs w:val="24"/>
          </w:rPr>
          <w:delText>о всем известным ему фактам нарушения требований внутренних нормативных документов регламентирующих информационную безопасность, должен незамедлительно сообщить специалисту/администратору Компании ответственному за обеспечение информационной безопасности по телефону</w:delText>
        </w:r>
        <w:r w:rsidRPr="00B91744" w:rsidDel="004D3676">
          <w:rPr>
            <w:rFonts w:cs="Times New Roman"/>
            <w:color w:val="000000"/>
            <w:szCs w:val="24"/>
            <w:lang w:val="kk-KZ"/>
          </w:rPr>
          <w:delText>:</w:delText>
        </w:r>
        <w:r w:rsidRPr="00B91744" w:rsidDel="004D3676">
          <w:rPr>
            <w:rFonts w:cs="Times New Roman"/>
            <w:color w:val="000000"/>
            <w:szCs w:val="24"/>
          </w:rPr>
          <w:delText xml:space="preserve">  +7 (727) 344 12 22 вн.1293.  </w:delText>
        </w:r>
      </w:del>
    </w:p>
    <w:p w14:paraId="2569029E" w14:textId="62E4350B" w:rsidR="00B91744" w:rsidRPr="00B91744" w:rsidDel="004D3676" w:rsidRDefault="00B91744">
      <w:pPr>
        <w:pStyle w:val="a3"/>
        <w:spacing w:after="0" w:line="240" w:lineRule="auto"/>
        <w:ind w:left="1068"/>
        <w:rPr>
          <w:del w:id="732" w:author="Сергей Бойко" w:date="2020-12-24T14:14:00Z"/>
          <w:rFonts w:eastAsia="Times New Roman" w:cs="Times New Roman"/>
          <w:color w:val="000000"/>
          <w:szCs w:val="24"/>
          <w:lang w:eastAsia="ru-RU"/>
        </w:rPr>
        <w:pPrChange w:id="733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734" w:author="Сергей Бойко" w:date="2020-12-24T14:14:00Z">
        <w:r w:rsidRPr="00B91744" w:rsidDel="004D3676">
          <w:rPr>
            <w:rFonts w:eastAsia="Times New Roman" w:cs="Times New Roman"/>
            <w:color w:val="000000"/>
            <w:szCs w:val="24"/>
            <w:lang w:eastAsia="ru-RU"/>
          </w:rPr>
          <w:delText>3.9</w:delText>
        </w:r>
        <w:r w:rsidRPr="00B91744" w:rsidDel="004D3676">
          <w:rPr>
            <w:rFonts w:cs="Times New Roman"/>
            <w:color w:val="000000"/>
            <w:szCs w:val="24"/>
          </w:rPr>
          <w:delText xml:space="preserve">. </w:delText>
        </w:r>
        <w:r w:rsidRPr="00B91744" w:rsidDel="004D3676">
          <w:rPr>
            <w:rFonts w:eastAsia="Times New Roman" w:cs="Times New Roman"/>
            <w:color w:val="000000"/>
            <w:szCs w:val="24"/>
            <w:lang w:eastAsia="ru-RU"/>
          </w:rPr>
          <w:delText>Информировать УБиР и УИТ о нарушениях безопасности и иных подозрительных ситуациях.</w:delText>
        </w:r>
      </w:del>
    </w:p>
    <w:p w14:paraId="48963014" w14:textId="22859126" w:rsidR="00B91744" w:rsidRPr="00B91744" w:rsidDel="004D3676" w:rsidRDefault="00B91744">
      <w:pPr>
        <w:pStyle w:val="a3"/>
        <w:spacing w:after="0" w:line="240" w:lineRule="auto"/>
        <w:ind w:left="1068"/>
        <w:rPr>
          <w:del w:id="735" w:author="Сергей Бойко" w:date="2020-12-24T14:14:00Z"/>
          <w:rFonts w:eastAsia="Times New Roman" w:cs="Times New Roman"/>
          <w:color w:val="000000"/>
          <w:szCs w:val="24"/>
          <w:lang w:eastAsia="ru-RU"/>
        </w:rPr>
        <w:pPrChange w:id="736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737" w:author="Сергей Бойко" w:date="2020-12-24T14:14:00Z">
        <w:r w:rsidRPr="00B91744" w:rsidDel="004D3676">
          <w:rPr>
            <w:rFonts w:eastAsia="Times New Roman" w:cs="Times New Roman"/>
            <w:color w:val="000000"/>
            <w:szCs w:val="24"/>
            <w:lang w:eastAsia="ru-RU"/>
          </w:rPr>
          <w:delText>3.10. Незамедлительно сообщать о обнаруженных слабых мест в защите ресурсов информационных систем УБиР и УИТ.</w:delText>
        </w:r>
      </w:del>
    </w:p>
    <w:p w14:paraId="44BF5073" w14:textId="791E3305" w:rsidR="00B91744" w:rsidRPr="00B91744" w:rsidDel="004D3676" w:rsidRDefault="00B91744">
      <w:pPr>
        <w:pStyle w:val="a3"/>
        <w:spacing w:after="0" w:line="240" w:lineRule="auto"/>
        <w:ind w:left="1068"/>
        <w:rPr>
          <w:del w:id="738" w:author="Сергей Бойко" w:date="2020-12-24T14:14:00Z"/>
          <w:rFonts w:cs="Times New Roman"/>
          <w:color w:val="000000"/>
          <w:szCs w:val="24"/>
        </w:rPr>
        <w:pPrChange w:id="739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</w:p>
    <w:p w14:paraId="7A7E15CE" w14:textId="6BDAD1B3" w:rsidR="00B91744" w:rsidRPr="00B91744" w:rsidDel="004D3676" w:rsidRDefault="00B91744">
      <w:pPr>
        <w:pStyle w:val="a3"/>
        <w:spacing w:after="0" w:line="240" w:lineRule="auto"/>
        <w:ind w:left="1068"/>
        <w:rPr>
          <w:del w:id="740" w:author="Сергей Бойко" w:date="2020-12-24T14:14:00Z"/>
          <w:rFonts w:cs="Times New Roman"/>
          <w:b/>
          <w:color w:val="000000"/>
          <w:szCs w:val="24"/>
        </w:rPr>
        <w:pPrChange w:id="741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742" w:author="Сергей Бойко" w:date="2020-12-24T14:14:00Z">
        <w:r w:rsidRPr="00B91744" w:rsidDel="004D3676">
          <w:rPr>
            <w:rFonts w:cs="Times New Roman"/>
            <w:b/>
            <w:color w:val="000000"/>
            <w:szCs w:val="24"/>
          </w:rPr>
          <w:delText>4.Права Пользователя</w:delText>
        </w:r>
      </w:del>
    </w:p>
    <w:p w14:paraId="677E7512" w14:textId="071241C6" w:rsidR="00B91744" w:rsidRPr="00B91744" w:rsidDel="004D3676" w:rsidRDefault="00B91744">
      <w:pPr>
        <w:pStyle w:val="a3"/>
        <w:spacing w:after="0" w:line="240" w:lineRule="auto"/>
        <w:ind w:left="1068"/>
        <w:rPr>
          <w:del w:id="743" w:author="Сергей Бойко" w:date="2020-12-24T14:14:00Z"/>
          <w:rFonts w:cs="Times New Roman"/>
          <w:color w:val="000000"/>
          <w:szCs w:val="24"/>
        </w:rPr>
        <w:pPrChange w:id="744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745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>4.1.Пользователь имеет право пользоваться  всеми необходимыми инструментами, не противоречащей Политике, для выполнения своих функциональных обязанностей.</w:delText>
        </w:r>
      </w:del>
    </w:p>
    <w:p w14:paraId="795E2CC5" w14:textId="61407828" w:rsidR="00B91744" w:rsidRPr="00B91744" w:rsidDel="004D3676" w:rsidRDefault="00B91744">
      <w:pPr>
        <w:pStyle w:val="a3"/>
        <w:spacing w:after="0" w:line="240" w:lineRule="auto"/>
        <w:ind w:left="1068"/>
        <w:rPr>
          <w:del w:id="746" w:author="Сергей Бойко" w:date="2020-12-24T14:14:00Z"/>
          <w:rFonts w:cs="Times New Roman"/>
          <w:color w:val="000000"/>
          <w:szCs w:val="24"/>
        </w:rPr>
        <w:pPrChange w:id="747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748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>4.2. При необходимости Пользователь имеет право на и</w:delText>
        </w:r>
        <w:r w:rsidRPr="00B91744" w:rsidDel="004D3676">
          <w:rPr>
            <w:rFonts w:cs="Times New Roman"/>
            <w:szCs w:val="24"/>
          </w:rPr>
          <w:delText xml:space="preserve">зменение уровня доступа или иных атрибутов безопасности (режима доступа, права доступа </w:delText>
        </w:r>
        <w:r w:rsidRPr="00B91744" w:rsidDel="004D3676">
          <w:rPr>
            <w:rStyle w:val="s202"/>
            <w:szCs w:val="24"/>
          </w:rPr>
          <w:delText>пользователя</w:delText>
        </w:r>
        <w:r w:rsidRPr="00B91744" w:rsidDel="004D3676">
          <w:rPr>
            <w:rFonts w:cs="Times New Roman"/>
            <w:szCs w:val="24"/>
          </w:rPr>
          <w:delText xml:space="preserve"> к информационным ресурсам).</w:delText>
        </w:r>
      </w:del>
    </w:p>
    <w:p w14:paraId="2CE87DB9" w14:textId="014E85BB" w:rsidR="00B91744" w:rsidRPr="00B91744" w:rsidDel="004D3676" w:rsidRDefault="00B91744">
      <w:pPr>
        <w:pStyle w:val="a3"/>
        <w:spacing w:after="0" w:line="240" w:lineRule="auto"/>
        <w:ind w:left="1068"/>
        <w:rPr>
          <w:del w:id="749" w:author="Сергей Бойко" w:date="2020-12-24T14:14:00Z"/>
          <w:rFonts w:cs="Times New Roman"/>
          <w:b/>
          <w:color w:val="000000"/>
          <w:szCs w:val="24"/>
        </w:rPr>
        <w:pPrChange w:id="750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</w:p>
    <w:p w14:paraId="6E2BFB4B" w14:textId="3BA5CD4E" w:rsidR="00B91744" w:rsidRPr="00B91744" w:rsidDel="004D3676" w:rsidRDefault="00B91744">
      <w:pPr>
        <w:pStyle w:val="a3"/>
        <w:spacing w:after="0" w:line="240" w:lineRule="auto"/>
        <w:ind w:left="1068"/>
        <w:rPr>
          <w:del w:id="751" w:author="Сергей Бойко" w:date="2020-12-24T14:14:00Z"/>
          <w:rFonts w:cs="Times New Roman"/>
          <w:b/>
          <w:color w:val="000000"/>
          <w:szCs w:val="24"/>
        </w:rPr>
        <w:pPrChange w:id="752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753" w:author="Сергей Бойко" w:date="2020-12-24T14:14:00Z">
        <w:r w:rsidRPr="00B91744" w:rsidDel="004D3676">
          <w:rPr>
            <w:rFonts w:cs="Times New Roman"/>
            <w:b/>
            <w:color w:val="000000"/>
            <w:szCs w:val="24"/>
          </w:rPr>
          <w:delText>5.Права Компании</w:delText>
        </w:r>
      </w:del>
    </w:p>
    <w:p w14:paraId="49A62B64" w14:textId="09604C93" w:rsidR="00B91744" w:rsidRPr="00B91744" w:rsidDel="004D3676" w:rsidRDefault="00B91744">
      <w:pPr>
        <w:pStyle w:val="a3"/>
        <w:spacing w:after="0" w:line="240" w:lineRule="auto"/>
        <w:ind w:left="1068"/>
        <w:rPr>
          <w:del w:id="754" w:author="Сергей Бойко" w:date="2020-12-24T14:14:00Z"/>
          <w:rFonts w:cs="Times New Roman"/>
          <w:color w:val="000000"/>
          <w:szCs w:val="24"/>
        </w:rPr>
        <w:pPrChange w:id="755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756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>5.1. Компания вправе применять специальное программного обеспечения позволяющего отслеживать действия Пользователей по использованию а</w:delText>
        </w:r>
        <w:r w:rsidRPr="00B91744" w:rsidDel="004D3676">
          <w:rPr>
            <w:rFonts w:cs="Times New Roman"/>
            <w:szCs w:val="24"/>
          </w:rPr>
          <w:delText xml:space="preserve">втоматизированных, телекоммуникационных систем и оргтехники  </w:delText>
        </w:r>
        <w:r w:rsidRPr="00B91744" w:rsidDel="004D3676">
          <w:rPr>
            <w:rFonts w:cs="Times New Roman"/>
            <w:color w:val="000000"/>
            <w:szCs w:val="24"/>
          </w:rPr>
          <w:delText xml:space="preserve">Компании, в том числе: нажатые пользователем комбинации клавиш в ходе использования персонального компьютера; использование интернет ресурсов; </w:delText>
        </w:r>
        <w:r w:rsidRPr="00B91744" w:rsidDel="004D3676">
          <w:rPr>
            <w:rStyle w:val="apple-converted-space"/>
            <w:rFonts w:cs="Times New Roman"/>
            <w:color w:val="303030"/>
            <w:szCs w:val="24"/>
            <w:shd w:val="clear" w:color="auto" w:fill="FFFFFF"/>
          </w:rPr>
          <w:delText> </w:delText>
        </w:r>
        <w:r w:rsidRPr="00B91744" w:rsidDel="004D3676">
          <w:rPr>
            <w:rFonts w:cs="Times New Roman"/>
            <w:color w:val="303030"/>
            <w:szCs w:val="24"/>
            <w:shd w:val="clear" w:color="auto" w:fill="FFFFFF"/>
          </w:rPr>
          <w:delText>входящие и исходящие сообщения электронной почты;</w:delText>
        </w:r>
        <w:r w:rsidRPr="00B91744" w:rsidDel="004D3676">
          <w:rPr>
            <w:rFonts w:cs="Times New Roman"/>
            <w:color w:val="000000"/>
            <w:szCs w:val="24"/>
          </w:rPr>
          <w:delText xml:space="preserve"> использование печатных устройств;  использование оборудования подключаемого через возможные имеющиеся порты ввода и вывода информации на персональный компьютер и др.</w:delText>
        </w:r>
      </w:del>
    </w:p>
    <w:p w14:paraId="06DB65D0" w14:textId="0D987ECA" w:rsidR="00B91744" w:rsidRPr="00B91744" w:rsidDel="004D3676" w:rsidRDefault="00B91744">
      <w:pPr>
        <w:pStyle w:val="a3"/>
        <w:spacing w:after="0" w:line="240" w:lineRule="auto"/>
        <w:ind w:left="1068"/>
        <w:rPr>
          <w:del w:id="757" w:author="Сергей Бойко" w:date="2020-12-24T14:14:00Z"/>
          <w:rFonts w:cs="Times New Roman"/>
          <w:color w:val="000000"/>
          <w:szCs w:val="24"/>
        </w:rPr>
        <w:pPrChange w:id="758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759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>5.2. Иные права установленные законодательством Республики Казахстан и настоящей Политикой.</w:delText>
        </w:r>
      </w:del>
    </w:p>
    <w:p w14:paraId="29DD7ECE" w14:textId="2E44B93E" w:rsidR="00B91744" w:rsidRPr="00B91744" w:rsidDel="004D3676" w:rsidRDefault="00B91744">
      <w:pPr>
        <w:pStyle w:val="a3"/>
        <w:spacing w:after="0" w:line="240" w:lineRule="auto"/>
        <w:ind w:left="1068"/>
        <w:rPr>
          <w:del w:id="760" w:author="Сергей Бойко" w:date="2020-12-24T14:14:00Z"/>
          <w:rFonts w:cs="Times New Roman"/>
          <w:color w:val="000000"/>
          <w:szCs w:val="24"/>
        </w:rPr>
        <w:pPrChange w:id="761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</w:p>
    <w:p w14:paraId="31567F0D" w14:textId="4E39CDCF" w:rsidR="00B91744" w:rsidRPr="00B91744" w:rsidDel="004D3676" w:rsidRDefault="00B91744">
      <w:pPr>
        <w:pStyle w:val="a3"/>
        <w:spacing w:after="0" w:line="240" w:lineRule="auto"/>
        <w:ind w:left="1068"/>
        <w:rPr>
          <w:del w:id="762" w:author="Сергей Бойко" w:date="2020-12-24T14:14:00Z"/>
          <w:rFonts w:cs="Times New Roman"/>
          <w:b/>
          <w:color w:val="000000"/>
          <w:szCs w:val="24"/>
        </w:rPr>
        <w:pPrChange w:id="763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764" w:author="Сергей Бойко" w:date="2020-12-24T14:14:00Z">
        <w:r w:rsidRPr="00B91744" w:rsidDel="004D3676">
          <w:rPr>
            <w:rFonts w:cs="Times New Roman"/>
            <w:b/>
            <w:color w:val="000000"/>
            <w:szCs w:val="24"/>
          </w:rPr>
          <w:delText xml:space="preserve">6. Согласие Пользователя </w:delText>
        </w:r>
      </w:del>
    </w:p>
    <w:p w14:paraId="79B6CD28" w14:textId="425EB85F" w:rsidR="00B91744" w:rsidRPr="00B91744" w:rsidDel="004D3676" w:rsidRDefault="00B91744">
      <w:pPr>
        <w:pStyle w:val="a3"/>
        <w:spacing w:after="0" w:line="240" w:lineRule="auto"/>
        <w:ind w:left="1068"/>
        <w:rPr>
          <w:del w:id="765" w:author="Сергей Бойко" w:date="2020-12-24T14:14:00Z"/>
          <w:rFonts w:cs="Times New Roman"/>
          <w:color w:val="000000"/>
          <w:szCs w:val="24"/>
        </w:rPr>
        <w:pPrChange w:id="766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767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>6.1. Подписывая настоящую Памятку, Пользователь дает свое согласие на применение Компанией специального программного обеспечения позволяющего отслеживать действия Пользователей по использованию а</w:delText>
        </w:r>
        <w:r w:rsidRPr="00B91744" w:rsidDel="004D3676">
          <w:rPr>
            <w:rFonts w:cs="Times New Roman"/>
            <w:szCs w:val="24"/>
          </w:rPr>
          <w:delText xml:space="preserve">втоматизированных, телекоммуникационных систем и оргтехники  </w:delText>
        </w:r>
        <w:r w:rsidRPr="00B91744" w:rsidDel="004D3676">
          <w:rPr>
            <w:rFonts w:cs="Times New Roman"/>
            <w:color w:val="000000"/>
            <w:szCs w:val="24"/>
          </w:rPr>
          <w:delText xml:space="preserve">Компании, в том числе: нажатые пользователем комбинации клавиш в ходе использования персонального компьютера; использование интернет ресурсов; </w:delText>
        </w:r>
        <w:r w:rsidRPr="00B91744" w:rsidDel="004D3676">
          <w:rPr>
            <w:rStyle w:val="apple-converted-space"/>
            <w:rFonts w:cs="Times New Roman"/>
            <w:color w:val="303030"/>
            <w:szCs w:val="24"/>
            <w:shd w:val="clear" w:color="auto" w:fill="FFFFFF"/>
          </w:rPr>
          <w:delText> </w:delText>
        </w:r>
        <w:r w:rsidRPr="00B91744" w:rsidDel="004D3676">
          <w:rPr>
            <w:rFonts w:cs="Times New Roman"/>
            <w:color w:val="303030"/>
            <w:szCs w:val="24"/>
            <w:shd w:val="clear" w:color="auto" w:fill="FFFFFF"/>
          </w:rPr>
          <w:delText>входящие и исходящие сообщения электронной почты;</w:delText>
        </w:r>
        <w:r w:rsidRPr="00B91744" w:rsidDel="004D3676">
          <w:rPr>
            <w:rFonts w:cs="Times New Roman"/>
            <w:color w:val="000000"/>
            <w:szCs w:val="24"/>
          </w:rPr>
          <w:delText xml:space="preserve"> использование печатных устройств;  использование оборудования подключаемого через возможные имеющиеся порты ввода и вывода информации на персональный компьютер и др., а также подтверждает, что ознакомился с внутренними нормативными документами, регламентирующими информационную безопасность в Компании, в частности, но не ограничиваясь следующим:</w:delText>
        </w:r>
      </w:del>
    </w:p>
    <w:p w14:paraId="74E96DFD" w14:textId="4A21333D" w:rsidR="00B91744" w:rsidRPr="00B91744" w:rsidDel="004D3676" w:rsidRDefault="00B91744">
      <w:pPr>
        <w:pStyle w:val="a3"/>
        <w:spacing w:after="0" w:line="240" w:lineRule="auto"/>
        <w:ind w:left="1068"/>
        <w:rPr>
          <w:del w:id="768" w:author="Сергей Бойко" w:date="2020-12-24T14:14:00Z"/>
          <w:rFonts w:cs="Times New Roman"/>
          <w:szCs w:val="24"/>
        </w:rPr>
        <w:pPrChange w:id="769" w:author="Сергей Бойко" w:date="2020-12-24T14:15:00Z">
          <w:pPr>
            <w:pStyle w:val="ad"/>
            <w:numPr>
              <w:numId w:val="38"/>
            </w:numPr>
            <w:ind w:left="360" w:firstLine="709"/>
            <w:contextualSpacing/>
            <w:jc w:val="both"/>
          </w:pPr>
        </w:pPrChange>
      </w:pPr>
      <w:del w:id="770" w:author="Сергей Бойко" w:date="2020-12-24T14:14:00Z">
        <w:r w:rsidRPr="00B91744" w:rsidDel="004D3676">
          <w:rPr>
            <w:rFonts w:cs="Times New Roman"/>
            <w:szCs w:val="24"/>
          </w:rPr>
          <w:delText>Политика информационной безопасности акционерного общества «Ипотечная организация «Казахстанская Ипотечная Компания»;</w:delText>
        </w:r>
      </w:del>
    </w:p>
    <w:p w14:paraId="3A2D89DB" w14:textId="263F5CD1" w:rsidR="00B91744" w:rsidRPr="00B91744" w:rsidDel="004D3676" w:rsidRDefault="00B91744">
      <w:pPr>
        <w:pStyle w:val="a3"/>
        <w:spacing w:after="0" w:line="240" w:lineRule="auto"/>
        <w:ind w:left="1068"/>
        <w:rPr>
          <w:del w:id="771" w:author="Сергей Бойко" w:date="2020-12-24T14:14:00Z"/>
          <w:rFonts w:cs="Times New Roman"/>
          <w:szCs w:val="24"/>
        </w:rPr>
        <w:pPrChange w:id="772" w:author="Сергей Бойко" w:date="2020-12-24T14:15:00Z">
          <w:pPr>
            <w:pStyle w:val="ad"/>
            <w:numPr>
              <w:numId w:val="38"/>
            </w:numPr>
            <w:ind w:left="360" w:firstLine="709"/>
            <w:contextualSpacing/>
            <w:jc w:val="both"/>
          </w:pPr>
        </w:pPrChange>
      </w:pPr>
      <w:del w:id="773" w:author="Сергей Бойко" w:date="2020-12-24T14:14:00Z">
        <w:r w:rsidRPr="00B91744" w:rsidDel="004D3676">
          <w:rPr>
            <w:rFonts w:cs="Times New Roman"/>
            <w:szCs w:val="24"/>
          </w:rPr>
          <w:lastRenderedPageBreak/>
          <w:delText>Политика чистого стола и чистого экрана АО «ИО «Казахстанская Ипотечная Компания»;</w:delText>
        </w:r>
      </w:del>
    </w:p>
    <w:p w14:paraId="000E75A6" w14:textId="78E76708" w:rsidR="00B91744" w:rsidRPr="00B91744" w:rsidDel="004D3676" w:rsidRDefault="00B91744">
      <w:pPr>
        <w:pStyle w:val="a3"/>
        <w:spacing w:after="0" w:line="240" w:lineRule="auto"/>
        <w:ind w:left="1068"/>
        <w:rPr>
          <w:del w:id="774" w:author="Сергей Бойко" w:date="2020-12-24T14:14:00Z"/>
          <w:rFonts w:cs="Times New Roman"/>
          <w:szCs w:val="24"/>
        </w:rPr>
        <w:pPrChange w:id="775" w:author="Сергей Бойко" w:date="2020-12-24T14:15:00Z">
          <w:pPr>
            <w:pStyle w:val="ad"/>
            <w:numPr>
              <w:numId w:val="38"/>
            </w:numPr>
            <w:ind w:left="360" w:firstLine="709"/>
            <w:contextualSpacing/>
            <w:jc w:val="both"/>
          </w:pPr>
        </w:pPrChange>
      </w:pPr>
      <w:del w:id="776" w:author="Сергей Бойко" w:date="2020-12-24T14:14:00Z">
        <w:r w:rsidRPr="00B91744" w:rsidDel="004D3676">
          <w:rPr>
            <w:rFonts w:cs="Times New Roman"/>
            <w:szCs w:val="24"/>
          </w:rPr>
          <w:delText>Политика приемлемого использования информационных ресурсов;</w:delText>
        </w:r>
      </w:del>
    </w:p>
    <w:p w14:paraId="45C401AC" w14:textId="57CA4618" w:rsidR="00B91744" w:rsidRPr="00B91744" w:rsidDel="004D3676" w:rsidRDefault="00B91744">
      <w:pPr>
        <w:pStyle w:val="a3"/>
        <w:spacing w:after="0" w:line="240" w:lineRule="auto"/>
        <w:ind w:left="1068"/>
        <w:rPr>
          <w:del w:id="777" w:author="Сергей Бойко" w:date="2020-12-24T14:14:00Z"/>
          <w:rFonts w:cs="Times New Roman"/>
          <w:szCs w:val="24"/>
        </w:rPr>
        <w:pPrChange w:id="778" w:author="Сергей Бойко" w:date="2020-12-24T14:15:00Z">
          <w:pPr>
            <w:pStyle w:val="ad"/>
            <w:numPr>
              <w:numId w:val="38"/>
            </w:numPr>
            <w:ind w:left="360" w:firstLine="709"/>
            <w:contextualSpacing/>
            <w:jc w:val="both"/>
          </w:pPr>
        </w:pPrChange>
      </w:pPr>
      <w:del w:id="779" w:author="Сергей Бойко" w:date="2020-12-24T14:14:00Z">
        <w:r w:rsidRPr="00B91744" w:rsidDel="004D3676">
          <w:rPr>
            <w:rFonts w:cs="Times New Roman"/>
            <w:szCs w:val="24"/>
          </w:rPr>
          <w:delText>Инструкции о порядке предоставления прав доступа в Автоматизированную информационную систему АО «Ипотечная организация «Казахстанская Ипотечная Компания»;</w:delText>
        </w:r>
      </w:del>
    </w:p>
    <w:p w14:paraId="0B810F50" w14:textId="6063CA27" w:rsidR="00B91744" w:rsidRPr="00B91744" w:rsidDel="004D3676" w:rsidRDefault="00B91744">
      <w:pPr>
        <w:pStyle w:val="a3"/>
        <w:spacing w:after="0" w:line="240" w:lineRule="auto"/>
        <w:ind w:left="1068"/>
        <w:rPr>
          <w:del w:id="780" w:author="Сергей Бойко" w:date="2020-12-24T14:14:00Z"/>
          <w:rFonts w:cs="Times New Roman"/>
          <w:szCs w:val="24"/>
        </w:rPr>
        <w:pPrChange w:id="781" w:author="Сергей Бойко" w:date="2020-12-24T14:15:00Z">
          <w:pPr>
            <w:pStyle w:val="ad"/>
            <w:numPr>
              <w:numId w:val="38"/>
            </w:numPr>
            <w:ind w:left="360" w:firstLine="709"/>
            <w:contextualSpacing/>
            <w:jc w:val="both"/>
          </w:pPr>
        </w:pPrChange>
      </w:pPr>
      <w:del w:id="782" w:author="Сергей Бойко" w:date="2020-12-24T14:14:00Z">
        <w:r w:rsidRPr="00B91744" w:rsidDel="004D3676">
          <w:rPr>
            <w:rFonts w:cs="Times New Roman"/>
            <w:szCs w:val="24"/>
          </w:rPr>
          <w:delText>Правила документирования и управления документацией АО «ИО «Казахстанская Ипотечная Компания».</w:delText>
        </w:r>
      </w:del>
    </w:p>
    <w:p w14:paraId="7135196C" w14:textId="6F4F1A00" w:rsidR="00B91744" w:rsidRPr="00B91744" w:rsidDel="004D3676" w:rsidRDefault="00B91744">
      <w:pPr>
        <w:pStyle w:val="a3"/>
        <w:spacing w:after="0" w:line="240" w:lineRule="auto"/>
        <w:ind w:left="1068"/>
        <w:rPr>
          <w:del w:id="783" w:author="Сергей Бойко" w:date="2020-12-24T14:14:00Z"/>
          <w:rFonts w:cs="Times New Roman"/>
          <w:color w:val="000000"/>
          <w:szCs w:val="24"/>
        </w:rPr>
        <w:pPrChange w:id="784" w:author="Сергей Бойко" w:date="2020-12-24T14:15:00Z">
          <w:pPr>
            <w:pStyle w:val="ad"/>
            <w:ind w:left="360" w:firstLine="709"/>
            <w:contextualSpacing/>
            <w:jc w:val="both"/>
          </w:pPr>
        </w:pPrChange>
      </w:pPr>
    </w:p>
    <w:p w14:paraId="1D1D2844" w14:textId="0A2FD3DA" w:rsidR="00B91744" w:rsidRPr="00B91744" w:rsidDel="004D3676" w:rsidRDefault="00B91744">
      <w:pPr>
        <w:pStyle w:val="a3"/>
        <w:spacing w:after="0" w:line="240" w:lineRule="auto"/>
        <w:ind w:left="1068"/>
        <w:rPr>
          <w:del w:id="785" w:author="Сергей Бойко" w:date="2020-12-24T14:14:00Z"/>
          <w:rFonts w:cs="Times New Roman"/>
          <w:color w:val="000000"/>
          <w:szCs w:val="24"/>
        </w:rPr>
        <w:pPrChange w:id="786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  <w:del w:id="787" w:author="Сергей Бойко" w:date="2020-12-24T14:14:00Z">
        <w:r w:rsidRPr="00B91744" w:rsidDel="004D3676">
          <w:rPr>
            <w:rFonts w:cs="Times New Roman"/>
            <w:i/>
            <w:iCs/>
            <w:color w:val="000000"/>
            <w:szCs w:val="24"/>
          </w:rPr>
          <w:delText>необходимые документы размещены в Системе электронного документооборота в разделе: справочники &gt; нормативные документы.</w:delText>
        </w:r>
      </w:del>
    </w:p>
    <w:p w14:paraId="029E7F11" w14:textId="67DEFF9A" w:rsidR="00B91744" w:rsidRPr="00B91744" w:rsidDel="004D3676" w:rsidRDefault="00B91744">
      <w:pPr>
        <w:pStyle w:val="a3"/>
        <w:spacing w:after="0" w:line="240" w:lineRule="auto"/>
        <w:ind w:left="1068"/>
        <w:rPr>
          <w:del w:id="788" w:author="Сергей Бойко" w:date="2020-12-24T14:14:00Z"/>
          <w:rFonts w:cs="Times New Roman"/>
          <w:bCs/>
          <w:color w:val="45688E"/>
          <w:szCs w:val="24"/>
        </w:rPr>
        <w:pPrChange w:id="789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</w:p>
    <w:p w14:paraId="157D51CC" w14:textId="710093A1" w:rsidR="00B91744" w:rsidRPr="00B91744" w:rsidDel="004D3676" w:rsidRDefault="00B91744">
      <w:pPr>
        <w:pStyle w:val="a3"/>
        <w:spacing w:after="0" w:line="240" w:lineRule="auto"/>
        <w:ind w:left="1068"/>
        <w:rPr>
          <w:del w:id="790" w:author="Сергей Бойко" w:date="2020-12-24T14:14:00Z"/>
          <w:rFonts w:cs="Times New Roman"/>
          <w:bCs/>
          <w:color w:val="45688E"/>
          <w:szCs w:val="24"/>
        </w:rPr>
        <w:pPrChange w:id="791" w:author="Сергей Бойко" w:date="2020-12-24T14:15:00Z">
          <w:pPr>
            <w:pStyle w:val="ad"/>
            <w:ind w:firstLine="709"/>
            <w:contextualSpacing/>
            <w:jc w:val="both"/>
          </w:pPr>
        </w:pPrChange>
      </w:pPr>
    </w:p>
    <w:p w14:paraId="03B7AF72" w14:textId="3B4BFF3B" w:rsidR="00B91744" w:rsidRPr="00B91744" w:rsidDel="004D3676" w:rsidRDefault="00B91744">
      <w:pPr>
        <w:pStyle w:val="a3"/>
        <w:spacing w:after="0" w:line="240" w:lineRule="auto"/>
        <w:ind w:left="1068"/>
        <w:rPr>
          <w:del w:id="792" w:author="Сергей Бойко" w:date="2020-12-24T14:14:00Z"/>
          <w:rFonts w:cs="Times New Roman"/>
          <w:b/>
          <w:i/>
          <w:szCs w:val="24"/>
        </w:rPr>
        <w:pPrChange w:id="793" w:author="Сергей Бойко" w:date="2020-12-24T14:15:00Z">
          <w:pPr>
            <w:ind w:firstLine="709"/>
          </w:pPr>
        </w:pPrChange>
      </w:pPr>
      <w:del w:id="794" w:author="Сергей Бойко" w:date="2020-12-24T14:14:00Z">
        <w:r w:rsidRPr="00B91744" w:rsidDel="004D3676">
          <w:rPr>
            <w:rFonts w:cs="Times New Roman"/>
            <w:b/>
            <w:i/>
            <w:szCs w:val="24"/>
            <w:lang w:val="kk-KZ"/>
          </w:rPr>
          <w:delText xml:space="preserve">Я </w:delText>
        </w:r>
        <w:r w:rsidRPr="00B91744" w:rsidDel="004D3676">
          <w:rPr>
            <w:rFonts w:cs="Times New Roman"/>
            <w:b/>
            <w:i/>
            <w:szCs w:val="24"/>
          </w:rPr>
          <w:delText>_______________________________________________________________________________</w:delText>
        </w:r>
      </w:del>
    </w:p>
    <w:p w14:paraId="38D25299" w14:textId="057DBFFA" w:rsidR="00B91744" w:rsidRPr="00B91744" w:rsidDel="004D3676" w:rsidRDefault="00B91744">
      <w:pPr>
        <w:pStyle w:val="a3"/>
        <w:spacing w:after="0" w:line="240" w:lineRule="auto"/>
        <w:ind w:left="1068"/>
        <w:rPr>
          <w:del w:id="795" w:author="Сергей Бойко" w:date="2020-12-24T14:14:00Z"/>
          <w:rFonts w:cs="Times New Roman"/>
          <w:b/>
          <w:i/>
          <w:szCs w:val="24"/>
        </w:rPr>
        <w:pPrChange w:id="796" w:author="Сергей Бойко" w:date="2020-12-24T14:15:00Z">
          <w:pPr>
            <w:ind w:firstLine="709"/>
            <w:jc w:val="center"/>
          </w:pPr>
        </w:pPrChange>
      </w:pPr>
      <w:del w:id="797" w:author="Сергей Бойко" w:date="2020-12-24T14:14:00Z">
        <w:r w:rsidRPr="00B91744" w:rsidDel="004D3676">
          <w:rPr>
            <w:rFonts w:cs="Times New Roman"/>
            <w:b/>
            <w:i/>
            <w:szCs w:val="24"/>
          </w:rPr>
          <w:delText>(Ф</w:delText>
        </w:r>
        <w:r w:rsidRPr="00B91744" w:rsidDel="004D3676">
          <w:rPr>
            <w:rFonts w:cs="Times New Roman"/>
            <w:b/>
            <w:i/>
            <w:szCs w:val="24"/>
            <w:lang w:val="kk-KZ"/>
          </w:rPr>
          <w:delText>.И.О.</w:delText>
        </w:r>
        <w:r w:rsidRPr="00B91744" w:rsidDel="004D3676">
          <w:rPr>
            <w:rFonts w:cs="Times New Roman"/>
            <w:b/>
            <w:i/>
            <w:szCs w:val="24"/>
          </w:rPr>
          <w:delText>)</w:delText>
        </w:r>
      </w:del>
    </w:p>
    <w:p w14:paraId="77B79B89" w14:textId="742F0800" w:rsidR="00B91744" w:rsidRPr="00B91744" w:rsidDel="004D3676" w:rsidRDefault="00B91744">
      <w:pPr>
        <w:pStyle w:val="a3"/>
        <w:spacing w:after="0" w:line="240" w:lineRule="auto"/>
        <w:ind w:left="1068"/>
        <w:rPr>
          <w:del w:id="798" w:author="Сергей Бойко" w:date="2020-12-24T14:14:00Z"/>
          <w:rFonts w:cs="Times New Roman"/>
          <w:b/>
          <w:i/>
          <w:szCs w:val="24"/>
        </w:rPr>
        <w:pPrChange w:id="799" w:author="Сергей Бойко" w:date="2020-12-24T14:15:00Z">
          <w:pPr/>
        </w:pPrChange>
      </w:pPr>
      <w:del w:id="800" w:author="Сергей Бойко" w:date="2020-12-24T14:14:00Z">
        <w:r w:rsidRPr="00B91744" w:rsidDel="004D3676">
          <w:rPr>
            <w:rFonts w:cs="Times New Roman"/>
            <w:b/>
            <w:i/>
            <w:szCs w:val="24"/>
          </w:rPr>
          <w:delText xml:space="preserve">при выполнении своих функциональных обязанностей обязуюсь знать и соблюдать </w:delText>
        </w:r>
        <w:r w:rsidRPr="00B91744" w:rsidDel="004D3676">
          <w:rPr>
            <w:rFonts w:eastAsia="Times New Roman" w:cs="Times New Roman"/>
            <w:b/>
            <w:i/>
            <w:color w:val="000000"/>
            <w:szCs w:val="24"/>
            <w:lang w:eastAsia="ru-RU"/>
          </w:rPr>
          <w:delText>внутренние требования Компании, обеспечивающие безопасность информационных систем</w:delText>
        </w:r>
        <w:r w:rsidRPr="00B91744" w:rsidDel="004D3676">
          <w:rPr>
            <w:rFonts w:cs="Times New Roman"/>
            <w:b/>
            <w:i/>
            <w:szCs w:val="24"/>
          </w:rPr>
          <w:delText xml:space="preserve"> и информационную безопасность в целом, а также руководствоваться внутренними документами Компании, регламентирующими требования к </w:delText>
        </w:r>
        <w:r w:rsidRPr="00B91744" w:rsidDel="004D3676">
          <w:rPr>
            <w:rFonts w:eastAsia="Times New Roman" w:cs="Times New Roman"/>
            <w:b/>
            <w:i/>
            <w:color w:val="000000"/>
            <w:szCs w:val="24"/>
            <w:lang w:eastAsia="ru-RU"/>
          </w:rPr>
          <w:delText>безопасности информационных систем</w:delText>
        </w:r>
        <w:r w:rsidRPr="00B91744" w:rsidDel="004D3676">
          <w:rPr>
            <w:rFonts w:cs="Times New Roman"/>
            <w:b/>
            <w:i/>
            <w:szCs w:val="24"/>
          </w:rPr>
          <w:delText xml:space="preserve"> и информационной безопасности.</w:delText>
        </w:r>
        <w:r w:rsidRPr="00B91744" w:rsidDel="004D3676">
          <w:rPr>
            <w:rFonts w:eastAsia="Times New Roman" w:cs="Times New Roman"/>
            <w:b/>
            <w:i/>
            <w:color w:val="000000"/>
            <w:szCs w:val="24"/>
            <w:lang w:eastAsia="ru-RU"/>
          </w:rPr>
          <w:delText xml:space="preserve"> </w:delText>
        </w:r>
      </w:del>
    </w:p>
    <w:p w14:paraId="59D6BC72" w14:textId="4B52D4F2" w:rsidR="00B91744" w:rsidRPr="00B91744" w:rsidDel="004D3676" w:rsidRDefault="00B91744">
      <w:pPr>
        <w:pStyle w:val="a3"/>
        <w:spacing w:after="0" w:line="240" w:lineRule="auto"/>
        <w:ind w:left="1068"/>
        <w:rPr>
          <w:del w:id="801" w:author="Сергей Бойко" w:date="2020-12-24T14:14:00Z"/>
          <w:rFonts w:cs="Times New Roman"/>
          <w:i/>
          <w:color w:val="000000"/>
          <w:szCs w:val="24"/>
        </w:rPr>
        <w:pPrChange w:id="802" w:author="Сергей Бойко" w:date="2020-12-24T14:15:00Z">
          <w:pPr>
            <w:pStyle w:val="ad"/>
            <w:contextualSpacing/>
            <w:jc w:val="right"/>
          </w:pPr>
        </w:pPrChange>
      </w:pPr>
    </w:p>
    <w:p w14:paraId="1E084DFD" w14:textId="3D7CB38B" w:rsidR="00B91744" w:rsidRPr="00B91744" w:rsidDel="004D3676" w:rsidRDefault="00B91744">
      <w:pPr>
        <w:pStyle w:val="a3"/>
        <w:spacing w:after="0" w:line="240" w:lineRule="auto"/>
        <w:ind w:left="1068"/>
        <w:rPr>
          <w:del w:id="803" w:author="Сергей Бойко" w:date="2020-12-24T14:14:00Z"/>
          <w:rFonts w:cs="Times New Roman"/>
          <w:i/>
          <w:color w:val="000000"/>
          <w:szCs w:val="24"/>
        </w:rPr>
        <w:pPrChange w:id="804" w:author="Сергей Бойко" w:date="2020-12-24T14:15:00Z">
          <w:pPr>
            <w:pStyle w:val="ad"/>
            <w:contextualSpacing/>
            <w:jc w:val="right"/>
          </w:pPr>
        </w:pPrChange>
      </w:pPr>
      <w:del w:id="805" w:author="Сергей Бойко" w:date="2020-12-24T14:14:00Z">
        <w:r w:rsidRPr="00B91744" w:rsidDel="004D3676">
          <w:rPr>
            <w:rFonts w:cs="Times New Roman"/>
            <w:i/>
            <w:color w:val="000000"/>
            <w:szCs w:val="24"/>
          </w:rPr>
          <w:delText>Подпись: ___________________________</w:delText>
        </w:r>
      </w:del>
    </w:p>
    <w:p w14:paraId="3FA49DF4" w14:textId="7400B449" w:rsidR="00B91744" w:rsidRPr="00B91744" w:rsidDel="004D3676" w:rsidRDefault="00B91744">
      <w:pPr>
        <w:pStyle w:val="a3"/>
        <w:spacing w:after="0" w:line="240" w:lineRule="auto"/>
        <w:ind w:left="1068"/>
        <w:rPr>
          <w:del w:id="806" w:author="Сергей Бойко" w:date="2020-12-24T14:14:00Z"/>
          <w:rFonts w:cs="Times New Roman"/>
          <w:color w:val="000000"/>
          <w:szCs w:val="24"/>
        </w:rPr>
        <w:pPrChange w:id="807" w:author="Сергей Бойко" w:date="2020-12-24T14:15:00Z">
          <w:pPr>
            <w:pStyle w:val="ad"/>
            <w:contextualSpacing/>
            <w:jc w:val="right"/>
          </w:pPr>
        </w:pPrChange>
      </w:pPr>
    </w:p>
    <w:p w14:paraId="294C7894" w14:textId="5A1137B9" w:rsidR="00B91744" w:rsidRPr="00B91744" w:rsidDel="004D3676" w:rsidRDefault="00B91744">
      <w:pPr>
        <w:pStyle w:val="a3"/>
        <w:spacing w:after="0" w:line="240" w:lineRule="auto"/>
        <w:ind w:left="1068"/>
        <w:rPr>
          <w:del w:id="808" w:author="Сергей Бойко" w:date="2020-12-24T14:14:00Z"/>
          <w:rFonts w:cs="Times New Roman"/>
          <w:color w:val="000000"/>
          <w:szCs w:val="24"/>
        </w:rPr>
        <w:pPrChange w:id="809" w:author="Сергей Бойко" w:date="2020-12-24T14:15:00Z">
          <w:pPr>
            <w:pStyle w:val="ad"/>
            <w:contextualSpacing/>
            <w:jc w:val="right"/>
          </w:pPr>
        </w:pPrChange>
      </w:pPr>
    </w:p>
    <w:p w14:paraId="75BA7E8F" w14:textId="26D22CBF" w:rsidR="00B91744" w:rsidRPr="00B91744" w:rsidDel="004D3676" w:rsidRDefault="00B91744">
      <w:pPr>
        <w:pStyle w:val="a3"/>
        <w:spacing w:after="0" w:line="240" w:lineRule="auto"/>
        <w:ind w:left="1068"/>
        <w:rPr>
          <w:del w:id="810" w:author="Сергей Бойко" w:date="2020-12-24T14:14:00Z"/>
          <w:rFonts w:cs="Times New Roman"/>
          <w:color w:val="000000"/>
          <w:szCs w:val="24"/>
        </w:rPr>
        <w:pPrChange w:id="811" w:author="Сергей Бойко" w:date="2020-12-24T14:15:00Z">
          <w:pPr>
            <w:pStyle w:val="ad"/>
            <w:contextualSpacing/>
            <w:jc w:val="right"/>
          </w:pPr>
        </w:pPrChange>
      </w:pPr>
      <w:del w:id="812" w:author="Сергей Бойко" w:date="2020-12-24T14:14:00Z">
        <w:r w:rsidRPr="00B91744" w:rsidDel="004D3676">
          <w:rPr>
            <w:rFonts w:cs="Times New Roman"/>
            <w:color w:val="000000"/>
            <w:szCs w:val="24"/>
          </w:rPr>
          <w:delText>«_____»_____________________ 201 __ г.</w:delText>
        </w:r>
      </w:del>
    </w:p>
    <w:p w14:paraId="64C5EC67" w14:textId="680B5501" w:rsidR="00295EC6" w:rsidRPr="00B91744" w:rsidDel="004D3676" w:rsidRDefault="00295EC6">
      <w:pPr>
        <w:pStyle w:val="a3"/>
        <w:spacing w:after="0" w:line="240" w:lineRule="auto"/>
        <w:ind w:left="1068"/>
        <w:rPr>
          <w:del w:id="813" w:author="Сергей Бойко" w:date="2020-12-24T14:14:00Z"/>
          <w:rFonts w:cs="Times New Roman"/>
          <w:i/>
          <w:szCs w:val="24"/>
        </w:rPr>
        <w:pPrChange w:id="814" w:author="Сергей Бойко" w:date="2020-12-24T14:15:00Z">
          <w:pPr>
            <w:ind w:left="4956" w:right="23"/>
            <w:contextualSpacing/>
            <w:jc w:val="left"/>
          </w:pPr>
        </w:pPrChange>
      </w:pPr>
    </w:p>
    <w:commentRangeEnd w:id="618"/>
    <w:p w14:paraId="180B0569" w14:textId="0677D87F" w:rsidR="00295EC6" w:rsidRPr="00B91744" w:rsidDel="004D3676" w:rsidRDefault="00B94808">
      <w:pPr>
        <w:pStyle w:val="a3"/>
        <w:spacing w:after="0" w:line="240" w:lineRule="auto"/>
        <w:ind w:left="1068"/>
        <w:rPr>
          <w:del w:id="815" w:author="Сергей Бойко" w:date="2020-12-24T14:14:00Z"/>
          <w:rFonts w:cs="Times New Roman"/>
          <w:i/>
          <w:szCs w:val="24"/>
        </w:rPr>
        <w:pPrChange w:id="816" w:author="Сергей Бойко" w:date="2020-12-24T14:15:00Z">
          <w:pPr>
            <w:ind w:left="4956" w:right="23"/>
            <w:contextualSpacing/>
            <w:jc w:val="left"/>
          </w:pPr>
        </w:pPrChange>
      </w:pPr>
      <w:del w:id="817" w:author="Сергей Бойко" w:date="2020-12-24T14:14:00Z">
        <w:r w:rsidDel="004D3676">
          <w:rPr>
            <w:rStyle w:val="a8"/>
          </w:rPr>
          <w:commentReference w:id="618"/>
        </w:r>
      </w:del>
    </w:p>
    <w:p w14:paraId="79DB4663" w14:textId="3EB93C3B" w:rsidR="00295EC6" w:rsidRPr="00B91744" w:rsidDel="004D3676" w:rsidRDefault="00295EC6">
      <w:pPr>
        <w:pStyle w:val="a3"/>
        <w:spacing w:after="0" w:line="240" w:lineRule="auto"/>
        <w:ind w:left="1068"/>
        <w:rPr>
          <w:del w:id="818" w:author="Сергей Бойко" w:date="2020-12-24T14:14:00Z"/>
          <w:rFonts w:cs="Times New Roman"/>
          <w:i/>
          <w:szCs w:val="24"/>
        </w:rPr>
        <w:pPrChange w:id="819" w:author="Сергей Бойко" w:date="2020-12-24T14:15:00Z">
          <w:pPr>
            <w:ind w:left="4956" w:right="23"/>
            <w:contextualSpacing/>
            <w:jc w:val="left"/>
          </w:pPr>
        </w:pPrChange>
      </w:pPr>
    </w:p>
    <w:p w14:paraId="6C283B79" w14:textId="634870D5" w:rsidR="00295EC6" w:rsidRPr="000841F1" w:rsidDel="004D3676" w:rsidRDefault="00295EC6">
      <w:pPr>
        <w:pStyle w:val="a3"/>
        <w:spacing w:after="0" w:line="240" w:lineRule="auto"/>
        <w:ind w:left="1068"/>
        <w:rPr>
          <w:del w:id="820" w:author="Сергей Бойко" w:date="2020-12-24T14:14:00Z"/>
          <w:rFonts w:cs="Times New Roman"/>
          <w:i/>
          <w:szCs w:val="24"/>
        </w:rPr>
        <w:pPrChange w:id="821" w:author="Сергей Бойко" w:date="2020-12-24T14:15:00Z">
          <w:pPr>
            <w:ind w:left="4956" w:right="23"/>
            <w:contextualSpacing/>
            <w:jc w:val="left"/>
          </w:pPr>
        </w:pPrChange>
      </w:pPr>
    </w:p>
    <w:p w14:paraId="5E7E865E" w14:textId="6D1D8D91" w:rsidR="00295EC6" w:rsidRPr="000841F1" w:rsidDel="004D3676" w:rsidRDefault="00295EC6">
      <w:pPr>
        <w:pStyle w:val="a3"/>
        <w:spacing w:after="0" w:line="240" w:lineRule="auto"/>
        <w:ind w:left="1068"/>
        <w:rPr>
          <w:del w:id="822" w:author="Сергей Бойко" w:date="2020-12-24T14:14:00Z"/>
          <w:rFonts w:cs="Times New Roman"/>
          <w:i/>
          <w:szCs w:val="24"/>
        </w:rPr>
        <w:pPrChange w:id="823" w:author="Сергей Бойко" w:date="2020-12-24T14:15:00Z">
          <w:pPr>
            <w:ind w:left="4956" w:right="23"/>
            <w:contextualSpacing/>
            <w:jc w:val="left"/>
          </w:pPr>
        </w:pPrChange>
      </w:pPr>
    </w:p>
    <w:p w14:paraId="4502ED65" w14:textId="21CCECFD" w:rsidR="00B91744" w:rsidRPr="00DF5780" w:rsidDel="004D3676" w:rsidRDefault="00B91744">
      <w:pPr>
        <w:pStyle w:val="a3"/>
        <w:spacing w:after="0" w:line="240" w:lineRule="auto"/>
        <w:ind w:left="1068"/>
        <w:rPr>
          <w:del w:id="824" w:author="Сергей Бойко" w:date="2020-12-24T14:14:00Z"/>
          <w:rFonts w:cs="Times New Roman"/>
          <w:i/>
          <w:szCs w:val="24"/>
        </w:rPr>
        <w:pPrChange w:id="825" w:author="Сергей Бойко" w:date="2020-12-24T14:15:00Z">
          <w:pPr>
            <w:ind w:left="4956" w:right="23"/>
            <w:contextualSpacing/>
            <w:jc w:val="left"/>
          </w:pPr>
        </w:pPrChange>
      </w:pPr>
    </w:p>
    <w:p w14:paraId="1C5A06D9" w14:textId="3AAF8DB3" w:rsidR="00B91744" w:rsidRPr="00DF5780" w:rsidDel="004D3676" w:rsidRDefault="00B91744">
      <w:pPr>
        <w:pStyle w:val="a3"/>
        <w:spacing w:after="0" w:line="240" w:lineRule="auto"/>
        <w:ind w:left="1068"/>
        <w:rPr>
          <w:del w:id="826" w:author="Сергей Бойко" w:date="2020-12-24T14:15:00Z"/>
          <w:rFonts w:cs="Times New Roman"/>
          <w:i/>
          <w:szCs w:val="24"/>
        </w:rPr>
        <w:pPrChange w:id="827" w:author="Сергей Бойко" w:date="2020-12-24T14:15:00Z">
          <w:pPr>
            <w:ind w:left="4956" w:right="23"/>
            <w:contextualSpacing/>
            <w:jc w:val="left"/>
          </w:pPr>
        </w:pPrChange>
      </w:pPr>
    </w:p>
    <w:p w14:paraId="44C56D6D" w14:textId="61196557" w:rsidR="00B91744" w:rsidRPr="00DF5780" w:rsidDel="004D3676" w:rsidRDefault="00B91744">
      <w:pPr>
        <w:pStyle w:val="a3"/>
        <w:spacing w:after="0" w:line="240" w:lineRule="auto"/>
        <w:ind w:left="1068"/>
        <w:rPr>
          <w:del w:id="828" w:author="Сергей Бойко" w:date="2020-12-24T14:15:00Z"/>
          <w:rFonts w:cs="Times New Roman"/>
          <w:i/>
          <w:szCs w:val="24"/>
        </w:rPr>
        <w:pPrChange w:id="829" w:author="Сергей Бойко" w:date="2020-12-24T14:15:00Z">
          <w:pPr>
            <w:ind w:left="4956" w:right="23"/>
            <w:contextualSpacing/>
            <w:jc w:val="left"/>
          </w:pPr>
        </w:pPrChange>
      </w:pPr>
    </w:p>
    <w:p w14:paraId="6503CA15" w14:textId="77777777" w:rsidR="00B91744" w:rsidRPr="00DF5780" w:rsidRDefault="00B91744">
      <w:pPr>
        <w:pStyle w:val="a3"/>
        <w:spacing w:after="0" w:line="240" w:lineRule="auto"/>
        <w:ind w:left="1068"/>
        <w:rPr>
          <w:rFonts w:cs="Times New Roman"/>
          <w:i/>
          <w:szCs w:val="24"/>
        </w:rPr>
        <w:pPrChange w:id="830" w:author="Сергей Бойко" w:date="2020-12-24T14:15:00Z">
          <w:pPr>
            <w:ind w:left="4956" w:right="23"/>
            <w:contextualSpacing/>
            <w:jc w:val="left"/>
          </w:pPr>
        </w:pPrChange>
      </w:pPr>
    </w:p>
    <w:p w14:paraId="5D6C7F83" w14:textId="77777777" w:rsidR="00B91744" w:rsidRPr="00DF5780" w:rsidRDefault="00B91744" w:rsidP="00D24E68">
      <w:pPr>
        <w:ind w:left="4956" w:right="23"/>
        <w:contextualSpacing/>
        <w:jc w:val="left"/>
        <w:rPr>
          <w:rFonts w:cs="Times New Roman"/>
          <w:i/>
          <w:szCs w:val="24"/>
        </w:rPr>
      </w:pPr>
    </w:p>
    <w:p w14:paraId="2664B668" w14:textId="77777777" w:rsidR="00B91744" w:rsidRPr="00DF5780" w:rsidRDefault="00B91744" w:rsidP="00D24E68">
      <w:pPr>
        <w:ind w:left="4956" w:right="23"/>
        <w:contextualSpacing/>
        <w:jc w:val="left"/>
        <w:rPr>
          <w:rFonts w:cs="Times New Roman"/>
          <w:i/>
          <w:szCs w:val="24"/>
        </w:rPr>
      </w:pPr>
    </w:p>
    <w:p w14:paraId="00B68A41" w14:textId="77777777" w:rsidR="00B91744" w:rsidRPr="00DF5780" w:rsidRDefault="00B91744" w:rsidP="00D24E68">
      <w:pPr>
        <w:ind w:left="4956" w:right="23"/>
        <w:contextualSpacing/>
        <w:jc w:val="left"/>
        <w:rPr>
          <w:rFonts w:cs="Times New Roman"/>
          <w:i/>
          <w:szCs w:val="24"/>
        </w:rPr>
      </w:pPr>
    </w:p>
    <w:p w14:paraId="75E28440" w14:textId="77777777" w:rsidR="00B91744" w:rsidRPr="00DF5780" w:rsidRDefault="00B91744" w:rsidP="00D24E68">
      <w:pPr>
        <w:ind w:left="4956" w:right="23"/>
        <w:contextualSpacing/>
        <w:jc w:val="left"/>
        <w:rPr>
          <w:rFonts w:cs="Times New Roman"/>
          <w:i/>
          <w:szCs w:val="24"/>
        </w:rPr>
      </w:pPr>
    </w:p>
    <w:p w14:paraId="0DF884A3" w14:textId="77777777" w:rsidR="00B91744" w:rsidRPr="00DF5780" w:rsidRDefault="00B91744" w:rsidP="00D24E68">
      <w:pPr>
        <w:ind w:left="4956" w:right="23"/>
        <w:contextualSpacing/>
        <w:jc w:val="left"/>
        <w:rPr>
          <w:rFonts w:cs="Times New Roman"/>
          <w:i/>
          <w:szCs w:val="24"/>
        </w:rPr>
      </w:pPr>
    </w:p>
    <w:p w14:paraId="12052A20" w14:textId="77777777" w:rsidR="00B91744" w:rsidRPr="00DF5780" w:rsidRDefault="00B91744" w:rsidP="00D24E68">
      <w:pPr>
        <w:ind w:left="4956" w:right="23"/>
        <w:contextualSpacing/>
        <w:jc w:val="left"/>
        <w:rPr>
          <w:rFonts w:cs="Times New Roman"/>
          <w:i/>
          <w:szCs w:val="24"/>
        </w:rPr>
      </w:pPr>
    </w:p>
    <w:p w14:paraId="6B2DB6FC" w14:textId="77777777" w:rsidR="00B91744" w:rsidRPr="00DF5780" w:rsidRDefault="00B91744" w:rsidP="00D24E68">
      <w:pPr>
        <w:ind w:left="4956" w:right="23"/>
        <w:contextualSpacing/>
        <w:jc w:val="left"/>
        <w:rPr>
          <w:rFonts w:cs="Times New Roman"/>
          <w:i/>
          <w:szCs w:val="24"/>
        </w:rPr>
      </w:pPr>
    </w:p>
    <w:p w14:paraId="53D1C593" w14:textId="77777777" w:rsidR="00B91744" w:rsidRPr="00DF5780" w:rsidRDefault="00B91744" w:rsidP="00D24E68">
      <w:pPr>
        <w:ind w:left="4956" w:right="23"/>
        <w:contextualSpacing/>
        <w:jc w:val="left"/>
        <w:rPr>
          <w:rFonts w:cs="Times New Roman"/>
          <w:i/>
          <w:szCs w:val="24"/>
        </w:rPr>
      </w:pPr>
    </w:p>
    <w:p w14:paraId="31958520" w14:textId="3015BEF6" w:rsidR="00B91744" w:rsidRPr="00DF5780" w:rsidDel="00155037" w:rsidRDefault="00B91744" w:rsidP="00D24E68">
      <w:pPr>
        <w:ind w:left="4956" w:right="23"/>
        <w:contextualSpacing/>
        <w:jc w:val="left"/>
        <w:rPr>
          <w:del w:id="831" w:author="Сергей Бойко" w:date="2020-12-24T14:40:00Z"/>
          <w:rFonts w:cs="Times New Roman"/>
          <w:i/>
          <w:szCs w:val="24"/>
        </w:rPr>
      </w:pPr>
    </w:p>
    <w:p w14:paraId="5020E59B" w14:textId="25974472" w:rsidR="00B91744" w:rsidRPr="00DF5780" w:rsidDel="00155037" w:rsidRDefault="00B91744" w:rsidP="00D24E68">
      <w:pPr>
        <w:ind w:left="4956" w:right="23"/>
        <w:contextualSpacing/>
        <w:jc w:val="left"/>
        <w:rPr>
          <w:del w:id="832" w:author="Сергей Бойко" w:date="2020-12-24T14:40:00Z"/>
          <w:rFonts w:cs="Times New Roman"/>
          <w:i/>
          <w:szCs w:val="24"/>
        </w:rPr>
      </w:pPr>
    </w:p>
    <w:p w14:paraId="19154201" w14:textId="6D812EDC" w:rsidR="00B91744" w:rsidRPr="00DF5780" w:rsidDel="00155037" w:rsidRDefault="00B91744" w:rsidP="00D24E68">
      <w:pPr>
        <w:ind w:left="4956" w:right="23"/>
        <w:contextualSpacing/>
        <w:jc w:val="left"/>
        <w:rPr>
          <w:del w:id="833" w:author="Сергей Бойко" w:date="2020-12-24T14:40:00Z"/>
          <w:rFonts w:cs="Times New Roman"/>
          <w:i/>
          <w:szCs w:val="24"/>
        </w:rPr>
      </w:pPr>
    </w:p>
    <w:p w14:paraId="5F91D9E8" w14:textId="3B61622B" w:rsidR="00B91744" w:rsidRPr="00DF5780" w:rsidDel="00155037" w:rsidRDefault="00B91744" w:rsidP="00D24E68">
      <w:pPr>
        <w:ind w:left="4956" w:right="23"/>
        <w:contextualSpacing/>
        <w:jc w:val="left"/>
        <w:rPr>
          <w:del w:id="834" w:author="Сергей Бойко" w:date="2020-12-24T14:40:00Z"/>
          <w:rFonts w:cs="Times New Roman"/>
          <w:i/>
          <w:szCs w:val="24"/>
        </w:rPr>
      </w:pPr>
    </w:p>
    <w:p w14:paraId="7961864C" w14:textId="250E82F9" w:rsidR="00B91744" w:rsidRPr="00DF5780" w:rsidDel="00155037" w:rsidRDefault="00B91744" w:rsidP="00D24E68">
      <w:pPr>
        <w:ind w:left="4956" w:right="23"/>
        <w:contextualSpacing/>
        <w:jc w:val="left"/>
        <w:rPr>
          <w:del w:id="835" w:author="Сергей Бойко" w:date="2020-12-24T14:40:00Z"/>
          <w:rFonts w:cs="Times New Roman"/>
          <w:i/>
          <w:szCs w:val="24"/>
        </w:rPr>
      </w:pPr>
    </w:p>
    <w:p w14:paraId="2D6A1CD4" w14:textId="72A71199" w:rsidR="00B91744" w:rsidRPr="00DF5780" w:rsidDel="00155037" w:rsidRDefault="00B91744" w:rsidP="00D24E68">
      <w:pPr>
        <w:ind w:left="4956" w:right="23"/>
        <w:contextualSpacing/>
        <w:jc w:val="left"/>
        <w:rPr>
          <w:del w:id="836" w:author="Сергей Бойко" w:date="2020-12-24T14:40:00Z"/>
          <w:rFonts w:cs="Times New Roman"/>
          <w:i/>
          <w:szCs w:val="24"/>
        </w:rPr>
      </w:pPr>
    </w:p>
    <w:p w14:paraId="5AE0B75F" w14:textId="02AD911E" w:rsidR="00B91744" w:rsidRPr="00DF5780" w:rsidDel="00155037" w:rsidRDefault="00B91744" w:rsidP="00D24E68">
      <w:pPr>
        <w:ind w:left="4956" w:right="23"/>
        <w:contextualSpacing/>
        <w:jc w:val="left"/>
        <w:rPr>
          <w:del w:id="837" w:author="Сергей Бойко" w:date="2020-12-24T14:40:00Z"/>
          <w:rFonts w:cs="Times New Roman"/>
          <w:i/>
          <w:szCs w:val="24"/>
        </w:rPr>
      </w:pPr>
    </w:p>
    <w:p w14:paraId="79E7A6DA" w14:textId="2BA848B3" w:rsidR="00B91744" w:rsidRPr="00DF5780" w:rsidDel="00155037" w:rsidRDefault="00B91744" w:rsidP="00D24E68">
      <w:pPr>
        <w:ind w:left="4956" w:right="23"/>
        <w:contextualSpacing/>
        <w:jc w:val="left"/>
        <w:rPr>
          <w:del w:id="838" w:author="Сергей Бойко" w:date="2020-12-24T14:40:00Z"/>
          <w:rFonts w:cs="Times New Roman"/>
          <w:i/>
          <w:szCs w:val="24"/>
        </w:rPr>
      </w:pPr>
    </w:p>
    <w:p w14:paraId="46F8F640" w14:textId="2CEDBF7F" w:rsidR="00B91744" w:rsidRPr="00DF5780" w:rsidDel="00155037" w:rsidRDefault="00B91744" w:rsidP="00D24E68">
      <w:pPr>
        <w:ind w:left="4956" w:right="23"/>
        <w:contextualSpacing/>
        <w:jc w:val="left"/>
        <w:rPr>
          <w:del w:id="839" w:author="Сергей Бойко" w:date="2020-12-24T14:40:00Z"/>
          <w:rFonts w:cs="Times New Roman"/>
          <w:i/>
          <w:szCs w:val="24"/>
        </w:rPr>
      </w:pPr>
    </w:p>
    <w:p w14:paraId="580BD53B" w14:textId="3A0D55B3" w:rsidR="00B91744" w:rsidRPr="00DF5780" w:rsidDel="00155037" w:rsidRDefault="00B91744" w:rsidP="00D24E68">
      <w:pPr>
        <w:ind w:left="4956" w:right="23"/>
        <w:contextualSpacing/>
        <w:jc w:val="left"/>
        <w:rPr>
          <w:del w:id="840" w:author="Сергей Бойко" w:date="2020-12-24T14:40:00Z"/>
          <w:rFonts w:cs="Times New Roman"/>
          <w:i/>
          <w:szCs w:val="24"/>
        </w:rPr>
      </w:pPr>
    </w:p>
    <w:p w14:paraId="59002C6C" w14:textId="0C677749" w:rsidR="00B91744" w:rsidRPr="00DF5780" w:rsidDel="00155037" w:rsidRDefault="00B91744" w:rsidP="00D24E68">
      <w:pPr>
        <w:ind w:left="4956" w:right="23"/>
        <w:contextualSpacing/>
        <w:jc w:val="left"/>
        <w:rPr>
          <w:del w:id="841" w:author="Сергей Бойко" w:date="2020-12-24T14:40:00Z"/>
          <w:rFonts w:cs="Times New Roman"/>
          <w:i/>
          <w:szCs w:val="24"/>
        </w:rPr>
      </w:pPr>
    </w:p>
    <w:p w14:paraId="76B50BF7" w14:textId="0E8A5EE7" w:rsidR="00B91744" w:rsidRPr="00DF5780" w:rsidDel="00155037" w:rsidRDefault="00B91744" w:rsidP="00D24E68">
      <w:pPr>
        <w:ind w:left="4956" w:right="23"/>
        <w:contextualSpacing/>
        <w:jc w:val="left"/>
        <w:rPr>
          <w:del w:id="842" w:author="Сергей Бойко" w:date="2020-12-24T14:40:00Z"/>
          <w:rFonts w:cs="Times New Roman"/>
          <w:i/>
          <w:szCs w:val="24"/>
        </w:rPr>
      </w:pPr>
    </w:p>
    <w:p w14:paraId="1A98EFAE" w14:textId="14449DD1" w:rsidR="00B91744" w:rsidRPr="00DF5780" w:rsidDel="00155037" w:rsidRDefault="00B91744" w:rsidP="00D24E68">
      <w:pPr>
        <w:ind w:left="4956" w:right="23"/>
        <w:contextualSpacing/>
        <w:jc w:val="left"/>
        <w:rPr>
          <w:del w:id="843" w:author="Сергей Бойко" w:date="2020-12-24T14:40:00Z"/>
          <w:rFonts w:cs="Times New Roman"/>
          <w:i/>
          <w:szCs w:val="24"/>
        </w:rPr>
      </w:pPr>
    </w:p>
    <w:p w14:paraId="782F9DE1" w14:textId="3BAC4052" w:rsidR="00B91744" w:rsidRPr="00DF5780" w:rsidDel="00155037" w:rsidRDefault="00B91744" w:rsidP="00D24E68">
      <w:pPr>
        <w:ind w:left="4956" w:right="23"/>
        <w:contextualSpacing/>
        <w:jc w:val="left"/>
        <w:rPr>
          <w:del w:id="844" w:author="Сергей Бойко" w:date="2020-12-24T14:40:00Z"/>
          <w:rFonts w:cs="Times New Roman"/>
          <w:i/>
          <w:szCs w:val="24"/>
        </w:rPr>
      </w:pPr>
    </w:p>
    <w:p w14:paraId="55C8BF5E" w14:textId="4808525A" w:rsidR="00B91744" w:rsidRPr="00DF5780" w:rsidDel="00155037" w:rsidRDefault="00B91744" w:rsidP="00D24E68">
      <w:pPr>
        <w:ind w:left="4956" w:right="23"/>
        <w:contextualSpacing/>
        <w:jc w:val="left"/>
        <w:rPr>
          <w:del w:id="845" w:author="Сергей Бойко" w:date="2020-12-24T14:40:00Z"/>
          <w:rFonts w:cs="Times New Roman"/>
          <w:i/>
          <w:szCs w:val="24"/>
        </w:rPr>
      </w:pPr>
    </w:p>
    <w:p w14:paraId="11625217" w14:textId="0F873D22" w:rsidR="00B91744" w:rsidRPr="00DF5780" w:rsidDel="00155037" w:rsidRDefault="00B91744" w:rsidP="00D24E68">
      <w:pPr>
        <w:ind w:left="4956" w:right="23"/>
        <w:contextualSpacing/>
        <w:jc w:val="left"/>
        <w:rPr>
          <w:del w:id="846" w:author="Сергей Бойко" w:date="2020-12-24T14:40:00Z"/>
          <w:rFonts w:cs="Times New Roman"/>
          <w:i/>
          <w:szCs w:val="24"/>
        </w:rPr>
      </w:pPr>
    </w:p>
    <w:p w14:paraId="03F40723" w14:textId="77777777" w:rsidR="00B91744" w:rsidRPr="00DF5780" w:rsidRDefault="00B91744" w:rsidP="00D24E68">
      <w:pPr>
        <w:ind w:left="4956" w:right="23"/>
        <w:contextualSpacing/>
        <w:jc w:val="left"/>
        <w:rPr>
          <w:rFonts w:cs="Times New Roman"/>
          <w:i/>
          <w:szCs w:val="24"/>
        </w:rPr>
      </w:pPr>
    </w:p>
    <w:p w14:paraId="2223BA84" w14:textId="08DB9419" w:rsidR="00D24E68" w:rsidRPr="000841F1" w:rsidRDefault="00D24E68" w:rsidP="00D24E68">
      <w:pPr>
        <w:ind w:left="4956" w:right="23"/>
        <w:contextualSpacing/>
        <w:jc w:val="left"/>
        <w:rPr>
          <w:rFonts w:cs="Times New Roman"/>
          <w:i/>
          <w:szCs w:val="24"/>
        </w:rPr>
      </w:pPr>
      <w:commentRangeStart w:id="847"/>
      <w:r w:rsidRPr="000841F1">
        <w:rPr>
          <w:rFonts w:cs="Times New Roman"/>
          <w:i/>
          <w:szCs w:val="24"/>
        </w:rPr>
        <w:t>Приложение № 2 к Политике</w:t>
      </w:r>
    </w:p>
    <w:p w14:paraId="4FB7270E" w14:textId="77777777" w:rsidR="00D24E68" w:rsidRPr="000841F1" w:rsidRDefault="00D24E68" w:rsidP="00D24E68">
      <w:pPr>
        <w:ind w:left="4956" w:right="23"/>
        <w:contextualSpacing/>
        <w:jc w:val="left"/>
        <w:rPr>
          <w:rFonts w:cs="Times New Roman"/>
          <w:i/>
          <w:szCs w:val="24"/>
        </w:rPr>
      </w:pPr>
      <w:r w:rsidRPr="000841F1">
        <w:rPr>
          <w:rFonts w:cs="Times New Roman"/>
          <w:i/>
          <w:szCs w:val="24"/>
        </w:rPr>
        <w:t>информационной</w:t>
      </w:r>
    </w:p>
    <w:p w14:paraId="40621A67" w14:textId="77777777" w:rsidR="00D24E68" w:rsidRPr="000841F1" w:rsidRDefault="00D24E68" w:rsidP="00D24E68">
      <w:pPr>
        <w:ind w:left="4956" w:right="23"/>
        <w:contextualSpacing/>
        <w:jc w:val="left"/>
        <w:rPr>
          <w:rFonts w:cs="Times New Roman"/>
          <w:i/>
          <w:szCs w:val="24"/>
        </w:rPr>
      </w:pPr>
      <w:r w:rsidRPr="000841F1">
        <w:rPr>
          <w:rFonts w:cs="Times New Roman"/>
          <w:i/>
          <w:szCs w:val="24"/>
        </w:rPr>
        <w:t xml:space="preserve">безопасности </w:t>
      </w:r>
    </w:p>
    <w:p w14:paraId="723A35B1" w14:textId="77777777" w:rsidR="00765597" w:rsidRPr="000841F1" w:rsidRDefault="00765597" w:rsidP="00AF0759">
      <w:pPr>
        <w:jc w:val="center"/>
        <w:rPr>
          <w:rFonts w:cs="Times New Roman"/>
          <w:color w:val="000000"/>
          <w:sz w:val="18"/>
          <w:szCs w:val="18"/>
          <w:shd w:val="clear" w:color="auto" w:fill="FFFFFF"/>
        </w:rPr>
      </w:pPr>
    </w:p>
    <w:p w14:paraId="3E2ABEA9" w14:textId="77777777" w:rsidR="00765597" w:rsidRPr="000841F1" w:rsidRDefault="00765597" w:rsidP="00AF0759">
      <w:pPr>
        <w:jc w:val="center"/>
        <w:rPr>
          <w:rFonts w:cs="Times New Roman"/>
          <w:color w:val="000000"/>
          <w:sz w:val="18"/>
          <w:szCs w:val="18"/>
          <w:shd w:val="clear" w:color="auto" w:fill="FFFFFF"/>
        </w:rPr>
      </w:pPr>
    </w:p>
    <w:p w14:paraId="30496548" w14:textId="26C3AC2C" w:rsidR="008A40C5" w:rsidRPr="000841F1" w:rsidRDefault="008A40C5" w:rsidP="008A40C5">
      <w:pPr>
        <w:autoSpaceDE w:val="0"/>
        <w:autoSpaceDN w:val="0"/>
        <w:adjustRightInd w:val="0"/>
        <w:spacing w:after="0" w:line="240" w:lineRule="auto"/>
        <w:ind w:left="708" w:hanging="708"/>
        <w:jc w:val="center"/>
        <w:rPr>
          <w:rFonts w:cs="Times New Roman"/>
          <w:color w:val="000000"/>
          <w:sz w:val="18"/>
          <w:szCs w:val="18"/>
        </w:rPr>
      </w:pPr>
      <w:r w:rsidRPr="000841F1">
        <w:rPr>
          <w:rFonts w:cs="Times New Roman"/>
          <w:b/>
          <w:bCs/>
          <w:color w:val="000000"/>
          <w:szCs w:val="24"/>
        </w:rPr>
        <w:t>Перечень режимных помещений</w:t>
      </w:r>
      <w:r w:rsidR="00985E89" w:rsidRPr="000841F1">
        <w:rPr>
          <w:rFonts w:cs="Times New Roman"/>
          <w:b/>
          <w:bCs/>
          <w:color w:val="000000"/>
          <w:szCs w:val="24"/>
        </w:rPr>
        <w:t xml:space="preserve"> (ограниченного доступа)</w:t>
      </w:r>
      <w:r w:rsidRPr="000841F1">
        <w:rPr>
          <w:rFonts w:cs="Times New Roman"/>
          <w:color w:val="000000"/>
          <w:sz w:val="18"/>
          <w:szCs w:val="18"/>
        </w:rPr>
        <w:t xml:space="preserve">  </w:t>
      </w:r>
    </w:p>
    <w:p w14:paraId="4E75C061" w14:textId="3D0DFCD5" w:rsidR="00155037" w:rsidRDefault="00155037" w:rsidP="008A40C5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rPr>
          <w:ins w:id="848" w:author="Сергей Бойко" w:date="2020-12-24T14:42:00Z"/>
          <w:rFonts w:cs="Times New Roman"/>
          <w:b/>
          <w:bCs/>
          <w:color w:val="000000"/>
          <w:szCs w:val="24"/>
        </w:rPr>
      </w:pPr>
      <w:ins w:id="849" w:author="Сергей Бойко" w:date="2020-12-24T14:42:00Z">
        <w:r w:rsidRPr="00155037">
          <w:rPr>
            <w:rFonts w:cs="Times New Roman"/>
            <w:b/>
            <w:bCs/>
            <w:color w:val="000000"/>
            <w:szCs w:val="24"/>
          </w:rPr>
          <w:t>ТОО «Микрофинансовая организация  «</w:t>
        </w:r>
        <w:proofErr w:type="spellStart"/>
        <w:r w:rsidRPr="00155037">
          <w:rPr>
            <w:rFonts w:cs="Times New Roman"/>
            <w:b/>
            <w:bCs/>
            <w:color w:val="000000"/>
            <w:szCs w:val="24"/>
          </w:rPr>
          <w:t>ОнлайнКазФинас</w:t>
        </w:r>
        <w:proofErr w:type="spellEnd"/>
        <w:r>
          <w:rPr>
            <w:rFonts w:cs="Times New Roman"/>
            <w:b/>
            <w:bCs/>
            <w:color w:val="000000"/>
            <w:szCs w:val="24"/>
          </w:rPr>
          <w:t>»</w:t>
        </w:r>
      </w:ins>
    </w:p>
    <w:p w14:paraId="4BFA9108" w14:textId="77777777" w:rsidR="00155037" w:rsidRDefault="00155037" w:rsidP="008A40C5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rPr>
          <w:ins w:id="850" w:author="Сергей Бойко" w:date="2020-12-24T14:42:00Z"/>
          <w:rFonts w:cs="Times New Roman"/>
          <w:b/>
          <w:bCs/>
          <w:color w:val="000000"/>
          <w:szCs w:val="24"/>
        </w:rPr>
      </w:pPr>
    </w:p>
    <w:p w14:paraId="0ABF438A" w14:textId="16622A0C" w:rsidR="008A40C5" w:rsidRPr="000841F1" w:rsidDel="00155037" w:rsidRDefault="008A40C5" w:rsidP="008A40C5">
      <w:pPr>
        <w:autoSpaceDE w:val="0"/>
        <w:autoSpaceDN w:val="0"/>
        <w:adjustRightInd w:val="0"/>
        <w:spacing w:after="0" w:line="240" w:lineRule="auto"/>
        <w:ind w:left="708" w:hanging="708"/>
        <w:jc w:val="center"/>
        <w:rPr>
          <w:del w:id="851" w:author="Сергей Бойко" w:date="2020-12-24T14:42:00Z"/>
          <w:rFonts w:cs="Times New Roman"/>
          <w:b/>
          <w:bCs/>
          <w:color w:val="000000"/>
          <w:szCs w:val="24"/>
        </w:rPr>
      </w:pPr>
      <w:del w:id="852" w:author="Сергей Бойко" w:date="2020-12-24T14:42:00Z">
        <w:r w:rsidRPr="000841F1" w:rsidDel="00155037">
          <w:rPr>
            <w:rFonts w:cs="Times New Roman"/>
            <w:b/>
            <w:bCs/>
            <w:color w:val="000000"/>
            <w:szCs w:val="24"/>
          </w:rPr>
          <w:delText>АО «ИО «Казахстанская Ипотечная Компания»</w:delText>
        </w:r>
      </w:del>
    </w:p>
    <w:p w14:paraId="668ECA71" w14:textId="39D3D5F5" w:rsidR="008A40C5" w:rsidRPr="000841F1" w:rsidDel="00155037" w:rsidRDefault="008A40C5" w:rsidP="008A40C5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rPr>
          <w:del w:id="853" w:author="Сергей Бойко" w:date="2020-12-24T14:42:00Z"/>
          <w:rFonts w:cs="Times New Roman"/>
          <w:b/>
          <w:bCs/>
          <w:color w:val="000000"/>
          <w:szCs w:val="24"/>
        </w:rPr>
      </w:pPr>
    </w:p>
    <w:p w14:paraId="0EF92B91" w14:textId="77777777" w:rsidR="008A40C5" w:rsidRPr="000841F1" w:rsidRDefault="008A40C5" w:rsidP="008A40C5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rPr>
          <w:rFonts w:cs="Times New Roman"/>
          <w:color w:val="000000"/>
          <w:szCs w:val="24"/>
        </w:rPr>
      </w:pPr>
      <w:r w:rsidRPr="000841F1">
        <w:rPr>
          <w:rFonts w:cs="Times New Roman"/>
          <w:color w:val="000000"/>
          <w:szCs w:val="24"/>
        </w:rPr>
        <w:t xml:space="preserve">К режимным помещениям Компании относятся: </w:t>
      </w:r>
    </w:p>
    <w:p w14:paraId="08091D57" w14:textId="77777777" w:rsidR="008A40C5" w:rsidRPr="000841F1" w:rsidRDefault="008A40C5" w:rsidP="008A40C5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rPr>
          <w:rFonts w:cs="Times New Roman"/>
          <w:color w:val="000000"/>
          <w:szCs w:val="24"/>
        </w:rPr>
      </w:pPr>
    </w:p>
    <w:p w14:paraId="60B746E7" w14:textId="77777777" w:rsidR="008A40C5" w:rsidRPr="000841F1" w:rsidRDefault="008A40C5" w:rsidP="008A40C5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left="720" w:hanging="360"/>
        <w:rPr>
          <w:rFonts w:cs="Times New Roman"/>
          <w:color w:val="000000"/>
          <w:szCs w:val="24"/>
        </w:rPr>
      </w:pPr>
      <w:r w:rsidRPr="000841F1">
        <w:rPr>
          <w:rFonts w:cs="Times New Roman"/>
          <w:color w:val="000000"/>
          <w:szCs w:val="24"/>
        </w:rPr>
        <w:t></w:t>
      </w:r>
      <w:r w:rsidRPr="000841F1">
        <w:rPr>
          <w:rFonts w:cs="Times New Roman"/>
          <w:color w:val="000000"/>
          <w:szCs w:val="24"/>
        </w:rPr>
        <w:tab/>
        <w:t>Серверное помещение;</w:t>
      </w:r>
    </w:p>
    <w:p w14:paraId="722803E0" w14:textId="77777777" w:rsidR="008A40C5" w:rsidRPr="000841F1" w:rsidRDefault="008A40C5" w:rsidP="008A40C5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left="720" w:hanging="360"/>
        <w:rPr>
          <w:rFonts w:cs="Times New Roman"/>
          <w:color w:val="000000"/>
          <w:szCs w:val="24"/>
        </w:rPr>
      </w:pPr>
      <w:r w:rsidRPr="000841F1">
        <w:rPr>
          <w:rFonts w:cs="Times New Roman"/>
          <w:color w:val="000000"/>
          <w:szCs w:val="24"/>
        </w:rPr>
        <w:t></w:t>
      </w:r>
      <w:r w:rsidRPr="000841F1">
        <w:rPr>
          <w:rFonts w:cs="Times New Roman"/>
          <w:color w:val="000000"/>
          <w:szCs w:val="24"/>
        </w:rPr>
        <w:tab/>
        <w:t>Помещение центра обработки данных (Резервное серверное помещение);</w:t>
      </w:r>
    </w:p>
    <w:p w14:paraId="0429A12A" w14:textId="77777777" w:rsidR="008A40C5" w:rsidRPr="000841F1" w:rsidRDefault="008A40C5" w:rsidP="008A40C5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left="720" w:hanging="360"/>
        <w:rPr>
          <w:rFonts w:cs="Times New Roman"/>
          <w:color w:val="000000"/>
          <w:szCs w:val="24"/>
        </w:rPr>
      </w:pPr>
      <w:r w:rsidRPr="000841F1">
        <w:rPr>
          <w:rFonts w:cs="Times New Roman"/>
          <w:color w:val="000000"/>
          <w:szCs w:val="24"/>
        </w:rPr>
        <w:t></w:t>
      </w:r>
      <w:r w:rsidRPr="000841F1">
        <w:rPr>
          <w:rFonts w:cs="Times New Roman"/>
          <w:color w:val="000000"/>
          <w:szCs w:val="24"/>
        </w:rPr>
        <w:tab/>
        <w:t>Помещение хранилища;</w:t>
      </w:r>
    </w:p>
    <w:p w14:paraId="4C18743E" w14:textId="77777777" w:rsidR="008A40C5" w:rsidRPr="000841F1" w:rsidRDefault="008A40C5" w:rsidP="008A40C5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left="720" w:hanging="360"/>
        <w:rPr>
          <w:rFonts w:cs="Times New Roman"/>
          <w:color w:val="000000"/>
          <w:szCs w:val="24"/>
        </w:rPr>
      </w:pPr>
      <w:r w:rsidRPr="000841F1">
        <w:rPr>
          <w:rFonts w:cs="Times New Roman"/>
          <w:color w:val="000000"/>
          <w:szCs w:val="24"/>
        </w:rPr>
        <w:t></w:t>
      </w:r>
      <w:r w:rsidRPr="000841F1">
        <w:rPr>
          <w:rFonts w:cs="Times New Roman"/>
          <w:color w:val="000000"/>
          <w:szCs w:val="24"/>
        </w:rPr>
        <w:tab/>
        <w:t>Помещение архива;</w:t>
      </w:r>
    </w:p>
    <w:p w14:paraId="613039E6" w14:textId="77777777" w:rsidR="008A40C5" w:rsidRPr="000841F1" w:rsidRDefault="008A40C5" w:rsidP="008A40C5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left="720" w:hanging="360"/>
        <w:rPr>
          <w:rFonts w:cs="Times New Roman"/>
          <w:color w:val="000000"/>
          <w:szCs w:val="24"/>
        </w:rPr>
      </w:pPr>
      <w:r w:rsidRPr="000841F1">
        <w:rPr>
          <w:rFonts w:cs="Times New Roman"/>
          <w:color w:val="000000"/>
          <w:szCs w:val="24"/>
        </w:rPr>
        <w:t></w:t>
      </w:r>
      <w:r w:rsidRPr="000841F1">
        <w:rPr>
          <w:rFonts w:cs="Times New Roman"/>
          <w:color w:val="000000"/>
          <w:szCs w:val="24"/>
        </w:rPr>
        <w:tab/>
        <w:t>Помещение кредитного бюро;</w:t>
      </w:r>
    </w:p>
    <w:p w14:paraId="122A226C" w14:textId="77777777" w:rsidR="008A40C5" w:rsidRPr="000841F1" w:rsidRDefault="008A40C5" w:rsidP="008A40C5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left="720" w:hanging="360"/>
        <w:rPr>
          <w:rFonts w:cs="Times New Roman"/>
          <w:color w:val="000000"/>
          <w:szCs w:val="24"/>
        </w:rPr>
      </w:pPr>
      <w:r w:rsidRPr="000841F1">
        <w:rPr>
          <w:rFonts w:cs="Times New Roman"/>
          <w:color w:val="000000"/>
          <w:szCs w:val="24"/>
        </w:rPr>
        <w:t></w:t>
      </w:r>
      <w:r w:rsidRPr="000841F1">
        <w:rPr>
          <w:rFonts w:cs="Times New Roman"/>
          <w:color w:val="000000"/>
          <w:szCs w:val="24"/>
        </w:rPr>
        <w:tab/>
        <w:t>Помещения кроссовых комнат;</w:t>
      </w:r>
    </w:p>
    <w:p w14:paraId="757731FE" w14:textId="04A18A22" w:rsidR="008A40C5" w:rsidRPr="000841F1" w:rsidRDefault="008A40C5" w:rsidP="008A40C5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left="720" w:hanging="360"/>
        <w:rPr>
          <w:rFonts w:cs="Times New Roman"/>
          <w:color w:val="000000"/>
          <w:szCs w:val="24"/>
        </w:rPr>
      </w:pPr>
      <w:r w:rsidRPr="000841F1">
        <w:rPr>
          <w:rFonts w:cs="Times New Roman"/>
          <w:color w:val="000000"/>
          <w:szCs w:val="24"/>
        </w:rPr>
        <w:t></w:t>
      </w:r>
      <w:r w:rsidRPr="000841F1">
        <w:rPr>
          <w:rFonts w:cs="Times New Roman"/>
          <w:color w:val="000000"/>
          <w:szCs w:val="24"/>
        </w:rPr>
        <w:tab/>
        <w:t>Помещение Управления информационных технологий кабинет</w:t>
      </w:r>
      <w:r w:rsidR="00B142DE" w:rsidRPr="000841F1">
        <w:rPr>
          <w:rFonts w:cs="Times New Roman"/>
          <w:color w:val="000000"/>
          <w:szCs w:val="24"/>
        </w:rPr>
        <w:t>;</w:t>
      </w:r>
    </w:p>
    <w:p w14:paraId="55CD03CF" w14:textId="237587A2" w:rsidR="00B722C5" w:rsidRPr="000841F1" w:rsidRDefault="008A40C5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left="720" w:hanging="360"/>
        <w:rPr>
          <w:rFonts w:cs="Times New Roman"/>
          <w:color w:val="000000"/>
          <w:szCs w:val="24"/>
        </w:rPr>
      </w:pPr>
      <w:r w:rsidRPr="000841F1">
        <w:rPr>
          <w:rFonts w:cs="Times New Roman"/>
          <w:color w:val="000000"/>
          <w:szCs w:val="24"/>
        </w:rPr>
        <w:t></w:t>
      </w:r>
      <w:r w:rsidRPr="000841F1">
        <w:rPr>
          <w:rFonts w:cs="Times New Roman"/>
          <w:color w:val="000000"/>
          <w:szCs w:val="24"/>
        </w:rPr>
        <w:tab/>
        <w:t>Помещение Управления безопасности и режима</w:t>
      </w:r>
    </w:p>
    <w:p w14:paraId="78C5D648" w14:textId="18990A4F" w:rsidR="008A40C5" w:rsidRPr="000841F1" w:rsidRDefault="00B722C5" w:rsidP="00723547">
      <w:pPr>
        <w:pStyle w:val="a3"/>
        <w:numPr>
          <w:ilvl w:val="0"/>
          <w:numId w:val="36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Cs w:val="24"/>
        </w:rPr>
      </w:pPr>
      <w:r w:rsidRPr="000841F1">
        <w:rPr>
          <w:rFonts w:cs="Times New Roman"/>
          <w:color w:val="000000"/>
          <w:szCs w:val="24"/>
        </w:rPr>
        <w:t xml:space="preserve">Помещение временного хранения правоустанавливающих документов по арендному жилью Управления бухгалтерского учета.    </w:t>
      </w:r>
    </w:p>
    <w:p w14:paraId="58BA6F7B" w14:textId="77777777" w:rsidR="008A40C5" w:rsidRPr="000841F1" w:rsidRDefault="008A40C5" w:rsidP="008A40C5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rPr>
          <w:rFonts w:cs="Times New Roman"/>
          <w:color w:val="000000"/>
          <w:szCs w:val="24"/>
        </w:rPr>
      </w:pPr>
    </w:p>
    <w:p w14:paraId="0353AE1C" w14:textId="77777777" w:rsidR="008A40C5" w:rsidRPr="000841F1" w:rsidRDefault="008A40C5" w:rsidP="008A40C5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rPr>
          <w:rFonts w:cs="Times New Roman"/>
          <w:color w:val="000000"/>
          <w:szCs w:val="24"/>
        </w:rPr>
      </w:pPr>
      <w:r w:rsidRPr="000841F1">
        <w:rPr>
          <w:rFonts w:cs="Times New Roman"/>
          <w:color w:val="000000"/>
          <w:szCs w:val="24"/>
        </w:rPr>
        <w:t xml:space="preserve">С целью обеспечения сохранности конфиденциальных сведений и предотвращения случаев несанкционированного доступа,  режимные помещения Компании  необходимо оборудовать сейфами, металлическими шкафами для хранения документов, а также техническими средствами (видеонаблюдение, система контроля и управления доступом, охранная сигнализация с датчиками движения и </w:t>
      </w:r>
      <w:proofErr w:type="spellStart"/>
      <w:r w:rsidRPr="000841F1">
        <w:rPr>
          <w:rFonts w:cs="Times New Roman"/>
          <w:color w:val="000000"/>
          <w:szCs w:val="24"/>
        </w:rPr>
        <w:t>д.р</w:t>
      </w:r>
      <w:proofErr w:type="spellEnd"/>
      <w:r w:rsidRPr="000841F1">
        <w:rPr>
          <w:rFonts w:cs="Times New Roman"/>
          <w:color w:val="000000"/>
          <w:szCs w:val="24"/>
        </w:rPr>
        <w:t>.).</w:t>
      </w:r>
    </w:p>
    <w:p w14:paraId="3C4B1547" w14:textId="77777777" w:rsidR="008A40C5" w:rsidRPr="000841F1" w:rsidRDefault="008A40C5" w:rsidP="008A40C5">
      <w:pPr>
        <w:pStyle w:val="ad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841F1">
        <w:rPr>
          <w:rFonts w:ascii="Times New Roman" w:hAnsi="Times New Roman" w:cs="Times New Roman"/>
          <w:sz w:val="24"/>
          <w:szCs w:val="24"/>
        </w:rPr>
        <w:t xml:space="preserve">Максимальный доступ к режимным помещениям Компании имеют: Председатель правления, заместители председателя правления, начальник Управления безопасности и режима, начальник Административного управления. </w:t>
      </w:r>
    </w:p>
    <w:p w14:paraId="277C2BF9" w14:textId="77777777" w:rsidR="008A40C5" w:rsidRPr="000841F1" w:rsidRDefault="008A40C5" w:rsidP="008A40C5">
      <w:pPr>
        <w:pStyle w:val="ad"/>
        <w:jc w:val="both"/>
        <w:rPr>
          <w:rFonts w:ascii="Times New Roman" w:hAnsi="Times New Roman" w:cs="Times New Roman"/>
          <w:sz w:val="24"/>
          <w:szCs w:val="24"/>
        </w:rPr>
      </w:pPr>
      <w:r w:rsidRPr="000841F1">
        <w:rPr>
          <w:rFonts w:ascii="Times New Roman" w:hAnsi="Times New Roman" w:cs="Times New Roman"/>
          <w:sz w:val="24"/>
          <w:szCs w:val="24"/>
        </w:rPr>
        <w:tab/>
        <w:t xml:space="preserve">Доступ в помещение хранилища и архива имеют: сотрудники Управления хранения и архивирования, и курирующий руководитель. </w:t>
      </w:r>
    </w:p>
    <w:p w14:paraId="61AFBE81" w14:textId="77777777" w:rsidR="008A40C5" w:rsidRPr="000841F1" w:rsidRDefault="008A40C5" w:rsidP="008A40C5">
      <w:pPr>
        <w:pStyle w:val="ad"/>
        <w:jc w:val="both"/>
        <w:rPr>
          <w:rFonts w:ascii="Times New Roman" w:hAnsi="Times New Roman" w:cs="Times New Roman"/>
          <w:sz w:val="24"/>
          <w:szCs w:val="24"/>
        </w:rPr>
      </w:pPr>
      <w:r w:rsidRPr="000841F1">
        <w:rPr>
          <w:rFonts w:ascii="Times New Roman" w:hAnsi="Times New Roman" w:cs="Times New Roman"/>
          <w:sz w:val="24"/>
          <w:szCs w:val="24"/>
        </w:rPr>
        <w:lastRenderedPageBreak/>
        <w:tab/>
        <w:t>Доступ в помещения кроссовых комнат и серверное помещение, помещение центра обработки данных, а также доступ в (кабинет №205) имеют сотрудники  Управления информационных технологий и курирующий руководитель.</w:t>
      </w:r>
    </w:p>
    <w:p w14:paraId="2E2C4CE8" w14:textId="13448F64" w:rsidR="008A40C5" w:rsidRPr="000841F1" w:rsidRDefault="008A40C5" w:rsidP="008A40C5">
      <w:pPr>
        <w:pStyle w:val="ad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841F1">
        <w:rPr>
          <w:rFonts w:ascii="Times New Roman" w:hAnsi="Times New Roman" w:cs="Times New Roman"/>
          <w:sz w:val="24"/>
          <w:szCs w:val="24"/>
        </w:rPr>
        <w:t>Доступ в помещение кредитного бюро имеют операторы ПКБ.</w:t>
      </w:r>
    </w:p>
    <w:p w14:paraId="748F254A" w14:textId="77777777" w:rsidR="008A40C5" w:rsidRPr="000841F1" w:rsidRDefault="008A40C5" w:rsidP="008A40C5">
      <w:pPr>
        <w:pStyle w:val="ad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41F1">
        <w:rPr>
          <w:rFonts w:ascii="Times New Roman" w:hAnsi="Times New Roman" w:cs="Times New Roman"/>
          <w:sz w:val="24"/>
          <w:szCs w:val="24"/>
        </w:rPr>
        <w:tab/>
      </w:r>
      <w:r w:rsidRPr="000841F1">
        <w:rPr>
          <w:rFonts w:ascii="Times New Roman" w:hAnsi="Times New Roman" w:cs="Times New Roman"/>
          <w:color w:val="000000"/>
          <w:sz w:val="24"/>
          <w:szCs w:val="24"/>
        </w:rPr>
        <w:t>Доступ в помещение Управления безопасности и режима (кабинет № 200) имеют сотрудники Управления безопасности и режима, и курирующий руководитель.</w:t>
      </w:r>
    </w:p>
    <w:p w14:paraId="769B0CD9" w14:textId="7DA4DE6E" w:rsidR="000E60AB" w:rsidRPr="000841F1" w:rsidRDefault="000E60AB" w:rsidP="00723547">
      <w:pPr>
        <w:pStyle w:val="ad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41F1">
        <w:rPr>
          <w:rFonts w:ascii="Times New Roman" w:hAnsi="Times New Roman" w:cs="Times New Roman"/>
          <w:color w:val="000000"/>
          <w:sz w:val="24"/>
          <w:szCs w:val="24"/>
        </w:rPr>
        <w:t>Доступ в помещение временного хранения правоустанавливающих документов по арендному жилью Управления бухгалтерского учета имеют сотрудники Управления бухгалтерского учета и курирующий руководитель.</w:t>
      </w:r>
    </w:p>
    <w:p w14:paraId="32966CE3" w14:textId="5888D6B7" w:rsidR="008A40C5" w:rsidRPr="00DF5780" w:rsidRDefault="008A40C5" w:rsidP="008A40C5">
      <w:pPr>
        <w:pStyle w:val="ad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41F1">
        <w:rPr>
          <w:rFonts w:ascii="Times New Roman" w:hAnsi="Times New Roman" w:cs="Times New Roman"/>
          <w:color w:val="000000"/>
          <w:sz w:val="24"/>
          <w:szCs w:val="24"/>
        </w:rPr>
        <w:t>В случае необходимости предоставления доступа в режимное помещение лицу  не имеющего доступ, либо лицам обеспечивающие техническое и бытовое обслуживание, доступ осуществляется только в присутствии сотрудника имеющего доступ</w:t>
      </w:r>
      <w:r w:rsidR="004E22A0" w:rsidRPr="000841F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ED05205" w14:textId="14BF8B02" w:rsidR="00CB4195" w:rsidRPr="00CB4195" w:rsidRDefault="00CB4195" w:rsidP="008A40C5">
      <w:pPr>
        <w:pStyle w:val="ad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41F1">
        <w:rPr>
          <w:rFonts w:ascii="Times New Roman" w:hAnsi="Times New Roman" w:cs="Times New Roman"/>
          <w:color w:val="000000"/>
          <w:sz w:val="24"/>
          <w:szCs w:val="24"/>
        </w:rPr>
        <w:t>Специалистом информационной безопасности, предоставляется доступ в режимные помещения Компании, на основании  соответствующих приказов и Приложения № 8 к Положению о пропускном режиме в административное здание Компании (матрица доступа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 режимным помещениям Компании</w:t>
      </w:r>
      <w:r w:rsidRPr="000841F1">
        <w:rPr>
          <w:rFonts w:ascii="Times New Roman" w:hAnsi="Times New Roman" w:cs="Times New Roman"/>
          <w:color w:val="000000"/>
          <w:sz w:val="24"/>
          <w:szCs w:val="24"/>
        </w:rPr>
        <w:t>)</w:t>
      </w:r>
      <w:commentRangeEnd w:id="847"/>
      <w:r w:rsidR="00A673F9">
        <w:rPr>
          <w:rStyle w:val="a8"/>
          <w:rFonts w:ascii="Times New Roman" w:hAnsi="Times New Roman"/>
        </w:rPr>
        <w:commentReference w:id="847"/>
      </w:r>
    </w:p>
    <w:p w14:paraId="526A3E17" w14:textId="77777777" w:rsidR="002A1C7F" w:rsidRDefault="002A1C7F" w:rsidP="00AC0DA7">
      <w:pPr>
        <w:autoSpaceDE w:val="0"/>
        <w:autoSpaceDN w:val="0"/>
        <w:adjustRightInd w:val="0"/>
        <w:spacing w:after="120"/>
        <w:jc w:val="center"/>
        <w:rPr>
          <w:rFonts w:cs="Times New Roman"/>
          <w:b/>
          <w:bCs/>
          <w:color w:val="000000"/>
        </w:rPr>
      </w:pPr>
    </w:p>
    <w:p w14:paraId="50DCE287" w14:textId="77777777" w:rsidR="002A1C7F" w:rsidRDefault="002A1C7F" w:rsidP="00AC0DA7">
      <w:pPr>
        <w:autoSpaceDE w:val="0"/>
        <w:autoSpaceDN w:val="0"/>
        <w:adjustRightInd w:val="0"/>
        <w:spacing w:after="120"/>
        <w:jc w:val="center"/>
        <w:rPr>
          <w:rFonts w:cs="Times New Roman"/>
          <w:b/>
          <w:bCs/>
          <w:color w:val="000000"/>
        </w:rPr>
      </w:pPr>
    </w:p>
    <w:sectPr w:rsidR="002A1C7F" w:rsidSect="00E437AA">
      <w:footerReference w:type="default" r:id="rId13"/>
      <w:pgSz w:w="11906" w:h="16838"/>
      <w:pgMar w:top="567" w:right="566" w:bottom="56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27" w:author="Сергей Бойко" w:date="2020-12-24T14:53:00Z" w:initials="СБ">
    <w:p w14:paraId="060D4E2E" w14:textId="273A17C4" w:rsidR="00CC654C" w:rsidRDefault="00CC654C">
      <w:pPr>
        <w:pStyle w:val="a9"/>
      </w:pPr>
      <w:r>
        <w:rPr>
          <w:rStyle w:val="a8"/>
        </w:rPr>
        <w:annotationRef/>
      </w:r>
      <w:r>
        <w:t xml:space="preserve">Коллеги юристы посмотрите </w:t>
      </w:r>
      <w:proofErr w:type="spellStart"/>
      <w:r>
        <w:t>пож</w:t>
      </w:r>
      <w:proofErr w:type="spellEnd"/>
      <w:proofErr w:type="gramStart"/>
      <w:r>
        <w:t xml:space="preserve"> И</w:t>
      </w:r>
      <w:proofErr w:type="gramEnd"/>
      <w:r>
        <w:t xml:space="preserve">меются ли аналогичные требования АФР либо </w:t>
      </w:r>
      <w:proofErr w:type="spellStart"/>
      <w:r>
        <w:t>Нац</w:t>
      </w:r>
      <w:proofErr w:type="spellEnd"/>
      <w:r>
        <w:t xml:space="preserve"> банка для МФО</w:t>
      </w:r>
    </w:p>
  </w:comment>
  <w:comment w:id="618" w:author="Сергей Бойко" w:date="2020-12-24T14:13:00Z" w:initials="СБ">
    <w:p w14:paraId="3DABB5C6" w14:textId="26DA17BF" w:rsidR="004D3676" w:rsidRDefault="004D3676">
      <w:pPr>
        <w:pStyle w:val="a9"/>
      </w:pPr>
      <w:r>
        <w:rPr>
          <w:rStyle w:val="a8"/>
        </w:rPr>
        <w:annotationRef/>
      </w:r>
      <w:r>
        <w:t xml:space="preserve">Заменю памяткой предоставленной Российскими Коллегами </w:t>
      </w:r>
    </w:p>
  </w:comment>
  <w:comment w:id="847" w:author="Сергей Бойко" w:date="2020-12-24T14:54:00Z" w:initials="СБ">
    <w:p w14:paraId="7BC85607" w14:textId="1D946712" w:rsidR="00A673F9" w:rsidRDefault="00A673F9">
      <w:pPr>
        <w:pStyle w:val="a9"/>
      </w:pPr>
      <w:r>
        <w:rPr>
          <w:rStyle w:val="a8"/>
        </w:rPr>
        <w:annotationRef/>
      </w:r>
      <w:r w:rsidR="00681268">
        <w:t xml:space="preserve">Слава дополни </w:t>
      </w:r>
      <w:r w:rsidR="00681268">
        <w:t>д</w:t>
      </w:r>
      <w:r w:rsidR="00767BB8">
        <w:t>а</w:t>
      </w:r>
      <w:bookmarkStart w:id="854" w:name="_GoBack"/>
      <w:bookmarkEnd w:id="854"/>
      <w:r w:rsidR="00681268">
        <w:t>нное приложение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5EA9CB" w14:textId="77777777" w:rsidR="004B40AC" w:rsidRDefault="004B40AC" w:rsidP="00654604">
      <w:pPr>
        <w:spacing w:after="0" w:line="240" w:lineRule="auto"/>
      </w:pPr>
      <w:r>
        <w:separator/>
      </w:r>
    </w:p>
  </w:endnote>
  <w:endnote w:type="continuationSeparator" w:id="0">
    <w:p w14:paraId="103DBE38" w14:textId="77777777" w:rsidR="004B40AC" w:rsidRDefault="004B40AC" w:rsidP="00654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CFIEK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14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5070"/>
      <w:gridCol w:w="1119"/>
      <w:gridCol w:w="4125"/>
    </w:tblGrid>
    <w:tr w:rsidR="004D3676" w14:paraId="332CB3BA" w14:textId="77777777" w:rsidTr="004D3676">
      <w:tc>
        <w:tcPr>
          <w:tcW w:w="5070" w:type="dxa"/>
        </w:tcPr>
        <w:p w14:paraId="519770A6" w14:textId="7702F017" w:rsidR="004D3676" w:rsidRDefault="004D3676" w:rsidP="004D3676">
          <w:pPr>
            <w:rPr>
              <w:sz w:val="20"/>
            </w:rPr>
          </w:pPr>
          <w:del w:id="91" w:author="Сергей Бойко" w:date="2020-12-24T14:17:00Z">
            <w:r w:rsidRPr="002D2DD4" w:rsidDel="004D3676">
              <w:rPr>
                <w:sz w:val="20"/>
              </w:rPr>
              <w:delText xml:space="preserve">ООО </w:delText>
            </w:r>
            <w:r w:rsidDel="004D3676">
              <w:rPr>
                <w:sz w:val="20"/>
              </w:rPr>
              <w:delText xml:space="preserve">МФК </w:delText>
            </w:r>
            <w:r w:rsidRPr="002D2DD4" w:rsidDel="004D3676">
              <w:rPr>
                <w:sz w:val="20"/>
              </w:rPr>
              <w:delText>«</w:delText>
            </w:r>
            <w:r w:rsidDel="004D3676">
              <w:rPr>
                <w:sz w:val="20"/>
              </w:rPr>
              <w:delText>Мани Мен</w:delText>
            </w:r>
            <w:r w:rsidRPr="002D2DD4" w:rsidDel="004D3676">
              <w:rPr>
                <w:sz w:val="20"/>
              </w:rPr>
              <w:delText>»</w:delText>
            </w:r>
          </w:del>
        </w:p>
      </w:tc>
      <w:tc>
        <w:tcPr>
          <w:tcW w:w="1119" w:type="dxa"/>
        </w:tcPr>
        <w:p w14:paraId="39C9748F" w14:textId="4BCA2BF3" w:rsidR="004D3676" w:rsidRDefault="004D3676" w:rsidP="004D3676">
          <w:pPr>
            <w:ind w:left="742" w:hanging="742"/>
            <w:rPr>
              <w:sz w:val="20"/>
            </w:rPr>
          </w:pPr>
          <w:del w:id="92" w:author="Сергей Бойко" w:date="2020-12-24T14:17:00Z">
            <w:r w:rsidDel="004D3676">
              <w:rPr>
                <w:sz w:val="20"/>
              </w:rPr>
              <w:fldChar w:fldCharType="begin"/>
            </w:r>
            <w:r w:rsidDel="004D3676">
              <w:rPr>
                <w:sz w:val="20"/>
              </w:rPr>
              <w:delInstrText xml:space="preserve"> PAGE </w:delInstrText>
            </w:r>
            <w:r w:rsidDel="004D3676">
              <w:rPr>
                <w:sz w:val="20"/>
              </w:rPr>
              <w:fldChar w:fldCharType="separate"/>
            </w:r>
            <w:r w:rsidDel="004D3676">
              <w:rPr>
                <w:noProof/>
                <w:sz w:val="20"/>
              </w:rPr>
              <w:delText>13</w:delText>
            </w:r>
            <w:r w:rsidDel="004D3676">
              <w:rPr>
                <w:sz w:val="20"/>
              </w:rPr>
              <w:fldChar w:fldCharType="end"/>
            </w:r>
            <w:r w:rsidDel="004D3676">
              <w:rPr>
                <w:sz w:val="20"/>
              </w:rPr>
              <w:delText xml:space="preserve"> из </w:delText>
            </w:r>
            <w:r w:rsidDel="004D3676">
              <w:rPr>
                <w:sz w:val="20"/>
              </w:rPr>
              <w:fldChar w:fldCharType="begin"/>
            </w:r>
            <w:r w:rsidDel="004D3676">
              <w:rPr>
                <w:sz w:val="20"/>
              </w:rPr>
              <w:delInstrText xml:space="preserve"> NUMPAGES </w:delInstrText>
            </w:r>
            <w:r w:rsidDel="004D3676">
              <w:rPr>
                <w:sz w:val="20"/>
              </w:rPr>
              <w:fldChar w:fldCharType="separate"/>
            </w:r>
            <w:r w:rsidDel="004D3676">
              <w:rPr>
                <w:noProof/>
                <w:sz w:val="20"/>
              </w:rPr>
              <w:delText>23</w:delText>
            </w:r>
            <w:r w:rsidDel="004D3676">
              <w:rPr>
                <w:sz w:val="20"/>
              </w:rPr>
              <w:fldChar w:fldCharType="end"/>
            </w:r>
          </w:del>
        </w:p>
      </w:tc>
      <w:tc>
        <w:tcPr>
          <w:tcW w:w="4125" w:type="dxa"/>
        </w:tcPr>
        <w:p w14:paraId="00896D24" w14:textId="77777777" w:rsidR="004D3676" w:rsidRDefault="004D3676" w:rsidP="004D3676">
          <w:pPr>
            <w:rPr>
              <w:sz w:val="20"/>
            </w:rPr>
          </w:pPr>
        </w:p>
      </w:tc>
    </w:tr>
  </w:tbl>
  <w:p w14:paraId="54F7C282" w14:textId="77777777" w:rsidR="004D3676" w:rsidRDefault="004D3676">
    <w:pPr>
      <w:pStyle w:val="af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tblpY="1"/>
      <w:tblOverlap w:val="never"/>
      <w:tblW w:w="0" w:type="auto"/>
      <w:tblLook w:val="0000" w:firstRow="0" w:lastRow="0" w:firstColumn="0" w:lastColumn="0" w:noHBand="0" w:noVBand="0"/>
    </w:tblPr>
    <w:tblGrid>
      <w:gridCol w:w="8520"/>
      <w:gridCol w:w="1050"/>
    </w:tblGrid>
    <w:tr w:rsidR="004D3676" w14:paraId="035913F0" w14:textId="77777777">
      <w:tc>
        <w:tcPr>
          <w:tcW w:w="8520" w:type="dxa"/>
        </w:tcPr>
        <w:p w14:paraId="222BF55E" w14:textId="77777777" w:rsidR="004D3676" w:rsidRDefault="004D3676">
          <w:pPr>
            <w:pStyle w:val="af1"/>
            <w:tabs>
              <w:tab w:val="clear" w:pos="4677"/>
              <w:tab w:val="left" w:pos="4676"/>
              <w:tab w:val="right" w:pos="8080"/>
              <w:tab w:val="right" w:pos="14442"/>
            </w:tabs>
            <w:rPr>
              <w:rFonts w:ascii="Arial" w:hAnsi="Arial" w:cs="Arial"/>
              <w:bCs/>
              <w:caps/>
              <w:color w:val="808080"/>
              <w:sz w:val="14"/>
            </w:rPr>
          </w:pPr>
        </w:p>
      </w:tc>
      <w:tc>
        <w:tcPr>
          <w:tcW w:w="1050" w:type="dxa"/>
        </w:tcPr>
        <w:p w14:paraId="0B70D99D" w14:textId="77777777" w:rsidR="004D3676" w:rsidRDefault="004D3676">
          <w:pPr>
            <w:pStyle w:val="af1"/>
            <w:tabs>
              <w:tab w:val="clear" w:pos="4677"/>
              <w:tab w:val="left" w:pos="4676"/>
              <w:tab w:val="right" w:pos="8080"/>
              <w:tab w:val="right" w:pos="14442"/>
            </w:tabs>
            <w:jc w:val="right"/>
            <w:rPr>
              <w:rFonts w:ascii="Arial" w:hAnsi="Arial" w:cs="Arial"/>
              <w:bCs/>
              <w:sz w:val="16"/>
            </w:rPr>
          </w:pPr>
        </w:p>
      </w:tc>
    </w:tr>
  </w:tbl>
  <w:p w14:paraId="0B5E7EA3" w14:textId="77777777" w:rsidR="004D3676" w:rsidRDefault="004D3676">
    <w:pPr>
      <w:pStyle w:val="af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10986727"/>
      <w:docPartObj>
        <w:docPartGallery w:val="Page Numbers (Bottom of Page)"/>
        <w:docPartUnique/>
      </w:docPartObj>
    </w:sdtPr>
    <w:sdtEndPr/>
    <w:sdtContent>
      <w:p w14:paraId="58466BA9" w14:textId="47270639" w:rsidR="004D3676" w:rsidRDefault="004D3676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67BB8">
          <w:rPr>
            <w:noProof/>
          </w:rPr>
          <w:t>20</w:t>
        </w:r>
        <w:r>
          <w:fldChar w:fldCharType="end"/>
        </w:r>
      </w:p>
    </w:sdtContent>
  </w:sdt>
  <w:p w14:paraId="0D2DAD76" w14:textId="77777777" w:rsidR="004D3676" w:rsidRDefault="004D3676">
    <w:pPr>
      <w:pStyle w:val="af1"/>
    </w:pPr>
  </w:p>
  <w:p w14:paraId="4735D5E1" w14:textId="77777777" w:rsidR="004D3676" w:rsidRDefault="004D3676"/>
  <w:p w14:paraId="7FEADD91" w14:textId="77777777" w:rsidR="004D3676" w:rsidRDefault="004D367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3A37C5" w14:textId="77777777" w:rsidR="004B40AC" w:rsidRDefault="004B40AC" w:rsidP="00654604">
      <w:pPr>
        <w:spacing w:after="0" w:line="240" w:lineRule="auto"/>
      </w:pPr>
      <w:r>
        <w:separator/>
      </w:r>
    </w:p>
  </w:footnote>
  <w:footnote w:type="continuationSeparator" w:id="0">
    <w:p w14:paraId="335DE8C5" w14:textId="77777777" w:rsidR="004B40AC" w:rsidRDefault="004B40AC" w:rsidP="00654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88A65F" w14:textId="5EAAE3EE" w:rsidR="004D3676" w:rsidRPr="003F7ADE" w:rsidRDefault="004D3676" w:rsidP="004D3676">
    <w:pPr>
      <w:pStyle w:val="af"/>
      <w:pBdr>
        <w:bottom w:val="single" w:sz="4" w:space="1" w:color="auto"/>
      </w:pBdr>
      <w:jc w:val="right"/>
      <w:rPr>
        <w:i/>
        <w:iCs/>
        <w:sz w:val="20"/>
      </w:rPr>
    </w:pPr>
    <w:del w:id="90" w:author="Сергей Бойко" w:date="2020-12-24T14:17:00Z">
      <w:r w:rsidDel="004D3676">
        <w:rPr>
          <w:i/>
          <w:iCs/>
          <w:sz w:val="20"/>
        </w:rPr>
        <w:delText>Памятка работника  Компании по информационной безопасности</w:delText>
      </w:r>
    </w:del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A6766"/>
    <w:multiLevelType w:val="multilevel"/>
    <w:tmpl w:val="0B7297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027D2DBC"/>
    <w:multiLevelType w:val="hybridMultilevel"/>
    <w:tmpl w:val="8840838A"/>
    <w:lvl w:ilvl="0" w:tplc="FE2EE86E">
      <w:start w:val="1"/>
      <w:numFmt w:val="bullet"/>
      <w:lvlText w:val=""/>
      <w:lvlJc w:val="left"/>
      <w:pPr>
        <w:tabs>
          <w:tab w:val="num" w:pos="1143"/>
        </w:tabs>
        <w:ind w:left="1143" w:hanging="3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Wingdings" w:hAnsi="Wingdings" w:hint="default"/>
      </w:rPr>
    </w:lvl>
  </w:abstractNum>
  <w:abstractNum w:abstractNumId="2">
    <w:nsid w:val="052B770A"/>
    <w:multiLevelType w:val="multilevel"/>
    <w:tmpl w:val="30CE97E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1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0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200" w:hanging="1800"/>
      </w:pPr>
      <w:rPr>
        <w:rFonts w:hint="default"/>
      </w:rPr>
    </w:lvl>
  </w:abstractNum>
  <w:abstractNum w:abstractNumId="3">
    <w:nsid w:val="06285329"/>
    <w:multiLevelType w:val="multilevel"/>
    <w:tmpl w:val="2C86810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">
    <w:nsid w:val="07881C18"/>
    <w:multiLevelType w:val="multilevel"/>
    <w:tmpl w:val="0B7297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>
    <w:nsid w:val="09F51B81"/>
    <w:multiLevelType w:val="multilevel"/>
    <w:tmpl w:val="D1F6651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6">
    <w:nsid w:val="0AA50A81"/>
    <w:multiLevelType w:val="hybridMultilevel"/>
    <w:tmpl w:val="32FA2782"/>
    <w:lvl w:ilvl="0" w:tplc="FE2EE86E">
      <w:start w:val="1"/>
      <w:numFmt w:val="bullet"/>
      <w:lvlText w:val=""/>
      <w:lvlJc w:val="left"/>
      <w:pPr>
        <w:tabs>
          <w:tab w:val="num" w:pos="1143"/>
        </w:tabs>
        <w:ind w:left="1143" w:hanging="3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Wingdings" w:hAnsi="Wingdings" w:hint="default"/>
      </w:rPr>
    </w:lvl>
  </w:abstractNum>
  <w:abstractNum w:abstractNumId="7">
    <w:nsid w:val="0AA74DF7"/>
    <w:multiLevelType w:val="hybridMultilevel"/>
    <w:tmpl w:val="7046B9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BE920CB"/>
    <w:multiLevelType w:val="multilevel"/>
    <w:tmpl w:val="86026B16"/>
    <w:lvl w:ilvl="0">
      <w:start w:val="8"/>
      <w:numFmt w:val="decimal"/>
      <w:lvlText w:val="%1.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9">
    <w:nsid w:val="0C194064"/>
    <w:multiLevelType w:val="hybridMultilevel"/>
    <w:tmpl w:val="1E24C5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3AA1F8A"/>
    <w:multiLevelType w:val="hybridMultilevel"/>
    <w:tmpl w:val="84F2C6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3ED12BB"/>
    <w:multiLevelType w:val="multilevel"/>
    <w:tmpl w:val="63B0F032"/>
    <w:lvl w:ilvl="0">
      <w:start w:val="4"/>
      <w:numFmt w:val="decimal"/>
      <w:lvlText w:val="%1."/>
      <w:lvlJc w:val="left"/>
      <w:pPr>
        <w:ind w:left="450" w:hanging="450"/>
      </w:pPr>
      <w:rPr>
        <w:rFonts w:eastAsia="Times New Roman"/>
        <w:b/>
      </w:rPr>
    </w:lvl>
    <w:lvl w:ilvl="1">
      <w:start w:val="12"/>
      <w:numFmt w:val="decimal"/>
      <w:lvlText w:val="%1.%2."/>
      <w:lvlJc w:val="left"/>
      <w:pPr>
        <w:ind w:left="450" w:hanging="450"/>
      </w:pPr>
      <w:rPr>
        <w:rFonts w:eastAsia="Times New Roman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eastAsia="Times New Roman"/>
      </w:rPr>
    </w:lvl>
  </w:abstractNum>
  <w:abstractNum w:abstractNumId="12">
    <w:nsid w:val="142F0113"/>
    <w:multiLevelType w:val="multilevel"/>
    <w:tmpl w:val="C5FA9DB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>
    <w:nsid w:val="18411F98"/>
    <w:multiLevelType w:val="hybridMultilevel"/>
    <w:tmpl w:val="9D7E59D8"/>
    <w:lvl w:ilvl="0" w:tplc="FE2EE86E">
      <w:start w:val="1"/>
      <w:numFmt w:val="bullet"/>
      <w:lvlText w:val=""/>
      <w:lvlJc w:val="left"/>
      <w:pPr>
        <w:tabs>
          <w:tab w:val="num" w:pos="1143"/>
        </w:tabs>
        <w:ind w:left="1143" w:hanging="3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Wingdings" w:hAnsi="Wingdings" w:hint="default"/>
      </w:rPr>
    </w:lvl>
  </w:abstractNum>
  <w:abstractNum w:abstractNumId="14">
    <w:nsid w:val="18CE5433"/>
    <w:multiLevelType w:val="hybridMultilevel"/>
    <w:tmpl w:val="D8CEE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B8165A9"/>
    <w:multiLevelType w:val="hybridMultilevel"/>
    <w:tmpl w:val="C7B02528"/>
    <w:lvl w:ilvl="0" w:tplc="FE2EE86E">
      <w:start w:val="1"/>
      <w:numFmt w:val="bullet"/>
      <w:lvlText w:val=""/>
      <w:lvlJc w:val="left"/>
      <w:pPr>
        <w:tabs>
          <w:tab w:val="num" w:pos="1143"/>
        </w:tabs>
        <w:ind w:left="1143" w:hanging="3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Wingdings" w:hAnsi="Wingdings" w:hint="default"/>
      </w:rPr>
    </w:lvl>
  </w:abstractNum>
  <w:abstractNum w:abstractNumId="16">
    <w:nsid w:val="1DA16E7C"/>
    <w:multiLevelType w:val="multilevel"/>
    <w:tmpl w:val="CF9C104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>
    <w:nsid w:val="1F926E77"/>
    <w:multiLevelType w:val="hybridMultilevel"/>
    <w:tmpl w:val="679AE670"/>
    <w:lvl w:ilvl="0" w:tplc="4FEEE87C">
      <w:start w:val="1"/>
      <w:numFmt w:val="decimal"/>
      <w:suff w:val="space"/>
      <w:lvlText w:val="%1)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0726257"/>
    <w:multiLevelType w:val="hybridMultilevel"/>
    <w:tmpl w:val="978AE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1752FD8"/>
    <w:multiLevelType w:val="multilevel"/>
    <w:tmpl w:val="3C2242F0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0">
    <w:nsid w:val="256146B8"/>
    <w:multiLevelType w:val="hybridMultilevel"/>
    <w:tmpl w:val="84BCCA66"/>
    <w:lvl w:ilvl="0" w:tplc="FE2EE86E">
      <w:start w:val="1"/>
      <w:numFmt w:val="bullet"/>
      <w:lvlText w:val=""/>
      <w:lvlJc w:val="left"/>
      <w:pPr>
        <w:tabs>
          <w:tab w:val="num" w:pos="1143"/>
        </w:tabs>
        <w:ind w:left="1143" w:hanging="3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Wingdings" w:hAnsi="Wingdings" w:hint="default"/>
      </w:rPr>
    </w:lvl>
  </w:abstractNum>
  <w:abstractNum w:abstractNumId="21">
    <w:nsid w:val="262B7E24"/>
    <w:multiLevelType w:val="hybridMultilevel"/>
    <w:tmpl w:val="E6E681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6EC6708"/>
    <w:multiLevelType w:val="multilevel"/>
    <w:tmpl w:val="B2201B1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52" w:hanging="1800"/>
      </w:pPr>
      <w:rPr>
        <w:rFonts w:hint="default"/>
      </w:rPr>
    </w:lvl>
  </w:abstractNum>
  <w:abstractNum w:abstractNumId="23">
    <w:nsid w:val="26F1304F"/>
    <w:multiLevelType w:val="multilevel"/>
    <w:tmpl w:val="D7709A7A"/>
    <w:lvl w:ilvl="0">
      <w:start w:val="5"/>
      <w:numFmt w:val="decimal"/>
      <w:lvlText w:val="%1."/>
      <w:lvlJc w:val="left"/>
      <w:pPr>
        <w:tabs>
          <w:tab w:val="num" w:pos="794"/>
        </w:tabs>
        <w:ind w:left="360" w:hanging="3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36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4">
    <w:nsid w:val="2B2E4097"/>
    <w:multiLevelType w:val="hybridMultilevel"/>
    <w:tmpl w:val="2488F740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25">
    <w:nsid w:val="346E2577"/>
    <w:multiLevelType w:val="hybridMultilevel"/>
    <w:tmpl w:val="28D60604"/>
    <w:lvl w:ilvl="0" w:tplc="0EDA40D2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6">
    <w:nsid w:val="34E15C28"/>
    <w:multiLevelType w:val="multilevel"/>
    <w:tmpl w:val="4384B2F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7">
    <w:nsid w:val="3FE86DDE"/>
    <w:multiLevelType w:val="hybridMultilevel"/>
    <w:tmpl w:val="45F080E6"/>
    <w:lvl w:ilvl="0" w:tplc="FE2EE86E">
      <w:start w:val="1"/>
      <w:numFmt w:val="bullet"/>
      <w:lvlText w:val=""/>
      <w:lvlJc w:val="left"/>
      <w:pPr>
        <w:tabs>
          <w:tab w:val="num" w:pos="1143"/>
        </w:tabs>
        <w:ind w:left="1143" w:hanging="3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Wingdings" w:hAnsi="Wingdings" w:hint="default"/>
      </w:rPr>
    </w:lvl>
  </w:abstractNum>
  <w:abstractNum w:abstractNumId="28">
    <w:nsid w:val="45CF48F0"/>
    <w:multiLevelType w:val="hybridMultilevel"/>
    <w:tmpl w:val="A7FC1924"/>
    <w:lvl w:ilvl="0" w:tplc="4B767652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5EA6F5C"/>
    <w:multiLevelType w:val="hybridMultilevel"/>
    <w:tmpl w:val="F510299C"/>
    <w:lvl w:ilvl="0" w:tplc="0D1EAF0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>
    <w:nsid w:val="465E4D1A"/>
    <w:multiLevelType w:val="multilevel"/>
    <w:tmpl w:val="2C86810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1">
    <w:nsid w:val="46B67574"/>
    <w:multiLevelType w:val="hybridMultilevel"/>
    <w:tmpl w:val="5B009B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B3B5154"/>
    <w:multiLevelType w:val="hybridMultilevel"/>
    <w:tmpl w:val="A546E4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4CE367AE"/>
    <w:multiLevelType w:val="multilevel"/>
    <w:tmpl w:val="A638247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4">
    <w:nsid w:val="503D7C52"/>
    <w:multiLevelType w:val="hybridMultilevel"/>
    <w:tmpl w:val="DEA2A6EC"/>
    <w:lvl w:ilvl="0" w:tplc="EA4CF724">
      <w:start w:val="1"/>
      <w:numFmt w:val="decimal"/>
      <w:lvlText w:val="%1)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>
    <w:nsid w:val="56E26194"/>
    <w:multiLevelType w:val="hybridMultilevel"/>
    <w:tmpl w:val="3186580C"/>
    <w:lvl w:ilvl="0" w:tplc="1C2AC91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>
    <w:nsid w:val="58AB5437"/>
    <w:multiLevelType w:val="multilevel"/>
    <w:tmpl w:val="159430F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7">
    <w:nsid w:val="58E51804"/>
    <w:multiLevelType w:val="multilevel"/>
    <w:tmpl w:val="F240439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858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52" w:hanging="1800"/>
      </w:pPr>
      <w:rPr>
        <w:rFonts w:hint="default"/>
      </w:rPr>
    </w:lvl>
  </w:abstractNum>
  <w:abstractNum w:abstractNumId="38">
    <w:nsid w:val="5C697D07"/>
    <w:multiLevelType w:val="hybridMultilevel"/>
    <w:tmpl w:val="9288F428"/>
    <w:lvl w:ilvl="0" w:tplc="FE2EE86E">
      <w:start w:val="1"/>
      <w:numFmt w:val="bullet"/>
      <w:lvlText w:val=""/>
      <w:lvlJc w:val="left"/>
      <w:pPr>
        <w:tabs>
          <w:tab w:val="num" w:pos="1143"/>
        </w:tabs>
        <w:ind w:left="1143" w:hanging="3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Wingdings" w:hAnsi="Wingdings" w:hint="default"/>
      </w:rPr>
    </w:lvl>
  </w:abstractNum>
  <w:abstractNum w:abstractNumId="39">
    <w:nsid w:val="5D3A4673"/>
    <w:multiLevelType w:val="hybridMultilevel"/>
    <w:tmpl w:val="F97830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5DB06AF7"/>
    <w:multiLevelType w:val="hybridMultilevel"/>
    <w:tmpl w:val="A24E3014"/>
    <w:lvl w:ilvl="0" w:tplc="FE2EE8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5E4C5649"/>
    <w:multiLevelType w:val="multilevel"/>
    <w:tmpl w:val="0B7297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2">
    <w:nsid w:val="5F1C1146"/>
    <w:multiLevelType w:val="hybridMultilevel"/>
    <w:tmpl w:val="B834402E"/>
    <w:lvl w:ilvl="0" w:tplc="FE2EE86E">
      <w:start w:val="1"/>
      <w:numFmt w:val="bullet"/>
      <w:lvlText w:val=""/>
      <w:lvlJc w:val="left"/>
      <w:pPr>
        <w:tabs>
          <w:tab w:val="num" w:pos="1143"/>
        </w:tabs>
        <w:ind w:left="1143" w:hanging="3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Wingdings" w:hAnsi="Wingdings" w:hint="default"/>
      </w:rPr>
    </w:lvl>
  </w:abstractNum>
  <w:abstractNum w:abstractNumId="43">
    <w:nsid w:val="5F3410ED"/>
    <w:multiLevelType w:val="hybridMultilevel"/>
    <w:tmpl w:val="915037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4333A95"/>
    <w:multiLevelType w:val="hybridMultilevel"/>
    <w:tmpl w:val="2B081BE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>
    <w:nsid w:val="67C83BE3"/>
    <w:multiLevelType w:val="hybridMultilevel"/>
    <w:tmpl w:val="FC8040BA"/>
    <w:lvl w:ilvl="0" w:tplc="E56AACF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46">
    <w:nsid w:val="67E04D76"/>
    <w:multiLevelType w:val="multilevel"/>
    <w:tmpl w:val="2952AE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47">
    <w:nsid w:val="6A144BAA"/>
    <w:multiLevelType w:val="hybridMultilevel"/>
    <w:tmpl w:val="12BAE5CA"/>
    <w:lvl w:ilvl="0" w:tplc="FE2EE86E">
      <w:start w:val="1"/>
      <w:numFmt w:val="bullet"/>
      <w:lvlText w:val=""/>
      <w:lvlJc w:val="left"/>
      <w:pPr>
        <w:tabs>
          <w:tab w:val="num" w:pos="1143"/>
        </w:tabs>
        <w:ind w:left="1143" w:hanging="3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Wingdings" w:hAnsi="Wingdings" w:hint="default"/>
      </w:rPr>
    </w:lvl>
  </w:abstractNum>
  <w:abstractNum w:abstractNumId="48">
    <w:nsid w:val="739C67B7"/>
    <w:multiLevelType w:val="hybridMultilevel"/>
    <w:tmpl w:val="4A4225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>
    <w:nsid w:val="7634702C"/>
    <w:multiLevelType w:val="multilevel"/>
    <w:tmpl w:val="2ED4C90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0">
    <w:nsid w:val="7D352B20"/>
    <w:multiLevelType w:val="multilevel"/>
    <w:tmpl w:val="5E5ED0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51">
    <w:nsid w:val="7F77494A"/>
    <w:multiLevelType w:val="hybridMultilevel"/>
    <w:tmpl w:val="9EFA747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0"/>
  </w:num>
  <w:num w:numId="3">
    <w:abstractNumId w:val="24"/>
  </w:num>
  <w:num w:numId="4">
    <w:abstractNumId w:val="41"/>
  </w:num>
  <w:num w:numId="5">
    <w:abstractNumId w:val="4"/>
  </w:num>
  <w:num w:numId="6">
    <w:abstractNumId w:val="14"/>
  </w:num>
  <w:num w:numId="7">
    <w:abstractNumId w:val="31"/>
  </w:num>
  <w:num w:numId="8">
    <w:abstractNumId w:val="43"/>
  </w:num>
  <w:num w:numId="9">
    <w:abstractNumId w:val="29"/>
  </w:num>
  <w:num w:numId="10">
    <w:abstractNumId w:val="17"/>
  </w:num>
  <w:num w:numId="11">
    <w:abstractNumId w:val="18"/>
  </w:num>
  <w:num w:numId="12">
    <w:abstractNumId w:val="3"/>
  </w:num>
  <w:num w:numId="13">
    <w:abstractNumId w:val="19"/>
  </w:num>
  <w:num w:numId="14">
    <w:abstractNumId w:val="22"/>
  </w:num>
  <w:num w:numId="15">
    <w:abstractNumId w:val="16"/>
  </w:num>
  <w:num w:numId="16">
    <w:abstractNumId w:val="49"/>
  </w:num>
  <w:num w:numId="17">
    <w:abstractNumId w:val="33"/>
  </w:num>
  <w:num w:numId="18">
    <w:abstractNumId w:val="36"/>
  </w:num>
  <w:num w:numId="19">
    <w:abstractNumId w:val="5"/>
  </w:num>
  <w:num w:numId="20">
    <w:abstractNumId w:val="2"/>
  </w:num>
  <w:num w:numId="21">
    <w:abstractNumId w:val="26"/>
  </w:num>
  <w:num w:numId="22">
    <w:abstractNumId w:val="37"/>
  </w:num>
  <w:num w:numId="23">
    <w:abstractNumId w:val="50"/>
  </w:num>
  <w:num w:numId="24">
    <w:abstractNumId w:val="34"/>
  </w:num>
  <w:num w:numId="25">
    <w:abstractNumId w:val="12"/>
  </w:num>
  <w:num w:numId="26">
    <w:abstractNumId w:val="45"/>
  </w:num>
  <w:num w:numId="27">
    <w:abstractNumId w:val="32"/>
  </w:num>
  <w:num w:numId="28">
    <w:abstractNumId w:val="7"/>
  </w:num>
  <w:num w:numId="29">
    <w:abstractNumId w:val="30"/>
  </w:num>
  <w:num w:numId="30">
    <w:abstractNumId w:val="10"/>
  </w:num>
  <w:num w:numId="31">
    <w:abstractNumId w:val="21"/>
  </w:num>
  <w:num w:numId="32">
    <w:abstractNumId w:val="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1"/>
    <w:lvlOverride w:ilvl="0">
      <w:startOverride w:val="4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4"/>
  </w:num>
  <w:num w:numId="35">
    <w:abstractNumId w:val="48"/>
  </w:num>
  <w:num w:numId="36">
    <w:abstractNumId w:val="9"/>
  </w:num>
  <w:num w:numId="3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51"/>
  </w:num>
  <w:num w:numId="39">
    <w:abstractNumId w:val="35"/>
  </w:num>
  <w:num w:numId="40">
    <w:abstractNumId w:val="46"/>
  </w:num>
  <w:num w:numId="41">
    <w:abstractNumId w:val="23"/>
  </w:num>
  <w:num w:numId="42">
    <w:abstractNumId w:val="28"/>
  </w:num>
  <w:num w:numId="43">
    <w:abstractNumId w:val="15"/>
  </w:num>
  <w:num w:numId="44">
    <w:abstractNumId w:val="38"/>
  </w:num>
  <w:num w:numId="45">
    <w:abstractNumId w:val="1"/>
  </w:num>
  <w:num w:numId="46">
    <w:abstractNumId w:val="6"/>
  </w:num>
  <w:num w:numId="47">
    <w:abstractNumId w:val="40"/>
  </w:num>
  <w:num w:numId="48">
    <w:abstractNumId w:val="42"/>
  </w:num>
  <w:num w:numId="49">
    <w:abstractNumId w:val="20"/>
  </w:num>
  <w:num w:numId="50">
    <w:abstractNumId w:val="27"/>
  </w:num>
  <w:num w:numId="51">
    <w:abstractNumId w:val="47"/>
  </w:num>
  <w:num w:numId="52">
    <w:abstractNumId w:val="1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673"/>
    <w:rsid w:val="00003A0C"/>
    <w:rsid w:val="00006B00"/>
    <w:rsid w:val="00010C48"/>
    <w:rsid w:val="00011268"/>
    <w:rsid w:val="00013E31"/>
    <w:rsid w:val="00020916"/>
    <w:rsid w:val="000242D1"/>
    <w:rsid w:val="0002499E"/>
    <w:rsid w:val="00027AE5"/>
    <w:rsid w:val="00043004"/>
    <w:rsid w:val="00045AED"/>
    <w:rsid w:val="000513A6"/>
    <w:rsid w:val="00056DE1"/>
    <w:rsid w:val="00056F7B"/>
    <w:rsid w:val="00057E7B"/>
    <w:rsid w:val="000618C4"/>
    <w:rsid w:val="00080057"/>
    <w:rsid w:val="000841F1"/>
    <w:rsid w:val="00085BB4"/>
    <w:rsid w:val="0008706A"/>
    <w:rsid w:val="0009775F"/>
    <w:rsid w:val="000A4422"/>
    <w:rsid w:val="000A7CD0"/>
    <w:rsid w:val="000B0342"/>
    <w:rsid w:val="000B2EEC"/>
    <w:rsid w:val="000B35AD"/>
    <w:rsid w:val="000B56B0"/>
    <w:rsid w:val="000C60AC"/>
    <w:rsid w:val="000E1FB4"/>
    <w:rsid w:val="000E350B"/>
    <w:rsid w:val="000E3CE3"/>
    <w:rsid w:val="000E60AB"/>
    <w:rsid w:val="000F0673"/>
    <w:rsid w:val="000F243D"/>
    <w:rsid w:val="000F55B5"/>
    <w:rsid w:val="000F6196"/>
    <w:rsid w:val="0010088D"/>
    <w:rsid w:val="0010159E"/>
    <w:rsid w:val="00101787"/>
    <w:rsid w:val="00103C7B"/>
    <w:rsid w:val="00111AD0"/>
    <w:rsid w:val="001129FA"/>
    <w:rsid w:val="00121249"/>
    <w:rsid w:val="001326A4"/>
    <w:rsid w:val="00135960"/>
    <w:rsid w:val="00136ACC"/>
    <w:rsid w:val="00137747"/>
    <w:rsid w:val="00144B3D"/>
    <w:rsid w:val="00146EF8"/>
    <w:rsid w:val="001473DC"/>
    <w:rsid w:val="00155037"/>
    <w:rsid w:val="00156E7F"/>
    <w:rsid w:val="0016414A"/>
    <w:rsid w:val="00164691"/>
    <w:rsid w:val="00164F68"/>
    <w:rsid w:val="00173011"/>
    <w:rsid w:val="0018041E"/>
    <w:rsid w:val="00187CEA"/>
    <w:rsid w:val="00193765"/>
    <w:rsid w:val="001A5C54"/>
    <w:rsid w:val="001C5F89"/>
    <w:rsid w:val="001C6F6B"/>
    <w:rsid w:val="001D1226"/>
    <w:rsid w:val="001D492D"/>
    <w:rsid w:val="001E0DB0"/>
    <w:rsid w:val="001E3852"/>
    <w:rsid w:val="001E3C8E"/>
    <w:rsid w:val="001E6024"/>
    <w:rsid w:val="001F407D"/>
    <w:rsid w:val="00201D53"/>
    <w:rsid w:val="002116B1"/>
    <w:rsid w:val="00212114"/>
    <w:rsid w:val="00212C63"/>
    <w:rsid w:val="00214553"/>
    <w:rsid w:val="00227FEC"/>
    <w:rsid w:val="00232170"/>
    <w:rsid w:val="002321A1"/>
    <w:rsid w:val="00256296"/>
    <w:rsid w:val="00261BCB"/>
    <w:rsid w:val="00270577"/>
    <w:rsid w:val="00273A92"/>
    <w:rsid w:val="00277912"/>
    <w:rsid w:val="00284C8B"/>
    <w:rsid w:val="00287440"/>
    <w:rsid w:val="0029361C"/>
    <w:rsid w:val="00295EC6"/>
    <w:rsid w:val="002A1C7F"/>
    <w:rsid w:val="002B4865"/>
    <w:rsid w:val="002B6B10"/>
    <w:rsid w:val="002B7618"/>
    <w:rsid w:val="002D7CD1"/>
    <w:rsid w:val="002F4CE2"/>
    <w:rsid w:val="002F63A0"/>
    <w:rsid w:val="00302D38"/>
    <w:rsid w:val="00304CFD"/>
    <w:rsid w:val="00315559"/>
    <w:rsid w:val="00315A47"/>
    <w:rsid w:val="00321CB1"/>
    <w:rsid w:val="00324EDB"/>
    <w:rsid w:val="00332F9A"/>
    <w:rsid w:val="0033523A"/>
    <w:rsid w:val="00344AC3"/>
    <w:rsid w:val="00346294"/>
    <w:rsid w:val="00375FA3"/>
    <w:rsid w:val="00392FCD"/>
    <w:rsid w:val="003963A6"/>
    <w:rsid w:val="003B52BA"/>
    <w:rsid w:val="003B7361"/>
    <w:rsid w:val="003C71D4"/>
    <w:rsid w:val="003D055C"/>
    <w:rsid w:val="003D2412"/>
    <w:rsid w:val="003D46EB"/>
    <w:rsid w:val="00401838"/>
    <w:rsid w:val="00437D84"/>
    <w:rsid w:val="00453FF8"/>
    <w:rsid w:val="004562AE"/>
    <w:rsid w:val="00456789"/>
    <w:rsid w:val="004645DA"/>
    <w:rsid w:val="004847BC"/>
    <w:rsid w:val="00491889"/>
    <w:rsid w:val="00491F11"/>
    <w:rsid w:val="004941BF"/>
    <w:rsid w:val="00496500"/>
    <w:rsid w:val="00496F30"/>
    <w:rsid w:val="004A66A6"/>
    <w:rsid w:val="004A70BB"/>
    <w:rsid w:val="004B07F3"/>
    <w:rsid w:val="004B40AC"/>
    <w:rsid w:val="004D1592"/>
    <w:rsid w:val="004D27A2"/>
    <w:rsid w:val="004D2ABC"/>
    <w:rsid w:val="004D3676"/>
    <w:rsid w:val="004D5A49"/>
    <w:rsid w:val="004E22A0"/>
    <w:rsid w:val="004E46F7"/>
    <w:rsid w:val="004E7F67"/>
    <w:rsid w:val="00503E84"/>
    <w:rsid w:val="00510BE8"/>
    <w:rsid w:val="00523258"/>
    <w:rsid w:val="00526200"/>
    <w:rsid w:val="00527376"/>
    <w:rsid w:val="00527B62"/>
    <w:rsid w:val="00532B09"/>
    <w:rsid w:val="00536A52"/>
    <w:rsid w:val="00542D97"/>
    <w:rsid w:val="0054762F"/>
    <w:rsid w:val="00547FFB"/>
    <w:rsid w:val="00551CCE"/>
    <w:rsid w:val="005644C8"/>
    <w:rsid w:val="00567164"/>
    <w:rsid w:val="005729E7"/>
    <w:rsid w:val="005812BE"/>
    <w:rsid w:val="005A1FD9"/>
    <w:rsid w:val="005B4770"/>
    <w:rsid w:val="005C652C"/>
    <w:rsid w:val="005D6FBC"/>
    <w:rsid w:val="005E06DE"/>
    <w:rsid w:val="005E5D15"/>
    <w:rsid w:val="005F031F"/>
    <w:rsid w:val="005F3D12"/>
    <w:rsid w:val="005F4176"/>
    <w:rsid w:val="00602E39"/>
    <w:rsid w:val="00612DE9"/>
    <w:rsid w:val="006173BC"/>
    <w:rsid w:val="00622568"/>
    <w:rsid w:val="00627D05"/>
    <w:rsid w:val="0064502E"/>
    <w:rsid w:val="00647598"/>
    <w:rsid w:val="006501D6"/>
    <w:rsid w:val="00654604"/>
    <w:rsid w:val="00662DE2"/>
    <w:rsid w:val="006631A6"/>
    <w:rsid w:val="00663611"/>
    <w:rsid w:val="00671400"/>
    <w:rsid w:val="0067424F"/>
    <w:rsid w:val="00680932"/>
    <w:rsid w:val="00681268"/>
    <w:rsid w:val="006820C1"/>
    <w:rsid w:val="00685641"/>
    <w:rsid w:val="006A4415"/>
    <w:rsid w:val="006A5CDD"/>
    <w:rsid w:val="006B12A2"/>
    <w:rsid w:val="006B2FF4"/>
    <w:rsid w:val="006B3718"/>
    <w:rsid w:val="006C1EB2"/>
    <w:rsid w:val="006C48E3"/>
    <w:rsid w:val="006C517C"/>
    <w:rsid w:val="006C7BD3"/>
    <w:rsid w:val="006C7CCC"/>
    <w:rsid w:val="006D77BA"/>
    <w:rsid w:val="006E464B"/>
    <w:rsid w:val="006E52B2"/>
    <w:rsid w:val="006F6009"/>
    <w:rsid w:val="00701E13"/>
    <w:rsid w:val="00706051"/>
    <w:rsid w:val="0071056C"/>
    <w:rsid w:val="0071201B"/>
    <w:rsid w:val="007203DD"/>
    <w:rsid w:val="00723547"/>
    <w:rsid w:val="00727679"/>
    <w:rsid w:val="00733C10"/>
    <w:rsid w:val="00757AC9"/>
    <w:rsid w:val="00763B1B"/>
    <w:rsid w:val="007645AF"/>
    <w:rsid w:val="00765597"/>
    <w:rsid w:val="00767BB8"/>
    <w:rsid w:val="007766C7"/>
    <w:rsid w:val="00797371"/>
    <w:rsid w:val="007A3434"/>
    <w:rsid w:val="007A5BC5"/>
    <w:rsid w:val="007B40E7"/>
    <w:rsid w:val="007C496E"/>
    <w:rsid w:val="007D4F22"/>
    <w:rsid w:val="007D6054"/>
    <w:rsid w:val="007D6681"/>
    <w:rsid w:val="007D75DE"/>
    <w:rsid w:val="007F31D6"/>
    <w:rsid w:val="00806CFB"/>
    <w:rsid w:val="00810E44"/>
    <w:rsid w:val="00811C83"/>
    <w:rsid w:val="00815918"/>
    <w:rsid w:val="00817E53"/>
    <w:rsid w:val="00824DFE"/>
    <w:rsid w:val="00836583"/>
    <w:rsid w:val="00845662"/>
    <w:rsid w:val="00845D54"/>
    <w:rsid w:val="0085029F"/>
    <w:rsid w:val="00852530"/>
    <w:rsid w:val="00866EE6"/>
    <w:rsid w:val="008675A7"/>
    <w:rsid w:val="0087183F"/>
    <w:rsid w:val="00882B1F"/>
    <w:rsid w:val="00883653"/>
    <w:rsid w:val="00883F9C"/>
    <w:rsid w:val="0089467D"/>
    <w:rsid w:val="00895CFA"/>
    <w:rsid w:val="008A40C5"/>
    <w:rsid w:val="008B0902"/>
    <w:rsid w:val="008B106D"/>
    <w:rsid w:val="008B672A"/>
    <w:rsid w:val="008C1DF7"/>
    <w:rsid w:val="008C52AE"/>
    <w:rsid w:val="008E3CDE"/>
    <w:rsid w:val="008F3FAC"/>
    <w:rsid w:val="00903670"/>
    <w:rsid w:val="00905EB0"/>
    <w:rsid w:val="0091647F"/>
    <w:rsid w:val="00920211"/>
    <w:rsid w:val="00924196"/>
    <w:rsid w:val="00954585"/>
    <w:rsid w:val="00963809"/>
    <w:rsid w:val="0096421A"/>
    <w:rsid w:val="00967F2B"/>
    <w:rsid w:val="00985E89"/>
    <w:rsid w:val="00986544"/>
    <w:rsid w:val="009909E9"/>
    <w:rsid w:val="00996F4B"/>
    <w:rsid w:val="009A04C0"/>
    <w:rsid w:val="009C0C0F"/>
    <w:rsid w:val="009C2D0D"/>
    <w:rsid w:val="009C4B50"/>
    <w:rsid w:val="009D7428"/>
    <w:rsid w:val="009F00B2"/>
    <w:rsid w:val="009F66A1"/>
    <w:rsid w:val="00A10E87"/>
    <w:rsid w:val="00A201E6"/>
    <w:rsid w:val="00A311D1"/>
    <w:rsid w:val="00A37448"/>
    <w:rsid w:val="00A437F3"/>
    <w:rsid w:val="00A44FA7"/>
    <w:rsid w:val="00A464C8"/>
    <w:rsid w:val="00A550F5"/>
    <w:rsid w:val="00A560E1"/>
    <w:rsid w:val="00A60B8D"/>
    <w:rsid w:val="00A623D1"/>
    <w:rsid w:val="00A673F9"/>
    <w:rsid w:val="00A70E6C"/>
    <w:rsid w:val="00A71B62"/>
    <w:rsid w:val="00A77FFB"/>
    <w:rsid w:val="00A8242C"/>
    <w:rsid w:val="00A90D08"/>
    <w:rsid w:val="00A957CE"/>
    <w:rsid w:val="00AA35FC"/>
    <w:rsid w:val="00AB49E4"/>
    <w:rsid w:val="00AC0497"/>
    <w:rsid w:val="00AC0DA7"/>
    <w:rsid w:val="00AC5C58"/>
    <w:rsid w:val="00AD04D1"/>
    <w:rsid w:val="00AD1DF0"/>
    <w:rsid w:val="00AD39CE"/>
    <w:rsid w:val="00AD6336"/>
    <w:rsid w:val="00AE1375"/>
    <w:rsid w:val="00AF0759"/>
    <w:rsid w:val="00AF2BF6"/>
    <w:rsid w:val="00B1178C"/>
    <w:rsid w:val="00B142DE"/>
    <w:rsid w:val="00B167C8"/>
    <w:rsid w:val="00B22662"/>
    <w:rsid w:val="00B22E95"/>
    <w:rsid w:val="00B23B98"/>
    <w:rsid w:val="00B35BF5"/>
    <w:rsid w:val="00B40778"/>
    <w:rsid w:val="00B432E2"/>
    <w:rsid w:val="00B50AAB"/>
    <w:rsid w:val="00B51281"/>
    <w:rsid w:val="00B60E44"/>
    <w:rsid w:val="00B6515E"/>
    <w:rsid w:val="00B722C5"/>
    <w:rsid w:val="00B84DDE"/>
    <w:rsid w:val="00B91744"/>
    <w:rsid w:val="00B91EDC"/>
    <w:rsid w:val="00B94719"/>
    <w:rsid w:val="00B94808"/>
    <w:rsid w:val="00BA2600"/>
    <w:rsid w:val="00BA2CA0"/>
    <w:rsid w:val="00BB276D"/>
    <w:rsid w:val="00BB56A4"/>
    <w:rsid w:val="00BC65A3"/>
    <w:rsid w:val="00BD442E"/>
    <w:rsid w:val="00BE629B"/>
    <w:rsid w:val="00C13F6B"/>
    <w:rsid w:val="00C30855"/>
    <w:rsid w:val="00C31A79"/>
    <w:rsid w:val="00C356D0"/>
    <w:rsid w:val="00C40C6C"/>
    <w:rsid w:val="00C41D93"/>
    <w:rsid w:val="00C521F2"/>
    <w:rsid w:val="00C54C54"/>
    <w:rsid w:val="00C55E11"/>
    <w:rsid w:val="00C622F0"/>
    <w:rsid w:val="00C712FD"/>
    <w:rsid w:val="00C74DC5"/>
    <w:rsid w:val="00C751DC"/>
    <w:rsid w:val="00C81607"/>
    <w:rsid w:val="00C96995"/>
    <w:rsid w:val="00C9744E"/>
    <w:rsid w:val="00CA1F94"/>
    <w:rsid w:val="00CA3344"/>
    <w:rsid w:val="00CA78D2"/>
    <w:rsid w:val="00CB1B6B"/>
    <w:rsid w:val="00CB4195"/>
    <w:rsid w:val="00CC09A1"/>
    <w:rsid w:val="00CC2247"/>
    <w:rsid w:val="00CC654C"/>
    <w:rsid w:val="00CD3317"/>
    <w:rsid w:val="00CD4998"/>
    <w:rsid w:val="00CD61BD"/>
    <w:rsid w:val="00CD6230"/>
    <w:rsid w:val="00CE0DEF"/>
    <w:rsid w:val="00CE2BF2"/>
    <w:rsid w:val="00D0377A"/>
    <w:rsid w:val="00D05171"/>
    <w:rsid w:val="00D10949"/>
    <w:rsid w:val="00D158CF"/>
    <w:rsid w:val="00D17C25"/>
    <w:rsid w:val="00D2066C"/>
    <w:rsid w:val="00D24E68"/>
    <w:rsid w:val="00D26251"/>
    <w:rsid w:val="00D300CD"/>
    <w:rsid w:val="00D66539"/>
    <w:rsid w:val="00D820B6"/>
    <w:rsid w:val="00D84054"/>
    <w:rsid w:val="00D85D94"/>
    <w:rsid w:val="00D86643"/>
    <w:rsid w:val="00D91345"/>
    <w:rsid w:val="00D92E3E"/>
    <w:rsid w:val="00DA495E"/>
    <w:rsid w:val="00DA71FA"/>
    <w:rsid w:val="00DC0910"/>
    <w:rsid w:val="00DD381F"/>
    <w:rsid w:val="00DD5EDD"/>
    <w:rsid w:val="00DF5780"/>
    <w:rsid w:val="00E0426C"/>
    <w:rsid w:val="00E1541A"/>
    <w:rsid w:val="00E24DE5"/>
    <w:rsid w:val="00E33EFD"/>
    <w:rsid w:val="00E37403"/>
    <w:rsid w:val="00E375CA"/>
    <w:rsid w:val="00E40CE6"/>
    <w:rsid w:val="00E429A5"/>
    <w:rsid w:val="00E432E7"/>
    <w:rsid w:val="00E437AA"/>
    <w:rsid w:val="00E45609"/>
    <w:rsid w:val="00E56CA1"/>
    <w:rsid w:val="00E7256F"/>
    <w:rsid w:val="00E845C1"/>
    <w:rsid w:val="00E91678"/>
    <w:rsid w:val="00E9230B"/>
    <w:rsid w:val="00E9791B"/>
    <w:rsid w:val="00EA3E1F"/>
    <w:rsid w:val="00EA42E5"/>
    <w:rsid w:val="00EA749B"/>
    <w:rsid w:val="00EA79DE"/>
    <w:rsid w:val="00EB0950"/>
    <w:rsid w:val="00EB4DDC"/>
    <w:rsid w:val="00EC19DF"/>
    <w:rsid w:val="00ED5D7C"/>
    <w:rsid w:val="00EE0800"/>
    <w:rsid w:val="00EE574A"/>
    <w:rsid w:val="00EF0ADA"/>
    <w:rsid w:val="00F03A70"/>
    <w:rsid w:val="00F101E1"/>
    <w:rsid w:val="00F14BF6"/>
    <w:rsid w:val="00F16EA3"/>
    <w:rsid w:val="00F17CBF"/>
    <w:rsid w:val="00F52083"/>
    <w:rsid w:val="00F627FB"/>
    <w:rsid w:val="00F70BF7"/>
    <w:rsid w:val="00F714E6"/>
    <w:rsid w:val="00F7266F"/>
    <w:rsid w:val="00F77FA5"/>
    <w:rsid w:val="00F831E2"/>
    <w:rsid w:val="00F83B58"/>
    <w:rsid w:val="00FB7FD6"/>
    <w:rsid w:val="00FC0F0A"/>
    <w:rsid w:val="00FC69D0"/>
    <w:rsid w:val="00FD25E0"/>
    <w:rsid w:val="00FD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9E32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4C8B"/>
    <w:pPr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FB7FD6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4D367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7FD6"/>
    <w:rPr>
      <w:rFonts w:ascii="Times New Roman" w:eastAsiaTheme="majorEastAsia" w:hAnsi="Times New Roman" w:cstheme="majorBidi"/>
      <w:sz w:val="32"/>
      <w:szCs w:val="32"/>
    </w:rPr>
  </w:style>
  <w:style w:type="paragraph" w:styleId="a3">
    <w:name w:val="List Paragraph"/>
    <w:basedOn w:val="a"/>
    <w:uiPriority w:val="34"/>
    <w:qFormat/>
    <w:rsid w:val="00FB7FD6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8E3CDE"/>
    <w:pPr>
      <w:jc w:val="left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E3CDE"/>
    <w:pPr>
      <w:spacing w:after="100"/>
    </w:pPr>
  </w:style>
  <w:style w:type="character" w:styleId="a5">
    <w:name w:val="Hyperlink"/>
    <w:basedOn w:val="a0"/>
    <w:uiPriority w:val="99"/>
    <w:unhideWhenUsed/>
    <w:rsid w:val="008E3CDE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1377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37747"/>
    <w:rPr>
      <w:rFonts w:ascii="Segoe UI" w:hAnsi="Segoe UI" w:cs="Segoe U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FD25E0"/>
    <w:rPr>
      <w:sz w:val="16"/>
      <w:szCs w:val="16"/>
    </w:rPr>
  </w:style>
  <w:style w:type="paragraph" w:styleId="a9">
    <w:name w:val="annotation text"/>
    <w:basedOn w:val="a"/>
    <w:link w:val="aa"/>
    <w:uiPriority w:val="99"/>
    <w:unhideWhenUsed/>
    <w:rsid w:val="00FD25E0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rsid w:val="00FD25E0"/>
    <w:rPr>
      <w:rFonts w:ascii="Times New Roman" w:hAnsi="Times New Roman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FD25E0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FD25E0"/>
    <w:rPr>
      <w:rFonts w:ascii="Times New Roman" w:hAnsi="Times New Roman"/>
      <w:b/>
      <w:bCs/>
      <w:sz w:val="20"/>
      <w:szCs w:val="20"/>
    </w:rPr>
  </w:style>
  <w:style w:type="character" w:customStyle="1" w:styleId="s0">
    <w:name w:val="s0"/>
    <w:basedOn w:val="a0"/>
    <w:rsid w:val="000B2EEC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1">
    <w:name w:val="s1"/>
    <w:basedOn w:val="a0"/>
    <w:rsid w:val="008675A7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customStyle="1" w:styleId="consplusnormal">
    <w:name w:val="consplusnormal"/>
    <w:basedOn w:val="a"/>
    <w:rsid w:val="006820C1"/>
    <w:pPr>
      <w:spacing w:after="0" w:line="240" w:lineRule="auto"/>
      <w:ind w:firstLine="720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styleId="ad">
    <w:name w:val="No Spacing"/>
    <w:link w:val="ae"/>
    <w:uiPriority w:val="1"/>
    <w:qFormat/>
    <w:rsid w:val="00E429A5"/>
    <w:pPr>
      <w:spacing w:after="0" w:line="240" w:lineRule="auto"/>
    </w:pPr>
  </w:style>
  <w:style w:type="character" w:customStyle="1" w:styleId="s00">
    <w:name w:val="s00"/>
    <w:basedOn w:val="a0"/>
    <w:rsid w:val="00101787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paragraph" w:styleId="af">
    <w:name w:val="header"/>
    <w:basedOn w:val="a"/>
    <w:link w:val="af0"/>
    <w:uiPriority w:val="99"/>
    <w:unhideWhenUsed/>
    <w:rsid w:val="00654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54604"/>
    <w:rPr>
      <w:rFonts w:ascii="Times New Roman" w:hAnsi="Times New Roman"/>
      <w:sz w:val="24"/>
    </w:rPr>
  </w:style>
  <w:style w:type="paragraph" w:styleId="af1">
    <w:name w:val="footer"/>
    <w:basedOn w:val="a"/>
    <w:link w:val="af2"/>
    <w:uiPriority w:val="99"/>
    <w:unhideWhenUsed/>
    <w:rsid w:val="00654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54604"/>
    <w:rPr>
      <w:rFonts w:ascii="Times New Roman" w:hAnsi="Times New Roman"/>
      <w:sz w:val="24"/>
    </w:rPr>
  </w:style>
  <w:style w:type="paragraph" w:customStyle="1" w:styleId="Default">
    <w:name w:val="Default"/>
    <w:rsid w:val="00BE629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2">
    <w:name w:val="Основной текст1"/>
    <w:basedOn w:val="a"/>
    <w:link w:val="BodytextChar"/>
    <w:rsid w:val="007A5BC5"/>
    <w:pPr>
      <w:spacing w:after="0" w:line="360" w:lineRule="auto"/>
      <w:ind w:firstLine="720"/>
    </w:pPr>
    <w:rPr>
      <w:rFonts w:eastAsia="Times New Roman" w:cs="Times New Roman"/>
      <w:sz w:val="28"/>
      <w:szCs w:val="24"/>
      <w:lang w:eastAsia="ru-RU"/>
    </w:rPr>
  </w:style>
  <w:style w:type="character" w:customStyle="1" w:styleId="BodytextChar">
    <w:name w:val="Body text Char"/>
    <w:link w:val="12"/>
    <w:rsid w:val="007A5BC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e">
    <w:name w:val="Без интервала Знак"/>
    <w:basedOn w:val="a0"/>
    <w:link w:val="ad"/>
    <w:uiPriority w:val="1"/>
    <w:locked/>
    <w:rsid w:val="00706051"/>
  </w:style>
  <w:style w:type="character" w:customStyle="1" w:styleId="apple-converted-space">
    <w:name w:val="apple-converted-space"/>
    <w:basedOn w:val="a0"/>
    <w:rsid w:val="00706051"/>
  </w:style>
  <w:style w:type="character" w:styleId="af3">
    <w:name w:val="Emphasis"/>
    <w:basedOn w:val="a0"/>
    <w:uiPriority w:val="20"/>
    <w:qFormat/>
    <w:rsid w:val="00727679"/>
    <w:rPr>
      <w:i/>
      <w:iCs/>
    </w:rPr>
  </w:style>
  <w:style w:type="paragraph" w:customStyle="1" w:styleId="af4">
    <w:name w:val="Основной"/>
    <w:basedOn w:val="a"/>
    <w:rsid w:val="009F66A1"/>
    <w:pPr>
      <w:spacing w:before="60" w:after="0" w:line="360" w:lineRule="auto"/>
      <w:ind w:firstLine="709"/>
    </w:pPr>
    <w:rPr>
      <w:rFonts w:eastAsia="Times New Roman" w:cs="Times New Roman"/>
      <w:szCs w:val="24"/>
      <w:lang w:eastAsia="ru-RU"/>
    </w:rPr>
  </w:style>
  <w:style w:type="character" w:customStyle="1" w:styleId="af5">
    <w:name w:val="Основной текст_"/>
    <w:link w:val="3"/>
    <w:locked/>
    <w:rsid w:val="00344AC3"/>
    <w:rPr>
      <w:sz w:val="21"/>
      <w:szCs w:val="21"/>
      <w:shd w:val="clear" w:color="auto" w:fill="FFFFFF"/>
    </w:rPr>
  </w:style>
  <w:style w:type="paragraph" w:customStyle="1" w:styleId="3">
    <w:name w:val="Основной текст3"/>
    <w:basedOn w:val="a"/>
    <w:link w:val="af5"/>
    <w:rsid w:val="00344AC3"/>
    <w:pPr>
      <w:widowControl w:val="0"/>
      <w:shd w:val="clear" w:color="auto" w:fill="FFFFFF"/>
      <w:spacing w:after="3900" w:line="264" w:lineRule="exact"/>
      <w:jc w:val="left"/>
    </w:pPr>
    <w:rPr>
      <w:rFonts w:asciiTheme="minorHAnsi" w:hAnsiTheme="minorHAnsi"/>
      <w:sz w:val="21"/>
      <w:szCs w:val="21"/>
    </w:rPr>
  </w:style>
  <w:style w:type="character" w:customStyle="1" w:styleId="s202">
    <w:name w:val="s202"/>
    <w:basedOn w:val="a0"/>
    <w:rsid w:val="002A1C7F"/>
  </w:style>
  <w:style w:type="paragraph" w:styleId="af6">
    <w:name w:val="Revision"/>
    <w:hidden/>
    <w:uiPriority w:val="99"/>
    <w:semiHidden/>
    <w:rsid w:val="00B94808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20">
    <w:name w:val="Заголовок 2 Знак"/>
    <w:basedOn w:val="a0"/>
    <w:link w:val="2"/>
    <w:uiPriority w:val="9"/>
    <w:semiHidden/>
    <w:rsid w:val="004D367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semiHidden/>
    <w:unhideWhenUsed/>
    <w:rsid w:val="004D3676"/>
    <w:pPr>
      <w:spacing w:after="100"/>
      <w:ind w:left="240"/>
    </w:pPr>
  </w:style>
  <w:style w:type="paragraph" w:customStyle="1" w:styleId="13">
    <w:name w:val="_Название1"/>
    <w:link w:val="14"/>
    <w:rsid w:val="004D3676"/>
    <w:pPr>
      <w:snapToGri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caps/>
      <w:sz w:val="32"/>
      <w:szCs w:val="32"/>
      <w:lang w:eastAsia="ru-RU"/>
    </w:rPr>
  </w:style>
  <w:style w:type="paragraph" w:customStyle="1" w:styleId="22">
    <w:name w:val="_Название2"/>
    <w:rsid w:val="004D367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14">
    <w:name w:val="_Название1 Знак"/>
    <w:link w:val="13"/>
    <w:rsid w:val="004D3676"/>
    <w:rPr>
      <w:rFonts w:ascii="Times New Roman" w:eastAsia="Times New Roman" w:hAnsi="Times New Roman" w:cs="Times New Roman"/>
      <w:b/>
      <w:bCs/>
      <w:caps/>
      <w:sz w:val="32"/>
      <w:szCs w:val="32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4C8B"/>
    <w:pPr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FB7FD6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4D367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7FD6"/>
    <w:rPr>
      <w:rFonts w:ascii="Times New Roman" w:eastAsiaTheme="majorEastAsia" w:hAnsi="Times New Roman" w:cstheme="majorBidi"/>
      <w:sz w:val="32"/>
      <w:szCs w:val="32"/>
    </w:rPr>
  </w:style>
  <w:style w:type="paragraph" w:styleId="a3">
    <w:name w:val="List Paragraph"/>
    <w:basedOn w:val="a"/>
    <w:uiPriority w:val="34"/>
    <w:qFormat/>
    <w:rsid w:val="00FB7FD6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8E3CDE"/>
    <w:pPr>
      <w:jc w:val="left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E3CDE"/>
    <w:pPr>
      <w:spacing w:after="100"/>
    </w:pPr>
  </w:style>
  <w:style w:type="character" w:styleId="a5">
    <w:name w:val="Hyperlink"/>
    <w:basedOn w:val="a0"/>
    <w:uiPriority w:val="99"/>
    <w:unhideWhenUsed/>
    <w:rsid w:val="008E3CDE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1377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37747"/>
    <w:rPr>
      <w:rFonts w:ascii="Segoe UI" w:hAnsi="Segoe UI" w:cs="Segoe U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FD25E0"/>
    <w:rPr>
      <w:sz w:val="16"/>
      <w:szCs w:val="16"/>
    </w:rPr>
  </w:style>
  <w:style w:type="paragraph" w:styleId="a9">
    <w:name w:val="annotation text"/>
    <w:basedOn w:val="a"/>
    <w:link w:val="aa"/>
    <w:uiPriority w:val="99"/>
    <w:unhideWhenUsed/>
    <w:rsid w:val="00FD25E0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rsid w:val="00FD25E0"/>
    <w:rPr>
      <w:rFonts w:ascii="Times New Roman" w:hAnsi="Times New Roman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FD25E0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FD25E0"/>
    <w:rPr>
      <w:rFonts w:ascii="Times New Roman" w:hAnsi="Times New Roman"/>
      <w:b/>
      <w:bCs/>
      <w:sz w:val="20"/>
      <w:szCs w:val="20"/>
    </w:rPr>
  </w:style>
  <w:style w:type="character" w:customStyle="1" w:styleId="s0">
    <w:name w:val="s0"/>
    <w:basedOn w:val="a0"/>
    <w:rsid w:val="000B2EEC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1">
    <w:name w:val="s1"/>
    <w:basedOn w:val="a0"/>
    <w:rsid w:val="008675A7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customStyle="1" w:styleId="consplusnormal">
    <w:name w:val="consplusnormal"/>
    <w:basedOn w:val="a"/>
    <w:rsid w:val="006820C1"/>
    <w:pPr>
      <w:spacing w:after="0" w:line="240" w:lineRule="auto"/>
      <w:ind w:firstLine="720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styleId="ad">
    <w:name w:val="No Spacing"/>
    <w:link w:val="ae"/>
    <w:uiPriority w:val="1"/>
    <w:qFormat/>
    <w:rsid w:val="00E429A5"/>
    <w:pPr>
      <w:spacing w:after="0" w:line="240" w:lineRule="auto"/>
    </w:pPr>
  </w:style>
  <w:style w:type="character" w:customStyle="1" w:styleId="s00">
    <w:name w:val="s00"/>
    <w:basedOn w:val="a0"/>
    <w:rsid w:val="00101787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paragraph" w:styleId="af">
    <w:name w:val="header"/>
    <w:basedOn w:val="a"/>
    <w:link w:val="af0"/>
    <w:uiPriority w:val="99"/>
    <w:unhideWhenUsed/>
    <w:rsid w:val="00654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54604"/>
    <w:rPr>
      <w:rFonts w:ascii="Times New Roman" w:hAnsi="Times New Roman"/>
      <w:sz w:val="24"/>
    </w:rPr>
  </w:style>
  <w:style w:type="paragraph" w:styleId="af1">
    <w:name w:val="footer"/>
    <w:basedOn w:val="a"/>
    <w:link w:val="af2"/>
    <w:uiPriority w:val="99"/>
    <w:unhideWhenUsed/>
    <w:rsid w:val="00654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54604"/>
    <w:rPr>
      <w:rFonts w:ascii="Times New Roman" w:hAnsi="Times New Roman"/>
      <w:sz w:val="24"/>
    </w:rPr>
  </w:style>
  <w:style w:type="paragraph" w:customStyle="1" w:styleId="Default">
    <w:name w:val="Default"/>
    <w:rsid w:val="00BE629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2">
    <w:name w:val="Основной текст1"/>
    <w:basedOn w:val="a"/>
    <w:link w:val="BodytextChar"/>
    <w:rsid w:val="007A5BC5"/>
    <w:pPr>
      <w:spacing w:after="0" w:line="360" w:lineRule="auto"/>
      <w:ind w:firstLine="720"/>
    </w:pPr>
    <w:rPr>
      <w:rFonts w:eastAsia="Times New Roman" w:cs="Times New Roman"/>
      <w:sz w:val="28"/>
      <w:szCs w:val="24"/>
      <w:lang w:eastAsia="ru-RU"/>
    </w:rPr>
  </w:style>
  <w:style w:type="character" w:customStyle="1" w:styleId="BodytextChar">
    <w:name w:val="Body text Char"/>
    <w:link w:val="12"/>
    <w:rsid w:val="007A5BC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e">
    <w:name w:val="Без интервала Знак"/>
    <w:basedOn w:val="a0"/>
    <w:link w:val="ad"/>
    <w:uiPriority w:val="1"/>
    <w:locked/>
    <w:rsid w:val="00706051"/>
  </w:style>
  <w:style w:type="character" w:customStyle="1" w:styleId="apple-converted-space">
    <w:name w:val="apple-converted-space"/>
    <w:basedOn w:val="a0"/>
    <w:rsid w:val="00706051"/>
  </w:style>
  <w:style w:type="character" w:styleId="af3">
    <w:name w:val="Emphasis"/>
    <w:basedOn w:val="a0"/>
    <w:uiPriority w:val="20"/>
    <w:qFormat/>
    <w:rsid w:val="00727679"/>
    <w:rPr>
      <w:i/>
      <w:iCs/>
    </w:rPr>
  </w:style>
  <w:style w:type="paragraph" w:customStyle="1" w:styleId="af4">
    <w:name w:val="Основной"/>
    <w:basedOn w:val="a"/>
    <w:rsid w:val="009F66A1"/>
    <w:pPr>
      <w:spacing w:before="60" w:after="0" w:line="360" w:lineRule="auto"/>
      <w:ind w:firstLine="709"/>
    </w:pPr>
    <w:rPr>
      <w:rFonts w:eastAsia="Times New Roman" w:cs="Times New Roman"/>
      <w:szCs w:val="24"/>
      <w:lang w:eastAsia="ru-RU"/>
    </w:rPr>
  </w:style>
  <w:style w:type="character" w:customStyle="1" w:styleId="af5">
    <w:name w:val="Основной текст_"/>
    <w:link w:val="3"/>
    <w:locked/>
    <w:rsid w:val="00344AC3"/>
    <w:rPr>
      <w:sz w:val="21"/>
      <w:szCs w:val="21"/>
      <w:shd w:val="clear" w:color="auto" w:fill="FFFFFF"/>
    </w:rPr>
  </w:style>
  <w:style w:type="paragraph" w:customStyle="1" w:styleId="3">
    <w:name w:val="Основной текст3"/>
    <w:basedOn w:val="a"/>
    <w:link w:val="af5"/>
    <w:rsid w:val="00344AC3"/>
    <w:pPr>
      <w:widowControl w:val="0"/>
      <w:shd w:val="clear" w:color="auto" w:fill="FFFFFF"/>
      <w:spacing w:after="3900" w:line="264" w:lineRule="exact"/>
      <w:jc w:val="left"/>
    </w:pPr>
    <w:rPr>
      <w:rFonts w:asciiTheme="minorHAnsi" w:hAnsiTheme="minorHAnsi"/>
      <w:sz w:val="21"/>
      <w:szCs w:val="21"/>
    </w:rPr>
  </w:style>
  <w:style w:type="character" w:customStyle="1" w:styleId="s202">
    <w:name w:val="s202"/>
    <w:basedOn w:val="a0"/>
    <w:rsid w:val="002A1C7F"/>
  </w:style>
  <w:style w:type="paragraph" w:styleId="af6">
    <w:name w:val="Revision"/>
    <w:hidden/>
    <w:uiPriority w:val="99"/>
    <w:semiHidden/>
    <w:rsid w:val="00B94808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20">
    <w:name w:val="Заголовок 2 Знак"/>
    <w:basedOn w:val="a0"/>
    <w:link w:val="2"/>
    <w:uiPriority w:val="9"/>
    <w:semiHidden/>
    <w:rsid w:val="004D367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semiHidden/>
    <w:unhideWhenUsed/>
    <w:rsid w:val="004D3676"/>
    <w:pPr>
      <w:spacing w:after="100"/>
      <w:ind w:left="240"/>
    </w:pPr>
  </w:style>
  <w:style w:type="paragraph" w:customStyle="1" w:styleId="13">
    <w:name w:val="_Название1"/>
    <w:link w:val="14"/>
    <w:rsid w:val="004D3676"/>
    <w:pPr>
      <w:snapToGri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caps/>
      <w:sz w:val="32"/>
      <w:szCs w:val="32"/>
      <w:lang w:eastAsia="ru-RU"/>
    </w:rPr>
  </w:style>
  <w:style w:type="paragraph" w:customStyle="1" w:styleId="22">
    <w:name w:val="_Название2"/>
    <w:rsid w:val="004D367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14">
    <w:name w:val="_Название1 Знак"/>
    <w:link w:val="13"/>
    <w:rsid w:val="004D3676"/>
    <w:rPr>
      <w:rFonts w:ascii="Times New Roman" w:eastAsia="Times New Roman" w:hAnsi="Times New Roman" w:cs="Times New Roman"/>
      <w:b/>
      <w:bCs/>
      <w:caps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A1F0A-17F5-4629-ACCB-B60EEED20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28</Pages>
  <Words>9321</Words>
  <Characters>53131</Characters>
  <Application>Microsoft Office Word</Application>
  <DocSecurity>0</DocSecurity>
  <Lines>442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62328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 Wegner</dc:creator>
  <cp:lastModifiedBy>Сергей Бойко</cp:lastModifiedBy>
  <cp:revision>7</cp:revision>
  <cp:lastPrinted>2016-08-18T05:02:00Z</cp:lastPrinted>
  <dcterms:created xsi:type="dcterms:W3CDTF">2020-12-24T07:41:00Z</dcterms:created>
  <dcterms:modified xsi:type="dcterms:W3CDTF">2020-12-24T08:55:00Z</dcterms:modified>
</cp:coreProperties>
</file>