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B57" w:rsidRPr="00CC06D2" w:rsidDel="00090828" w:rsidRDefault="00D87B57">
      <w:pPr>
        <w:ind w:firstLine="567"/>
        <w:contextualSpacing/>
        <w:jc w:val="center"/>
        <w:rPr>
          <w:del w:id="0" w:author="Карина Мясникова" w:date="2019-12-13T10:29:00Z"/>
          <w:rFonts w:ascii="Times New Roman" w:hAnsi="Times New Roman" w:cs="Times New Roman"/>
          <w:b/>
          <w:sz w:val="24"/>
          <w:szCs w:val="24"/>
          <w:rPrChange w:id="1" w:author="Карина Мясникова" w:date="2019-12-13T11:29:00Z">
            <w:rPr>
              <w:del w:id="2" w:author="Карина Мясникова" w:date="2019-12-13T10:29:00Z"/>
              <w:rFonts w:ascii="Times New Roman" w:hAnsi="Times New Roman" w:cs="Times New Roman"/>
              <w:b/>
              <w:sz w:val="56"/>
              <w:szCs w:val="56"/>
            </w:rPr>
          </w:rPrChange>
        </w:rPr>
        <w:pPrChange w:id="3" w:author="Карина Мясникова" w:date="2019-12-13T11:34:00Z">
          <w:pPr>
            <w:contextualSpacing/>
            <w:jc w:val="center"/>
          </w:pPr>
        </w:pPrChange>
      </w:pPr>
      <w:del w:id="4" w:author="Карина Мясникова" w:date="2019-12-13T10:29:00Z">
        <w:r w:rsidRPr="00CC06D2" w:rsidDel="00090828">
          <w:rPr>
            <w:rFonts w:ascii="Times New Roman" w:hAnsi="Times New Roman" w:cs="Times New Roman"/>
            <w:b/>
            <w:sz w:val="24"/>
            <w:szCs w:val="24"/>
            <w:rPrChange w:id="5" w:author="Карина Мясникова" w:date="2019-12-13T11:29:00Z">
              <w:rPr>
                <w:rFonts w:ascii="Times New Roman" w:hAnsi="Times New Roman" w:cs="Times New Roman"/>
                <w:b/>
                <w:sz w:val="56"/>
                <w:szCs w:val="56"/>
              </w:rPr>
            </w:rPrChange>
          </w:rPr>
          <w:delText>ТОО «ОнлайнКазФинанс»</w:delText>
        </w:r>
      </w:del>
    </w:p>
    <w:p w:rsidR="00D87B57" w:rsidRPr="00CC06D2" w:rsidDel="003D1206" w:rsidRDefault="000C1ABA">
      <w:pPr>
        <w:ind w:firstLine="567"/>
        <w:contextualSpacing/>
        <w:jc w:val="center"/>
        <w:rPr>
          <w:del w:id="6" w:author="Карина Мясникова" w:date="2019-12-13T11:25:00Z"/>
          <w:rFonts w:ascii="Times New Roman" w:hAnsi="Times New Roman" w:cs="Times New Roman"/>
          <w:b/>
          <w:sz w:val="24"/>
          <w:szCs w:val="24"/>
          <w:rPrChange w:id="7" w:author="Карина Мясникова" w:date="2019-12-13T11:29:00Z">
            <w:rPr>
              <w:del w:id="8" w:author="Карина Мясникова" w:date="2019-12-13T11:25:00Z"/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9" w:author="Карина Мясникова" w:date="2019-12-13T11:34:00Z">
          <w:pPr>
            <w:contextualSpacing/>
            <w:jc w:val="center"/>
          </w:pPr>
        </w:pPrChange>
      </w:pPr>
      <w:del w:id="10" w:author="Карина Мясникова" w:date="2019-12-13T11:25:00Z">
        <w:r w:rsidRPr="00CC06D2" w:rsidDel="003D1206">
          <w:rPr>
            <w:rFonts w:ascii="Times New Roman" w:hAnsi="Times New Roman" w:cs="Times New Roman"/>
            <w:b/>
            <w:sz w:val="24"/>
            <w:szCs w:val="24"/>
            <w:rPrChange w:id="11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</w:delText>
        </w:r>
      </w:del>
    </w:p>
    <w:p w:rsidR="00D87B57" w:rsidRPr="00CC06D2" w:rsidDel="003D1206" w:rsidRDefault="00D87B57">
      <w:pPr>
        <w:ind w:firstLine="567"/>
        <w:contextualSpacing/>
        <w:jc w:val="center"/>
        <w:rPr>
          <w:del w:id="12" w:author="Карина Мясникова" w:date="2019-12-13T11:25:00Z"/>
          <w:rFonts w:ascii="Times New Roman" w:hAnsi="Times New Roman" w:cs="Times New Roman"/>
          <w:b/>
          <w:sz w:val="24"/>
          <w:szCs w:val="24"/>
          <w:rPrChange w:id="13" w:author="Карина Мясникова" w:date="2019-12-13T11:29:00Z">
            <w:rPr>
              <w:del w:id="14" w:author="Карина Мясникова" w:date="2019-12-13T11:25:00Z"/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5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16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7" w:author="Карина Мясникова" w:date="2019-12-13T11:34:00Z">
          <w:pPr>
            <w:contextualSpacing/>
            <w:jc w:val="center"/>
          </w:pPr>
        </w:pPrChange>
      </w:pPr>
      <w:del w:id="18" w:author="Карина Мясникова" w:date="2019-12-13T10:29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19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       </w:delText>
        </w:r>
      </w:del>
      <w:r w:rsidRPr="00CC06D2">
        <w:rPr>
          <w:rFonts w:ascii="Times New Roman" w:hAnsi="Times New Roman" w:cs="Times New Roman"/>
          <w:b/>
          <w:sz w:val="24"/>
          <w:szCs w:val="24"/>
          <w:rPrChange w:id="20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УТВЕРЖДЕНО:</w:t>
      </w:r>
    </w:p>
    <w:p w:rsidR="000C1ABA" w:rsidRPr="00CC06D2" w:rsidRDefault="000C1ABA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2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22" w:author="Карина Мясникова" w:date="2019-12-13T11:34:00Z">
          <w:pPr>
            <w:contextualSpacing/>
            <w:jc w:val="center"/>
          </w:pPr>
        </w:pPrChange>
      </w:pPr>
      <w:del w:id="23" w:author="Карина Мясникова" w:date="2019-12-13T10:29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24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</w:delText>
        </w:r>
      </w:del>
      <w:r w:rsidRPr="00CC06D2">
        <w:rPr>
          <w:rFonts w:ascii="Times New Roman" w:hAnsi="Times New Roman" w:cs="Times New Roman"/>
          <w:b/>
          <w:sz w:val="24"/>
          <w:szCs w:val="24"/>
          <w:rPrChange w:id="25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Генеральный директор</w:t>
      </w:r>
    </w:p>
    <w:p w:rsidR="000C1ABA" w:rsidRPr="00CC06D2" w:rsidRDefault="000C1ABA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26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27" w:author="Карина Мясникова" w:date="2019-12-13T11:34:00Z">
          <w:pPr>
            <w:contextualSpacing/>
          </w:pPr>
        </w:pPrChange>
      </w:pPr>
      <w:del w:id="28" w:author="Карина Мясникова" w:date="2019-12-13T10:29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29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                              </w:delText>
        </w:r>
      </w:del>
      <w:r w:rsidRPr="00CC06D2">
        <w:rPr>
          <w:rFonts w:ascii="Times New Roman" w:hAnsi="Times New Roman" w:cs="Times New Roman"/>
          <w:b/>
          <w:sz w:val="24"/>
          <w:szCs w:val="24"/>
          <w:rPrChange w:id="30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ТОО «Микрофинансовая организация </w:t>
      </w:r>
    </w:p>
    <w:p w:rsidR="000C1ABA" w:rsidRPr="00CC06D2" w:rsidRDefault="000C1ABA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3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32" w:author="Карина Мясникова" w:date="2019-12-13T11:34:00Z">
          <w:pPr>
            <w:contextualSpacing/>
          </w:pPr>
        </w:pPrChange>
      </w:pPr>
      <w:del w:id="33" w:author="Карина Мясникова" w:date="2019-12-13T10:30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34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                             </w:delText>
        </w:r>
      </w:del>
      <w:r w:rsidRPr="00CC06D2">
        <w:rPr>
          <w:rFonts w:ascii="Times New Roman" w:hAnsi="Times New Roman" w:cs="Times New Roman"/>
          <w:b/>
          <w:sz w:val="24"/>
          <w:szCs w:val="24"/>
          <w:rPrChange w:id="35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 «ОнлайнКазФинанс»»</w:t>
      </w:r>
    </w:p>
    <w:p w:rsidR="000C1ABA" w:rsidRPr="00CC06D2" w:rsidRDefault="000C1ABA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36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37" w:author="Карина Мясникова" w:date="2019-12-13T11:34:00Z">
          <w:pPr>
            <w:contextualSpacing/>
          </w:pPr>
        </w:pPrChange>
      </w:pPr>
      <w:del w:id="38" w:author="Карина Мясникова" w:date="2019-12-13T10:30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39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                               </w:delText>
        </w:r>
      </w:del>
      <w:r w:rsidRPr="00CC06D2">
        <w:rPr>
          <w:rFonts w:ascii="Times New Roman" w:hAnsi="Times New Roman" w:cs="Times New Roman"/>
          <w:b/>
          <w:sz w:val="24"/>
          <w:szCs w:val="24"/>
          <w:rPrChange w:id="40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_______________ Бекжанов М.А.</w:t>
      </w:r>
    </w:p>
    <w:p w:rsidR="000C1ABA" w:rsidRPr="00CC06D2" w:rsidRDefault="004A6274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  <w:rPrChange w:id="4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42" w:author="Карина Мясникова" w:date="2019-12-13T11:34:00Z">
          <w:pPr>
            <w:contextualSpacing/>
          </w:pPr>
        </w:pPrChange>
      </w:pPr>
      <w:ins w:id="43" w:author="Карина Мясникова" w:date="2019-12-13T11:26:00Z">
        <w:r w:rsidRPr="00FC31BB">
          <w:rPr>
            <w:rFonts w:ascii="Times New Roman" w:hAnsi="Times New Roman" w:cs="Times New Roman"/>
            <w:b/>
            <w:sz w:val="24"/>
            <w:szCs w:val="24"/>
          </w:rPr>
          <w:t>«</w:t>
        </w:r>
        <w:r w:rsidRPr="00CC06D2">
          <w:rPr>
            <w:rFonts w:ascii="Times New Roman" w:hAnsi="Times New Roman" w:cs="Times New Roman"/>
            <w:b/>
            <w:sz w:val="24"/>
            <w:szCs w:val="24"/>
          </w:rPr>
          <w:t>0</w:t>
        </w:r>
      </w:ins>
      <w:del w:id="44" w:author="Карина Мясникова" w:date="2019-12-13T10:30:00Z">
        <w:r w:rsidR="000C1ABA" w:rsidRPr="00CC06D2" w:rsidDel="00BF0C9C">
          <w:rPr>
            <w:rFonts w:ascii="Times New Roman" w:hAnsi="Times New Roman" w:cs="Times New Roman"/>
            <w:b/>
            <w:sz w:val="24"/>
            <w:szCs w:val="24"/>
            <w:rPrChange w:id="45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                                                              </w:delText>
        </w:r>
      </w:del>
      <w:r w:rsidR="000C1ABA" w:rsidRPr="00CC06D2">
        <w:rPr>
          <w:rFonts w:ascii="Times New Roman" w:hAnsi="Times New Roman" w:cs="Times New Roman"/>
          <w:b/>
          <w:sz w:val="24"/>
          <w:szCs w:val="24"/>
          <w:rPrChange w:id="46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9</w:t>
      </w:r>
      <w:ins w:id="47" w:author="Карина Мясникова" w:date="2019-12-13T11:26:00Z">
        <w:r w:rsidRPr="00FC31BB">
          <w:rPr>
            <w:rFonts w:ascii="Times New Roman" w:hAnsi="Times New Roman" w:cs="Times New Roman"/>
            <w:b/>
            <w:sz w:val="24"/>
            <w:szCs w:val="24"/>
          </w:rPr>
          <w:t>»</w:t>
        </w:r>
      </w:ins>
      <w:r w:rsidR="000C1ABA" w:rsidRPr="00CC06D2">
        <w:rPr>
          <w:rFonts w:ascii="Times New Roman" w:hAnsi="Times New Roman" w:cs="Times New Roman"/>
          <w:b/>
          <w:sz w:val="24"/>
          <w:szCs w:val="24"/>
          <w:rPrChange w:id="48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 декабря 2019г.</w:t>
      </w: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49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50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5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2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5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4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5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6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lang w:val="kk-KZ"/>
          <w:rPrChange w:id="57" w:author="Карина Мясникова" w:date="2019-12-13T11:33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8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5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0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6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2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6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4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rPrChange w:id="6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6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67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68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69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70" w:author="Карина Мясникова" w:date="2019-12-13T11:34:00Z">
          <w:pPr>
            <w:contextualSpacing/>
            <w:jc w:val="center"/>
          </w:pPr>
        </w:pPrChange>
      </w:pPr>
    </w:p>
    <w:p w:rsidR="00B03777" w:rsidRPr="00CC06D2" w:rsidRDefault="0039418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7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72" w:author="Карина Мясникова" w:date="2019-12-13T11:34:00Z">
          <w:pPr>
            <w:contextualSpacing/>
            <w:jc w:val="center"/>
          </w:pPr>
        </w:pPrChange>
      </w:pPr>
      <w:del w:id="73" w:author="Карина Мясникова" w:date="2019-12-13T10:30:00Z">
        <w:r w:rsidRPr="00CC06D2" w:rsidDel="00BF0C9C">
          <w:rPr>
            <w:rFonts w:ascii="Times New Roman" w:hAnsi="Times New Roman" w:cs="Times New Roman"/>
            <w:b/>
            <w:sz w:val="24"/>
            <w:szCs w:val="24"/>
            <w:rPrChange w:id="74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>П</w:delText>
        </w:r>
        <w:r w:rsidR="00780E43" w:rsidRPr="00CC06D2" w:rsidDel="00BF0C9C">
          <w:rPr>
            <w:rFonts w:ascii="Times New Roman" w:hAnsi="Times New Roman" w:cs="Times New Roman"/>
            <w:b/>
            <w:sz w:val="24"/>
            <w:szCs w:val="24"/>
            <w:rPrChange w:id="75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равила </w:delText>
        </w:r>
        <w:r w:rsidR="000C1ABA" w:rsidRPr="00CC06D2" w:rsidDel="00BF0C9C">
          <w:rPr>
            <w:rFonts w:ascii="Times New Roman" w:hAnsi="Times New Roman" w:cs="Times New Roman"/>
            <w:b/>
            <w:sz w:val="24"/>
            <w:szCs w:val="24"/>
            <w:rPrChange w:id="76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 xml:space="preserve"> </w:delText>
        </w:r>
      </w:del>
      <w:ins w:id="77" w:author="Карина Мясникова" w:date="2019-12-13T11:25:00Z">
        <w:r w:rsidR="003D1206" w:rsidRPr="00FC31BB">
          <w:rPr>
            <w:rFonts w:ascii="Times New Roman" w:hAnsi="Times New Roman" w:cs="Times New Roman"/>
            <w:b/>
            <w:sz w:val="24"/>
            <w:szCs w:val="24"/>
          </w:rPr>
          <w:t>Процедура</w:t>
        </w:r>
      </w:ins>
      <w:ins w:id="78" w:author="Карина Мясникова" w:date="2019-12-13T10:30:00Z">
        <w:r w:rsidR="00BF0C9C" w:rsidRPr="00CC06D2">
          <w:rPr>
            <w:rFonts w:ascii="Times New Roman" w:hAnsi="Times New Roman" w:cs="Times New Roman"/>
            <w:b/>
            <w:sz w:val="24"/>
            <w:szCs w:val="24"/>
            <w:rPrChange w:id="79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t xml:space="preserve"> безопасности и </w:t>
        </w:r>
      </w:ins>
      <w:r w:rsidR="000C1ABA" w:rsidRPr="00CC06D2">
        <w:rPr>
          <w:rFonts w:ascii="Times New Roman" w:hAnsi="Times New Roman" w:cs="Times New Roman"/>
          <w:b/>
          <w:sz w:val="24"/>
          <w:szCs w:val="24"/>
          <w:rPrChange w:id="80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защит</w:t>
      </w:r>
      <w:r w:rsidR="00780E43" w:rsidRPr="00CC06D2">
        <w:rPr>
          <w:rFonts w:ascii="Times New Roman" w:hAnsi="Times New Roman" w:cs="Times New Roman"/>
          <w:b/>
          <w:sz w:val="24"/>
          <w:szCs w:val="24"/>
          <w:rPrChange w:id="8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ы</w:t>
      </w:r>
      <w:r w:rsidR="000C1ABA" w:rsidRPr="00CC06D2">
        <w:rPr>
          <w:rFonts w:ascii="Times New Roman" w:hAnsi="Times New Roman" w:cs="Times New Roman"/>
          <w:b/>
          <w:sz w:val="24"/>
          <w:szCs w:val="24"/>
          <w:rPrChange w:id="82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 информации от несанкционированного доступа при предоставлении услуг микрокредитования посредством </w:t>
      </w:r>
      <w:del w:id="83" w:author="Сергей Бойко" w:date="2020-06-10T09:30:00Z">
        <w:r w:rsidR="000C1ABA" w:rsidRPr="00CC06D2" w:rsidDel="00A8767F">
          <w:rPr>
            <w:rFonts w:ascii="Times New Roman" w:hAnsi="Times New Roman" w:cs="Times New Roman"/>
            <w:b/>
            <w:sz w:val="24"/>
            <w:szCs w:val="24"/>
            <w:rPrChange w:id="84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>интернет-ресурса</w:delText>
        </w:r>
      </w:del>
      <w:ins w:id="85" w:author="Сергей Бойко" w:date="2020-06-10T09:30:00Z">
        <w:r w:rsidR="00A8767F" w:rsidRPr="00CC06D2">
          <w:rPr>
            <w:rFonts w:ascii="Times New Roman" w:hAnsi="Times New Roman" w:cs="Times New Roman"/>
            <w:b/>
            <w:sz w:val="24"/>
            <w:szCs w:val="24"/>
            <w:rPrChange w:id="86" w:author="Карина Мясникова" w:date="2019-12-13T11:29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Интернет-ресурса</w:t>
        </w:r>
      </w:ins>
      <w:bookmarkStart w:id="87" w:name="_GoBack"/>
      <w:bookmarkEnd w:id="87"/>
      <w:del w:id="88" w:author="Карина Мясникова" w:date="2019-12-13T10:30:00Z">
        <w:r w:rsidR="000C1ABA" w:rsidRPr="00CC06D2" w:rsidDel="00BF0C9C">
          <w:rPr>
            <w:rFonts w:ascii="Times New Roman" w:hAnsi="Times New Roman" w:cs="Times New Roman"/>
            <w:b/>
            <w:sz w:val="24"/>
            <w:szCs w:val="24"/>
            <w:rPrChange w:id="89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delText>,</w:delText>
        </w:r>
      </w:del>
      <w:ins w:id="90" w:author="Карина Мясникова" w:date="2019-12-13T10:30:00Z">
        <w:r w:rsidR="00BF0C9C" w:rsidRPr="00CC06D2">
          <w:rPr>
            <w:rFonts w:ascii="Times New Roman" w:hAnsi="Times New Roman" w:cs="Times New Roman"/>
            <w:b/>
            <w:sz w:val="24"/>
            <w:szCs w:val="24"/>
            <w:rPrChange w:id="91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t xml:space="preserve"> и (или)</w:t>
        </w:r>
      </w:ins>
      <w:r w:rsidR="000C1ABA" w:rsidRPr="00CC06D2">
        <w:rPr>
          <w:rFonts w:ascii="Times New Roman" w:hAnsi="Times New Roman" w:cs="Times New Roman"/>
          <w:b/>
          <w:sz w:val="24"/>
          <w:szCs w:val="24"/>
          <w:rPrChange w:id="92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 мобильного приложения</w:t>
      </w: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93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94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95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96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97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98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99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00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0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02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03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04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05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06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07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08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09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10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1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12" w:author="Карина Мясникова" w:date="2019-12-13T11:34:00Z">
          <w:pPr>
            <w:contextualSpacing/>
            <w:jc w:val="center"/>
          </w:pPr>
        </w:pPrChange>
      </w:pPr>
    </w:p>
    <w:p w:rsidR="000C1ABA" w:rsidRPr="00FC31BB" w:rsidRDefault="000C1ABA">
      <w:pPr>
        <w:ind w:firstLine="567"/>
        <w:contextualSpacing/>
        <w:jc w:val="center"/>
        <w:rPr>
          <w:ins w:id="113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14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15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16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17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18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19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20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21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22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23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24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25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26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27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28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29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30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31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32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ins w:id="133" w:author="Карина Мясникова" w:date="2019-12-13T11:25:00Z"/>
          <w:rFonts w:ascii="Times New Roman" w:hAnsi="Times New Roman" w:cs="Times New Roman"/>
          <w:b/>
          <w:sz w:val="24"/>
          <w:szCs w:val="24"/>
        </w:rPr>
        <w:pPrChange w:id="134" w:author="Карина Мясникова" w:date="2019-12-13T11:34:00Z">
          <w:pPr>
            <w:contextualSpacing/>
            <w:jc w:val="center"/>
          </w:pPr>
        </w:pPrChange>
      </w:pPr>
    </w:p>
    <w:p w:rsidR="003D1206" w:rsidRPr="00CC06D2" w:rsidRDefault="003D1206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35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36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37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38" w:author="Карина Мясникова" w:date="2019-12-13T11:34:00Z">
          <w:pPr>
            <w:contextualSpacing/>
            <w:jc w:val="center"/>
          </w:pPr>
        </w:pPrChange>
      </w:pPr>
    </w:p>
    <w:p w:rsidR="000C1ABA" w:rsidRPr="00CC06D2" w:rsidRDefault="000C1ABA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139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40" w:author="Карина Мясникова" w:date="2019-12-13T11:34:00Z">
          <w:pPr>
            <w:contextualSpacing/>
            <w:jc w:val="center"/>
          </w:pPr>
        </w:pPrChange>
      </w:pPr>
      <w:r w:rsidRPr="00CC06D2">
        <w:rPr>
          <w:rFonts w:ascii="Times New Roman" w:hAnsi="Times New Roman" w:cs="Times New Roman"/>
          <w:b/>
          <w:sz w:val="24"/>
          <w:szCs w:val="24"/>
          <w:rPrChange w:id="141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>г. Алматы 2019 г.</w:t>
      </w:r>
    </w:p>
    <w:p w:rsidR="00BF0C9C" w:rsidRPr="00CC06D2" w:rsidRDefault="00BF0C9C">
      <w:pPr>
        <w:ind w:firstLine="567"/>
        <w:rPr>
          <w:ins w:id="142" w:author="Карина Мясникова" w:date="2019-12-13T10:30:00Z"/>
          <w:rFonts w:ascii="Times New Roman" w:hAnsi="Times New Roman" w:cs="Times New Roman"/>
          <w:b/>
          <w:sz w:val="24"/>
          <w:szCs w:val="24"/>
          <w:rPrChange w:id="143" w:author="Карина Мясникова" w:date="2019-12-13T11:29:00Z">
            <w:rPr>
              <w:ins w:id="144" w:author="Карина Мясникова" w:date="2019-12-13T10:30:00Z"/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45" w:author="Карина Мясникова" w:date="2019-12-13T11:34:00Z">
          <w:pPr/>
        </w:pPrChange>
      </w:pPr>
      <w:ins w:id="146" w:author="Карина Мясникова" w:date="2019-12-13T10:30:00Z">
        <w:r w:rsidRPr="00CC06D2">
          <w:rPr>
            <w:rFonts w:ascii="Times New Roman" w:hAnsi="Times New Roman" w:cs="Times New Roman"/>
            <w:b/>
            <w:sz w:val="24"/>
            <w:szCs w:val="24"/>
            <w:rPrChange w:id="147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br w:type="page"/>
        </w:r>
      </w:ins>
    </w:p>
    <w:p w:rsidR="000C1ABA" w:rsidRPr="00CC06D2" w:rsidDel="00BF0C9C" w:rsidRDefault="000C1ABA">
      <w:pPr>
        <w:ind w:firstLine="567"/>
        <w:contextualSpacing/>
        <w:jc w:val="center"/>
        <w:rPr>
          <w:del w:id="148" w:author="Карина Мясникова" w:date="2019-12-13T10:30:00Z"/>
          <w:rFonts w:ascii="Times New Roman" w:hAnsi="Times New Roman" w:cs="Times New Roman"/>
          <w:b/>
          <w:sz w:val="24"/>
          <w:szCs w:val="24"/>
          <w:rPrChange w:id="149" w:author="Карина Мясникова" w:date="2019-12-13T11:29:00Z">
            <w:rPr>
              <w:del w:id="150" w:author="Карина Мясникова" w:date="2019-12-13T10:30:00Z"/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151" w:author="Карина Мясникова" w:date="2019-12-13T11:34:00Z">
          <w:pPr>
            <w:contextualSpacing/>
            <w:jc w:val="center"/>
          </w:pPr>
        </w:pPrChange>
      </w:pPr>
    </w:p>
    <w:p w:rsidR="00AD544E" w:rsidRPr="00CC06D2" w:rsidDel="00BF0C9C" w:rsidRDefault="00AD544E">
      <w:pPr>
        <w:spacing w:after="0" w:line="240" w:lineRule="auto"/>
        <w:ind w:firstLine="567"/>
        <w:contextualSpacing/>
        <w:rPr>
          <w:del w:id="152" w:author="Карина Мясникова" w:date="2019-12-13T10:30:00Z"/>
          <w:rFonts w:ascii="Times New Roman" w:hAnsi="Times New Roman" w:cs="Times New Roman"/>
          <w:b/>
          <w:snapToGrid w:val="0"/>
          <w:sz w:val="24"/>
          <w:szCs w:val="24"/>
          <w:rPrChange w:id="153" w:author="Карина Мясникова" w:date="2019-12-13T11:29:00Z">
            <w:rPr>
              <w:del w:id="154" w:author="Карина Мясникова" w:date="2019-12-13T10:30:00Z"/>
              <w:rFonts w:ascii="Times New Roman" w:hAnsi="Times New Roman" w:cs="Times New Roman"/>
              <w:b/>
              <w:snapToGrid w:val="0"/>
              <w:sz w:val="28"/>
              <w:szCs w:val="28"/>
            </w:rPr>
          </w:rPrChange>
        </w:rPr>
        <w:pPrChange w:id="155" w:author="Карина Мясникова" w:date="2019-12-13T11:34:00Z">
          <w:pPr>
            <w:spacing w:after="0" w:line="240" w:lineRule="auto"/>
            <w:ind w:left="1080"/>
            <w:contextualSpacing/>
          </w:pPr>
        </w:pPrChange>
      </w:pPr>
    </w:p>
    <w:p w:rsidR="0039418A" w:rsidRPr="00CC06D2" w:rsidRDefault="00BF0C9C">
      <w:pPr>
        <w:spacing w:after="0" w:line="240" w:lineRule="auto"/>
        <w:ind w:firstLine="567"/>
        <w:contextualSpacing/>
        <w:jc w:val="center"/>
        <w:rPr>
          <w:rFonts w:ascii="Times New Roman" w:hAnsi="Times New Roman" w:cs="Times New Roman"/>
          <w:b/>
          <w:snapToGrid w:val="0"/>
          <w:sz w:val="24"/>
          <w:szCs w:val="24"/>
          <w:rPrChange w:id="156" w:author="Карина Мясникова" w:date="2019-12-13T11:29:00Z">
            <w:rPr>
              <w:rFonts w:ascii="Times New Roman" w:hAnsi="Times New Roman" w:cs="Times New Roman"/>
              <w:b/>
              <w:snapToGrid w:val="0"/>
              <w:sz w:val="28"/>
              <w:szCs w:val="28"/>
            </w:rPr>
          </w:rPrChange>
        </w:rPr>
        <w:pPrChange w:id="157" w:author="Карина Мясникова" w:date="2019-12-13T11:34:00Z">
          <w:pPr>
            <w:spacing w:after="0" w:line="240" w:lineRule="auto"/>
            <w:ind w:left="1080"/>
            <w:contextualSpacing/>
            <w:jc w:val="center"/>
          </w:pPr>
        </w:pPrChange>
      </w:pPr>
      <w:ins w:id="158" w:author="Карина Мясникова" w:date="2019-12-13T10:30:00Z">
        <w:r w:rsidRPr="00CC06D2">
          <w:rPr>
            <w:rFonts w:ascii="Times New Roman" w:hAnsi="Times New Roman" w:cs="Times New Roman"/>
            <w:b/>
            <w:snapToGrid w:val="0"/>
            <w:sz w:val="24"/>
            <w:szCs w:val="24"/>
            <w:rPrChange w:id="159" w:author="Карина Мясникова" w:date="2019-12-13T11:29:00Z">
              <w:rPr>
                <w:rFonts w:ascii="Times New Roman" w:hAnsi="Times New Roman" w:cs="Times New Roman"/>
                <w:b/>
                <w:snapToGrid w:val="0"/>
                <w:sz w:val="28"/>
                <w:szCs w:val="28"/>
              </w:rPr>
            </w:rPrChange>
          </w:rPr>
          <w:t>Глава 1</w:t>
        </w:r>
      </w:ins>
      <w:ins w:id="160" w:author="Карина Мясникова" w:date="2019-12-13T10:31:00Z">
        <w:r w:rsidRPr="00CC06D2">
          <w:rPr>
            <w:rFonts w:ascii="Times New Roman" w:hAnsi="Times New Roman" w:cs="Times New Roman"/>
            <w:b/>
            <w:snapToGrid w:val="0"/>
            <w:sz w:val="24"/>
            <w:szCs w:val="24"/>
            <w:rPrChange w:id="161" w:author="Карина Мясникова" w:date="2019-12-13T11:29:00Z">
              <w:rPr>
                <w:rFonts w:ascii="Times New Roman" w:hAnsi="Times New Roman" w:cs="Times New Roman"/>
                <w:b/>
                <w:snapToGrid w:val="0"/>
                <w:sz w:val="28"/>
                <w:szCs w:val="28"/>
              </w:rPr>
            </w:rPrChange>
          </w:rPr>
          <w:t xml:space="preserve">. </w:t>
        </w:r>
      </w:ins>
      <w:r w:rsidR="00B42AF6" w:rsidRPr="00CC06D2">
        <w:rPr>
          <w:rFonts w:ascii="Times New Roman" w:hAnsi="Times New Roman" w:cs="Times New Roman"/>
          <w:b/>
          <w:snapToGrid w:val="0"/>
          <w:sz w:val="24"/>
          <w:szCs w:val="24"/>
          <w:rPrChange w:id="162" w:author="Карина Мясникова" w:date="2019-12-13T11:29:00Z">
            <w:rPr>
              <w:rFonts w:ascii="Times New Roman" w:hAnsi="Times New Roman" w:cs="Times New Roman"/>
              <w:b/>
              <w:snapToGrid w:val="0"/>
              <w:sz w:val="28"/>
              <w:szCs w:val="28"/>
            </w:rPr>
          </w:rPrChange>
        </w:rPr>
        <w:t>Общие положения</w:t>
      </w:r>
    </w:p>
    <w:p w:rsidR="0039418A" w:rsidRPr="00CC06D2" w:rsidDel="00FC672D" w:rsidRDefault="0039418A">
      <w:pPr>
        <w:ind w:firstLine="567"/>
        <w:contextualSpacing/>
        <w:rPr>
          <w:del w:id="163" w:author="Карина Мясникова" w:date="2019-12-13T11:27:00Z"/>
          <w:rFonts w:ascii="Times New Roman" w:hAnsi="Times New Roman" w:cs="Times New Roman"/>
          <w:b/>
          <w:snapToGrid w:val="0"/>
          <w:sz w:val="24"/>
          <w:szCs w:val="24"/>
          <w:rPrChange w:id="164" w:author="Карина Мясникова" w:date="2019-12-13T11:29:00Z">
            <w:rPr>
              <w:del w:id="165" w:author="Карина Мясникова" w:date="2019-12-13T11:27:00Z"/>
              <w:rFonts w:ascii="Times New Roman" w:hAnsi="Times New Roman" w:cs="Times New Roman"/>
              <w:b/>
              <w:snapToGrid w:val="0"/>
              <w:sz w:val="28"/>
              <w:szCs w:val="28"/>
            </w:rPr>
          </w:rPrChange>
        </w:rPr>
        <w:pPrChange w:id="166" w:author="Карина Мясникова" w:date="2019-12-13T11:34:00Z">
          <w:pPr>
            <w:ind w:left="1080"/>
            <w:contextualSpacing/>
          </w:pPr>
        </w:pPrChange>
      </w:pPr>
    </w:p>
    <w:p w:rsidR="000A4248" w:rsidRPr="00CC06D2" w:rsidRDefault="0039418A">
      <w:pPr>
        <w:ind w:firstLine="567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  <w:rPrChange w:id="167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  <w:lang w:val="en-US"/>
            </w:rPr>
          </w:rPrChange>
        </w:rPr>
        <w:pPrChange w:id="168" w:author="Карина Мясникова" w:date="2019-12-13T11:34:00Z">
          <w:pPr>
            <w:ind w:firstLine="708"/>
            <w:contextualSpacing/>
            <w:jc w:val="both"/>
          </w:pPr>
        </w:pPrChange>
      </w:pPr>
      <w:del w:id="169" w:author="Карина Мясникова" w:date="2019-12-13T11:27:00Z">
        <w:r w:rsidRPr="00CC06D2" w:rsidDel="00FC672D">
          <w:rPr>
            <w:rFonts w:ascii="Times New Roman" w:hAnsi="Times New Roman" w:cs="Times New Roman"/>
            <w:snapToGrid w:val="0"/>
            <w:sz w:val="24"/>
            <w:szCs w:val="24"/>
            <w:rPrChange w:id="170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 xml:space="preserve"> </w:delText>
        </w:r>
      </w:del>
    </w:p>
    <w:p w:rsidR="000A4248" w:rsidRPr="00CC06D2" w:rsidDel="008504F0" w:rsidRDefault="00B42AF6">
      <w:pPr>
        <w:spacing w:after="0"/>
        <w:ind w:firstLine="567"/>
        <w:contextualSpacing/>
        <w:jc w:val="both"/>
        <w:rPr>
          <w:del w:id="171" w:author="Карина Мясникова" w:date="2019-12-13T10:41:00Z"/>
          <w:rFonts w:ascii="Times New Roman" w:hAnsi="Times New Roman" w:cs="Times New Roman"/>
          <w:snapToGrid w:val="0"/>
          <w:sz w:val="24"/>
          <w:szCs w:val="24"/>
          <w:rPrChange w:id="172" w:author="Карина Мясникова" w:date="2019-12-13T11:29:00Z">
            <w:rPr>
              <w:del w:id="173" w:author="Карина Мясникова" w:date="2019-12-13T10:41:00Z"/>
              <w:rFonts w:ascii="Times New Roman" w:hAnsi="Times New Roman" w:cs="Times New Roman"/>
              <w:snapToGrid w:val="0"/>
              <w:sz w:val="28"/>
              <w:szCs w:val="28"/>
              <w:lang w:val="en-US"/>
            </w:rPr>
          </w:rPrChange>
        </w:rPr>
        <w:pPrChange w:id="174" w:author="Карина Мясникова" w:date="2019-12-13T11:34:00Z">
          <w:pPr>
            <w:ind w:firstLine="708"/>
            <w:contextualSpacing/>
            <w:jc w:val="both"/>
          </w:pPr>
        </w:pPrChange>
      </w:pPr>
      <w:ins w:id="175" w:author="Карина Мясникова" w:date="2019-12-13T10:33:00Z">
        <w:r w:rsidRPr="00CC06D2">
          <w:rPr>
            <w:rFonts w:ascii="Times New Roman" w:hAnsi="Times New Roman" w:cs="Times New Roman"/>
            <w:snapToGrid w:val="0"/>
            <w:sz w:val="24"/>
            <w:szCs w:val="24"/>
            <w:rPrChange w:id="176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 xml:space="preserve">1. </w:t>
        </w:r>
      </w:ins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177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Настоящ</w:t>
      </w:r>
      <w:ins w:id="178" w:author="Карина Мясникова" w:date="2019-12-13T10:36:00Z">
        <w:r w:rsidR="005E3374" w:rsidRPr="00CC06D2">
          <w:rPr>
            <w:rFonts w:ascii="Times New Roman" w:hAnsi="Times New Roman" w:cs="Times New Roman"/>
            <w:snapToGrid w:val="0"/>
            <w:sz w:val="24"/>
            <w:szCs w:val="24"/>
            <w:rPrChange w:id="179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ая</w:t>
        </w:r>
      </w:ins>
      <w:del w:id="180" w:author="Карина Мясникова" w:date="2019-12-13T10:36:00Z">
        <w:r w:rsidR="0039418A" w:rsidRPr="00CC06D2" w:rsidDel="005E3374">
          <w:rPr>
            <w:rFonts w:ascii="Times New Roman" w:hAnsi="Times New Roman" w:cs="Times New Roman"/>
            <w:snapToGrid w:val="0"/>
            <w:sz w:val="24"/>
            <w:szCs w:val="24"/>
            <w:rPrChange w:id="181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ие</w:delText>
        </w:r>
      </w:del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182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</w:t>
      </w:r>
      <w:del w:id="183" w:author="Карина Мясникова" w:date="2019-12-13T10:36:00Z">
        <w:r w:rsidR="0039418A" w:rsidRPr="00CC06D2" w:rsidDel="005E3374">
          <w:rPr>
            <w:rFonts w:ascii="Times New Roman" w:hAnsi="Times New Roman" w:cs="Times New Roman"/>
            <w:snapToGrid w:val="0"/>
            <w:sz w:val="24"/>
            <w:szCs w:val="24"/>
            <w:rPrChange w:id="184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П</w:delText>
        </w:r>
        <w:r w:rsidR="00780E43" w:rsidRPr="00CC06D2" w:rsidDel="005E3374">
          <w:rPr>
            <w:rFonts w:ascii="Times New Roman" w:hAnsi="Times New Roman" w:cs="Times New Roman"/>
            <w:snapToGrid w:val="0"/>
            <w:sz w:val="24"/>
            <w:szCs w:val="24"/>
            <w:rPrChange w:id="185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равила</w:delText>
        </w:r>
      </w:del>
      <w:ins w:id="186" w:author="Карина Мясникова" w:date="2019-12-13T10:36:00Z">
        <w:r w:rsidR="005E3374" w:rsidRPr="00CC06D2">
          <w:rPr>
            <w:rFonts w:ascii="Times New Roman" w:hAnsi="Times New Roman" w:cs="Times New Roman"/>
            <w:snapToGrid w:val="0"/>
            <w:sz w:val="24"/>
            <w:szCs w:val="24"/>
            <w:rPrChange w:id="187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Процедура</w:t>
        </w:r>
      </w:ins>
      <w:del w:id="188" w:author="Карина Мясникова" w:date="2019-12-13T10:33:00Z">
        <w:r w:rsidR="0039418A" w:rsidRPr="00CC06D2" w:rsidDel="00894CE3">
          <w:rPr>
            <w:rFonts w:ascii="Times New Roman" w:hAnsi="Times New Roman" w:cs="Times New Roman"/>
            <w:snapToGrid w:val="0"/>
            <w:sz w:val="24"/>
            <w:szCs w:val="24"/>
            <w:rPrChange w:id="189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 xml:space="preserve"> </w:delText>
        </w:r>
      </w:del>
      <w:r w:rsidR="0039418A" w:rsidRPr="00CC06D2">
        <w:rPr>
          <w:rFonts w:ascii="Times New Roman" w:hAnsi="Times New Roman" w:cs="Times New Roman"/>
          <w:sz w:val="24"/>
          <w:szCs w:val="24"/>
          <w:rPrChange w:id="19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защит</w:t>
      </w:r>
      <w:r w:rsidR="00D445A7" w:rsidRPr="00CC06D2">
        <w:rPr>
          <w:rFonts w:ascii="Times New Roman" w:hAnsi="Times New Roman" w:cs="Times New Roman"/>
          <w:sz w:val="24"/>
          <w:szCs w:val="24"/>
          <w:rPrChange w:id="19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ы</w:t>
      </w:r>
      <w:r w:rsidR="0039418A" w:rsidRPr="00CC06D2">
        <w:rPr>
          <w:rFonts w:ascii="Times New Roman" w:hAnsi="Times New Roman" w:cs="Times New Roman"/>
          <w:sz w:val="24"/>
          <w:szCs w:val="24"/>
          <w:rPrChange w:id="19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информации от несанкционированного доступа при предоставлении услуг микрокредитования посредством Интернет-ресурса, мобильного приложения (далее – </w:t>
      </w:r>
      <w:ins w:id="193" w:author="Карина Мясникова" w:date="2019-12-13T10:37:00Z">
        <w:r w:rsidR="005E3374" w:rsidRPr="00CC06D2">
          <w:rPr>
            <w:rFonts w:ascii="Times New Roman" w:hAnsi="Times New Roman" w:cs="Times New Roman"/>
            <w:snapToGrid w:val="0"/>
            <w:sz w:val="24"/>
            <w:szCs w:val="24"/>
            <w:rPrChange w:id="194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Процедура</w:t>
        </w:r>
      </w:ins>
      <w:del w:id="195" w:author="Карина Мясникова" w:date="2019-12-13T10:37:00Z">
        <w:r w:rsidR="0039418A" w:rsidRPr="00CC06D2" w:rsidDel="005E3374">
          <w:rPr>
            <w:rFonts w:ascii="Times New Roman" w:hAnsi="Times New Roman" w:cs="Times New Roman"/>
            <w:sz w:val="24"/>
            <w:szCs w:val="24"/>
            <w:rPrChange w:id="19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</w:delText>
        </w:r>
        <w:r w:rsidR="00780E43" w:rsidRPr="00CC06D2" w:rsidDel="005E3374">
          <w:rPr>
            <w:rFonts w:ascii="Times New Roman" w:hAnsi="Times New Roman" w:cs="Times New Roman"/>
            <w:sz w:val="24"/>
            <w:szCs w:val="24"/>
            <w:rPrChange w:id="19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равила</w:delText>
        </w:r>
      </w:del>
      <w:r w:rsidR="0039418A" w:rsidRPr="00CC06D2">
        <w:rPr>
          <w:rFonts w:ascii="Times New Roman" w:hAnsi="Times New Roman" w:cs="Times New Roman"/>
          <w:sz w:val="24"/>
          <w:szCs w:val="24"/>
          <w:rPrChange w:id="19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) </w:t>
      </w:r>
      <w:r w:rsidR="000A4248" w:rsidRPr="00CC06D2">
        <w:rPr>
          <w:rFonts w:ascii="Times New Roman" w:hAnsi="Times New Roman" w:cs="Times New Roman"/>
          <w:sz w:val="24"/>
          <w:szCs w:val="24"/>
          <w:rPrChange w:id="19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разработан</w:t>
      </w:r>
      <w:ins w:id="200" w:author="Карина Мясникова" w:date="2019-12-13T10:37:00Z">
        <w:r w:rsidR="005E3374" w:rsidRPr="00CC06D2">
          <w:rPr>
            <w:rFonts w:ascii="Times New Roman" w:hAnsi="Times New Roman" w:cs="Times New Roman"/>
            <w:sz w:val="24"/>
            <w:szCs w:val="24"/>
            <w:rPrChange w:id="20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а</w:t>
        </w:r>
      </w:ins>
      <w:del w:id="202" w:author="Карина Мясникова" w:date="2019-12-13T10:37:00Z">
        <w:r w:rsidR="000A4248" w:rsidRPr="00CC06D2" w:rsidDel="005E3374">
          <w:rPr>
            <w:rFonts w:ascii="Times New Roman" w:hAnsi="Times New Roman" w:cs="Times New Roman"/>
            <w:sz w:val="24"/>
            <w:szCs w:val="24"/>
            <w:rPrChange w:id="20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ы</w:delText>
        </w:r>
      </w:del>
      <w:r w:rsidR="000A4248" w:rsidRPr="00CC06D2">
        <w:rPr>
          <w:rFonts w:ascii="Times New Roman" w:hAnsi="Times New Roman" w:cs="Times New Roman"/>
          <w:sz w:val="24"/>
          <w:szCs w:val="24"/>
          <w:rPrChange w:id="20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в соответствии </w:t>
      </w:r>
      <w:del w:id="205" w:author="Карина Мясникова" w:date="2019-12-13T10:41:00Z">
        <w:r w:rsidR="000A4248" w:rsidRPr="00CC06D2" w:rsidDel="008504F0">
          <w:rPr>
            <w:rFonts w:ascii="Times New Roman" w:hAnsi="Times New Roman" w:cs="Times New Roman"/>
            <w:sz w:val="24"/>
            <w:szCs w:val="24"/>
            <w:rPrChange w:id="20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со следующими нормативными правовыми актами</w:delText>
        </w:r>
      </w:del>
      <w:del w:id="207" w:author="Карина Мясникова" w:date="2019-12-13T10:35:00Z">
        <w:r w:rsidR="000A4248" w:rsidRPr="00CC06D2" w:rsidDel="0069783F">
          <w:rPr>
            <w:rFonts w:ascii="Times New Roman" w:hAnsi="Times New Roman" w:cs="Times New Roman"/>
            <w:sz w:val="24"/>
            <w:szCs w:val="24"/>
            <w:rPrChange w:id="20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и стандартами Республики Казахстан</w:delText>
        </w:r>
      </w:del>
      <w:del w:id="209" w:author="Карина Мясникова" w:date="2019-12-13T10:41:00Z">
        <w:r w:rsidR="000A4248" w:rsidRPr="00CC06D2" w:rsidDel="008504F0">
          <w:rPr>
            <w:rFonts w:ascii="Times New Roman" w:hAnsi="Times New Roman" w:cs="Times New Roman"/>
            <w:sz w:val="24"/>
            <w:szCs w:val="24"/>
            <w:rPrChange w:id="21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:</w:delText>
        </w:r>
        <w:r w:rsidR="0039418A"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11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 xml:space="preserve"> </w:delText>
        </w:r>
      </w:del>
    </w:p>
    <w:p w:rsidR="0069783F" w:rsidRPr="00CC06D2" w:rsidDel="008504F0" w:rsidRDefault="000A4248">
      <w:pPr>
        <w:spacing w:after="0"/>
        <w:ind w:firstLine="567"/>
        <w:contextualSpacing/>
        <w:jc w:val="both"/>
        <w:rPr>
          <w:del w:id="212" w:author="Карина Мясникова" w:date="2019-12-13T10:41:00Z"/>
          <w:rFonts w:ascii="Times New Roman" w:hAnsi="Times New Roman" w:cs="Times New Roman"/>
          <w:snapToGrid w:val="0"/>
          <w:sz w:val="24"/>
          <w:szCs w:val="24"/>
          <w:rPrChange w:id="213" w:author="Карина Мясникова" w:date="2019-12-13T11:29:00Z">
            <w:rPr>
              <w:del w:id="214" w:author="Карина Мясникова" w:date="2019-12-13T10:41:00Z"/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pPrChange w:id="215" w:author="Карина Мясникова" w:date="2019-12-13T11:34:00Z">
          <w:pPr>
            <w:ind w:firstLine="708"/>
            <w:contextualSpacing/>
            <w:jc w:val="both"/>
          </w:pPr>
        </w:pPrChange>
      </w:pPr>
      <w:del w:id="216" w:author="Карина Мясникова" w:date="2019-12-13T10:41:00Z">
        <w:r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17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-</w:delText>
        </w:r>
      </w:del>
      <w:r w:rsidRPr="00CC06D2">
        <w:rPr>
          <w:rFonts w:ascii="Times New Roman" w:hAnsi="Times New Roman" w:cs="Times New Roman"/>
          <w:snapToGrid w:val="0"/>
          <w:sz w:val="24"/>
          <w:szCs w:val="24"/>
          <w:rPrChange w:id="218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</w:t>
      </w:r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219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Законом Республики Казахстан от 26 ноября 2012 года «О микрофинансовой деятельности»</w:t>
      </w:r>
      <w:ins w:id="220" w:author="Карина Мясникова" w:date="2019-12-13T10:41:00Z">
        <w:r w:rsidR="008504F0" w:rsidRPr="00CC06D2">
          <w:rPr>
            <w:rFonts w:ascii="Times New Roman" w:hAnsi="Times New Roman" w:cs="Times New Roman"/>
            <w:snapToGrid w:val="0"/>
            <w:sz w:val="24"/>
            <w:szCs w:val="24"/>
            <w:rPrChange w:id="221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,</w:t>
        </w:r>
      </w:ins>
      <w:del w:id="222" w:author="Карина Мясникова" w:date="2019-12-13T10:41:00Z">
        <w:r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23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;</w:delText>
        </w:r>
      </w:del>
      <w:ins w:id="224" w:author="Карина Мясникова" w:date="2019-12-13T10:35:00Z">
        <w:r w:rsidR="0069783F" w:rsidRPr="00CC06D2">
          <w:rPr>
            <w:rFonts w:ascii="Times New Roman" w:hAnsi="Times New Roman" w:cs="Times New Roman"/>
            <w:snapToGrid w:val="0"/>
            <w:sz w:val="24"/>
            <w:szCs w:val="24"/>
            <w:rPrChange w:id="225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 xml:space="preserve"> Законом Республики Казахстан от 24 ноября </w:t>
        </w:r>
      </w:ins>
      <w:ins w:id="226" w:author="Карина Мясникова" w:date="2019-12-13T10:36:00Z">
        <w:r w:rsidR="0069783F" w:rsidRPr="00CC06D2">
          <w:rPr>
            <w:rFonts w:ascii="Times New Roman" w:hAnsi="Times New Roman" w:cs="Times New Roman"/>
            <w:snapToGrid w:val="0"/>
            <w:sz w:val="24"/>
            <w:szCs w:val="24"/>
            <w:rPrChange w:id="227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2015 года «Об информатизации»</w:t>
        </w:r>
      </w:ins>
    </w:p>
    <w:p w:rsidR="000A4248" w:rsidRPr="00CC06D2" w:rsidDel="008504F0" w:rsidRDefault="000A4248">
      <w:pPr>
        <w:spacing w:after="0"/>
        <w:ind w:firstLine="567"/>
        <w:contextualSpacing/>
        <w:jc w:val="both"/>
        <w:rPr>
          <w:del w:id="228" w:author="Карина Мясникова" w:date="2019-12-13T10:41:00Z"/>
          <w:rFonts w:ascii="Times New Roman" w:hAnsi="Times New Roman" w:cs="Times New Roman"/>
          <w:snapToGrid w:val="0"/>
          <w:sz w:val="24"/>
          <w:szCs w:val="24"/>
          <w:rPrChange w:id="229" w:author="Карина Мясникова" w:date="2019-12-13T11:29:00Z">
            <w:rPr>
              <w:del w:id="230" w:author="Карина Мясникова" w:date="2019-12-13T10:41:00Z"/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pPrChange w:id="231" w:author="Карина Мясникова" w:date="2019-12-13T11:34:00Z">
          <w:pPr>
            <w:ind w:firstLine="708"/>
            <w:contextualSpacing/>
            <w:jc w:val="both"/>
          </w:pPr>
        </w:pPrChange>
      </w:pPr>
      <w:del w:id="232" w:author="Карина Мясникова" w:date="2019-12-13T10:41:00Z">
        <w:r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33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-</w:delText>
        </w:r>
        <w:r w:rsidR="0039418A"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34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 xml:space="preserve"> </w:delText>
        </w:r>
      </w:del>
      <w:ins w:id="235" w:author="Карина Мясникова" w:date="2019-12-13T10:41:00Z">
        <w:r w:rsidR="008504F0" w:rsidRPr="00CC06D2">
          <w:rPr>
            <w:rFonts w:ascii="Times New Roman" w:hAnsi="Times New Roman" w:cs="Times New Roman"/>
            <w:snapToGrid w:val="0"/>
            <w:sz w:val="24"/>
            <w:szCs w:val="24"/>
            <w:rPrChange w:id="236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,</w:t>
        </w:r>
      </w:ins>
      <w:r w:rsidR="00D445A7" w:rsidRPr="00CC06D2">
        <w:rPr>
          <w:rFonts w:ascii="Times New Roman" w:hAnsi="Times New Roman" w:cs="Times New Roman"/>
          <w:snapToGrid w:val="0"/>
          <w:sz w:val="24"/>
          <w:szCs w:val="24"/>
          <w:rPrChange w:id="237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</w:t>
      </w:r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238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Правил</w:t>
      </w:r>
      <w:r w:rsidR="00ED54B5" w:rsidRPr="00CC06D2">
        <w:rPr>
          <w:rFonts w:ascii="Times New Roman" w:hAnsi="Times New Roman" w:cs="Times New Roman"/>
          <w:snapToGrid w:val="0"/>
          <w:sz w:val="24"/>
          <w:szCs w:val="24"/>
          <w:rPrChange w:id="239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ами</w:t>
      </w:r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240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предоставления микрокредитов электронным способом </w:t>
      </w:r>
      <w:proofErr w:type="gramStart"/>
      <w:r w:rsidR="00ED54B5" w:rsidRPr="00CC06D2">
        <w:rPr>
          <w:rFonts w:ascii="Times New Roman" w:hAnsi="Times New Roman" w:cs="Times New Roman"/>
          <w:snapToGrid w:val="0"/>
          <w:sz w:val="24"/>
          <w:szCs w:val="24"/>
          <w:rPrChange w:id="241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у</w:t>
      </w:r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242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тверждённых</w:t>
      </w:r>
      <w:proofErr w:type="gramEnd"/>
      <w:r w:rsidR="0039418A" w:rsidRPr="00CC06D2">
        <w:rPr>
          <w:rFonts w:ascii="Times New Roman" w:hAnsi="Times New Roman" w:cs="Times New Roman"/>
          <w:snapToGrid w:val="0"/>
          <w:sz w:val="24"/>
          <w:szCs w:val="24"/>
          <w:rPrChange w:id="243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постановлением Правления Национального Банка Республики Казахстан от 28 ноября 2019 года № 217</w:t>
      </w:r>
      <w:del w:id="244" w:author="Карина Мясникова" w:date="2019-12-13T10:41:00Z">
        <w:r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45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;</w:delText>
        </w:r>
      </w:del>
      <w:ins w:id="246" w:author="Карина Мясникова" w:date="2019-12-13T10:41:00Z">
        <w:r w:rsidR="008504F0" w:rsidRPr="00CC06D2">
          <w:rPr>
            <w:rFonts w:ascii="Times New Roman" w:hAnsi="Times New Roman" w:cs="Times New Roman"/>
            <w:snapToGrid w:val="0"/>
            <w:sz w:val="24"/>
            <w:szCs w:val="24"/>
            <w:rPrChange w:id="247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,</w:t>
        </w:r>
      </w:ins>
    </w:p>
    <w:p w:rsidR="00ED54B5" w:rsidRPr="00CC06D2" w:rsidRDefault="0039418A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24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249" w:author="Карина Мясникова" w:date="2019-12-13T11:34:00Z">
          <w:pPr>
            <w:ind w:firstLine="708"/>
            <w:contextualSpacing/>
            <w:jc w:val="both"/>
          </w:pPr>
        </w:pPrChange>
      </w:pPr>
      <w:del w:id="250" w:author="Карина Мясникова" w:date="2019-12-13T10:41:00Z">
        <w:r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51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 xml:space="preserve"> </w:delText>
        </w:r>
        <w:r w:rsidR="000A4248" w:rsidRPr="00CC06D2" w:rsidDel="008504F0">
          <w:rPr>
            <w:rFonts w:ascii="Times New Roman" w:hAnsi="Times New Roman" w:cs="Times New Roman"/>
            <w:snapToGrid w:val="0"/>
            <w:sz w:val="24"/>
            <w:szCs w:val="24"/>
            <w:rPrChange w:id="252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-</w:delText>
        </w:r>
      </w:del>
      <w:r w:rsidR="000A4248" w:rsidRPr="00CC06D2">
        <w:rPr>
          <w:rFonts w:ascii="Times New Roman" w:hAnsi="Times New Roman" w:cs="Times New Roman"/>
          <w:snapToGrid w:val="0"/>
          <w:sz w:val="24"/>
          <w:szCs w:val="24"/>
          <w:rPrChange w:id="253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</w:t>
      </w:r>
      <w:r w:rsidRPr="00CC06D2">
        <w:rPr>
          <w:rFonts w:ascii="Times New Roman" w:hAnsi="Times New Roman" w:cs="Times New Roman"/>
          <w:snapToGrid w:val="0"/>
          <w:sz w:val="24"/>
          <w:szCs w:val="24"/>
          <w:rPrChange w:id="254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>Политик</w:t>
      </w:r>
      <w:ins w:id="255" w:author="Карина Мясникова" w:date="2019-12-13T10:36:00Z">
        <w:r w:rsidR="005E3374" w:rsidRPr="00CC06D2">
          <w:rPr>
            <w:rFonts w:ascii="Times New Roman" w:hAnsi="Times New Roman" w:cs="Times New Roman"/>
            <w:snapToGrid w:val="0"/>
            <w:sz w:val="24"/>
            <w:szCs w:val="24"/>
            <w:rPrChange w:id="256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ой</w:t>
        </w:r>
      </w:ins>
      <w:del w:id="257" w:author="Карина Мясникова" w:date="2019-12-13T10:36:00Z">
        <w:r w:rsidRPr="00CC06D2" w:rsidDel="005E3374">
          <w:rPr>
            <w:rFonts w:ascii="Times New Roman" w:hAnsi="Times New Roman" w:cs="Times New Roman"/>
            <w:snapToGrid w:val="0"/>
            <w:sz w:val="24"/>
            <w:szCs w:val="24"/>
            <w:rPrChange w:id="258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delText>и</w:delText>
        </w:r>
      </w:del>
      <w:r w:rsidRPr="00CC06D2">
        <w:rPr>
          <w:rFonts w:ascii="Times New Roman" w:hAnsi="Times New Roman" w:cs="Times New Roman"/>
          <w:snapToGrid w:val="0"/>
          <w:sz w:val="24"/>
          <w:szCs w:val="24"/>
          <w:rPrChange w:id="259" w:author="Карина Мясникова" w:date="2019-12-13T11:29:00Z">
            <w:rPr>
              <w:rFonts w:ascii="Times New Roman" w:hAnsi="Times New Roman" w:cs="Times New Roman"/>
              <w:snapToGrid w:val="0"/>
              <w:sz w:val="28"/>
              <w:szCs w:val="28"/>
            </w:rPr>
          </w:rPrChange>
        </w:rPr>
        <w:t xml:space="preserve"> информационной безопасности ТОО «Микрофинансовая организация «ОнлайнКазФинанс»»</w:t>
      </w:r>
      <w:r w:rsidRPr="00CC06D2">
        <w:rPr>
          <w:rFonts w:ascii="Times New Roman" w:hAnsi="Times New Roman" w:cs="Times New Roman"/>
          <w:sz w:val="24"/>
          <w:szCs w:val="24"/>
          <w:rPrChange w:id="26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утвержденной Генеральным директором 13 марта 2018 года</w:t>
      </w:r>
      <w:r w:rsidR="00ED54B5" w:rsidRPr="00CC06D2">
        <w:rPr>
          <w:rFonts w:ascii="Times New Roman" w:hAnsi="Times New Roman" w:cs="Times New Roman"/>
          <w:sz w:val="24"/>
          <w:szCs w:val="24"/>
          <w:rPrChange w:id="26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и другими </w:t>
      </w:r>
      <w:del w:id="262" w:author="Карина Мясникова" w:date="2019-12-13T12:03:00Z">
        <w:r w:rsidR="00ED54B5" w:rsidRPr="00CC06D2" w:rsidDel="00FC31BB">
          <w:rPr>
            <w:rFonts w:ascii="Times New Roman" w:hAnsi="Times New Roman" w:cs="Times New Roman"/>
            <w:sz w:val="24"/>
            <w:szCs w:val="24"/>
            <w:rPrChange w:id="26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ВНД </w:delText>
        </w:r>
      </w:del>
      <w:ins w:id="264" w:author="Карина Мясникова" w:date="2019-12-13T12:03:00Z">
        <w:r w:rsidR="00FC31BB">
          <w:rPr>
            <w:rFonts w:ascii="Times New Roman" w:hAnsi="Times New Roman" w:cs="Times New Roman"/>
            <w:sz w:val="24"/>
            <w:szCs w:val="24"/>
          </w:rPr>
          <w:t>внутренними нормативными документами</w:t>
        </w:r>
        <w:r w:rsidR="00FC31BB" w:rsidRPr="00CC06D2">
          <w:rPr>
            <w:rFonts w:ascii="Times New Roman" w:hAnsi="Times New Roman" w:cs="Times New Roman"/>
            <w:sz w:val="24"/>
            <w:szCs w:val="24"/>
            <w:rPrChange w:id="26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r w:rsidR="00ED54B5" w:rsidRPr="00CC06D2">
        <w:rPr>
          <w:rFonts w:ascii="Times New Roman" w:hAnsi="Times New Roman" w:cs="Times New Roman"/>
          <w:sz w:val="24"/>
          <w:szCs w:val="24"/>
          <w:rPrChange w:id="26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ТОО «Микрофинансовая организация «ОнлайнКазФинанс»» (далее – </w:t>
      </w:r>
      <w:r w:rsidR="00780E43" w:rsidRPr="00CC06D2">
        <w:rPr>
          <w:rFonts w:ascii="Times New Roman" w:hAnsi="Times New Roman" w:cs="Times New Roman"/>
          <w:sz w:val="24"/>
          <w:szCs w:val="24"/>
          <w:rPrChange w:id="26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Товарищество</w:t>
      </w:r>
      <w:r w:rsidR="00ED54B5" w:rsidRPr="00CC06D2">
        <w:rPr>
          <w:rFonts w:ascii="Times New Roman" w:hAnsi="Times New Roman" w:cs="Times New Roman"/>
          <w:sz w:val="24"/>
          <w:szCs w:val="24"/>
          <w:rPrChange w:id="26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).</w:t>
      </w:r>
    </w:p>
    <w:p w:rsidR="00D445A7" w:rsidRPr="00FC31BB" w:rsidDel="004A6274" w:rsidRDefault="008504F0">
      <w:pPr>
        <w:spacing w:after="0"/>
        <w:ind w:firstLine="567"/>
        <w:contextualSpacing/>
        <w:jc w:val="both"/>
        <w:rPr>
          <w:del w:id="269" w:author="Карина Мясникова" w:date="2019-12-13T10:44:00Z"/>
          <w:rFonts w:ascii="Times New Roman" w:hAnsi="Times New Roman" w:cs="Times New Roman"/>
          <w:sz w:val="24"/>
          <w:szCs w:val="24"/>
        </w:rPr>
        <w:pPrChange w:id="270" w:author="Карина Мясникова" w:date="2019-12-13T11:34:00Z">
          <w:pPr>
            <w:pStyle w:val="aa"/>
            <w:numPr>
              <w:numId w:val="2"/>
            </w:numPr>
            <w:tabs>
              <w:tab w:val="left" w:pos="1134"/>
            </w:tabs>
            <w:spacing w:after="0" w:line="240" w:lineRule="auto"/>
            <w:ind w:left="1069" w:hanging="360"/>
            <w:jc w:val="both"/>
          </w:pPr>
        </w:pPrChange>
      </w:pPr>
      <w:ins w:id="271" w:author="Карина Мясникова" w:date="2019-12-13T10:40:00Z">
        <w:r w:rsidRPr="00CC06D2">
          <w:rPr>
            <w:rFonts w:ascii="Times New Roman" w:hAnsi="Times New Roman" w:cs="Times New Roman"/>
            <w:sz w:val="24"/>
            <w:szCs w:val="24"/>
            <w:rPrChange w:id="27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2.</w:t>
        </w:r>
      </w:ins>
      <w:ins w:id="273" w:author="Карина Мясникова" w:date="2019-12-13T11:26:00Z">
        <w:r w:rsidR="004A6274" w:rsidRPr="00FC31B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274" w:author="Карина Мясникова" w:date="2019-12-13T10:38:00Z">
        <w:r w:rsidR="00ED54B5" w:rsidRPr="00CC06D2" w:rsidDel="00CB54BB">
          <w:rPr>
            <w:rFonts w:ascii="Times New Roman" w:hAnsi="Times New Roman" w:cs="Times New Roman"/>
            <w:sz w:val="24"/>
            <w:szCs w:val="24"/>
            <w:rPrChange w:id="27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="0039418A" w:rsidRPr="00CC06D2" w:rsidDel="00CB54BB">
          <w:rPr>
            <w:rFonts w:ascii="Times New Roman" w:hAnsi="Times New Roman" w:cs="Times New Roman"/>
            <w:sz w:val="24"/>
            <w:szCs w:val="24"/>
            <w:rPrChange w:id="27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ins w:id="277" w:author="Карина Мясникова" w:date="2019-12-13T10:38:00Z">
        <w:r w:rsidR="00CB54BB" w:rsidRPr="00CC06D2">
          <w:rPr>
            <w:rFonts w:ascii="Times New Roman" w:hAnsi="Times New Roman" w:cs="Times New Roman"/>
            <w:snapToGrid w:val="0"/>
            <w:sz w:val="24"/>
            <w:szCs w:val="24"/>
            <w:rPrChange w:id="278" w:author="Карина Мясникова" w:date="2019-12-13T11:29:00Z"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rPrChange>
          </w:rPr>
          <w:t>Процедура</w:t>
        </w:r>
        <w:r w:rsidR="00CB54BB" w:rsidRPr="00CC06D2">
          <w:rPr>
            <w:rFonts w:ascii="Times New Roman" w:hAnsi="Times New Roman" w:cs="Times New Roman"/>
            <w:sz w:val="24"/>
            <w:szCs w:val="24"/>
            <w:rPrChange w:id="27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280" w:author="Карина Мясникова" w:date="2019-12-13T10:38:00Z">
        <w:r w:rsidR="00ED54B5" w:rsidRPr="00CC06D2" w:rsidDel="00CB54BB">
          <w:rPr>
            <w:rFonts w:ascii="Times New Roman" w:hAnsi="Times New Roman" w:cs="Times New Roman"/>
            <w:sz w:val="24"/>
            <w:szCs w:val="24"/>
            <w:rPrChange w:id="28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</w:delText>
        </w:r>
        <w:r w:rsidR="00780E43" w:rsidRPr="00CC06D2" w:rsidDel="00CB54BB">
          <w:rPr>
            <w:rFonts w:ascii="Times New Roman" w:hAnsi="Times New Roman" w:cs="Times New Roman"/>
            <w:sz w:val="24"/>
            <w:szCs w:val="24"/>
            <w:rPrChange w:id="28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равила</w:delText>
        </w:r>
        <w:r w:rsidR="00ED54B5" w:rsidRPr="00CC06D2" w:rsidDel="00CB54BB">
          <w:rPr>
            <w:rFonts w:ascii="Times New Roman" w:hAnsi="Times New Roman" w:cs="Times New Roman"/>
            <w:sz w:val="24"/>
            <w:szCs w:val="24"/>
            <w:rPrChange w:id="28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="00ED54B5" w:rsidRPr="00CC06D2" w:rsidDel="00C945E7">
          <w:rPr>
            <w:rFonts w:ascii="Times New Roman" w:hAnsi="Times New Roman" w:cs="Times New Roman"/>
            <w:sz w:val="24"/>
            <w:szCs w:val="24"/>
            <w:rPrChange w:id="28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предусматрива</w:delText>
        </w:r>
        <w:r w:rsidR="00780E43" w:rsidRPr="00CC06D2" w:rsidDel="00CB54BB">
          <w:rPr>
            <w:rFonts w:ascii="Times New Roman" w:hAnsi="Times New Roman" w:cs="Times New Roman"/>
            <w:sz w:val="24"/>
            <w:szCs w:val="24"/>
            <w:rPrChange w:id="28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ю</w:delText>
        </w:r>
        <w:r w:rsidR="00780E43" w:rsidRPr="00CC06D2" w:rsidDel="00C945E7">
          <w:rPr>
            <w:rFonts w:ascii="Times New Roman" w:hAnsi="Times New Roman" w:cs="Times New Roman"/>
            <w:sz w:val="24"/>
            <w:szCs w:val="24"/>
            <w:rPrChange w:id="28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т</w:delText>
        </w:r>
        <w:r w:rsidR="00ED54B5" w:rsidRPr="00CC06D2" w:rsidDel="00C945E7">
          <w:rPr>
            <w:rFonts w:ascii="Times New Roman" w:hAnsi="Times New Roman" w:cs="Times New Roman"/>
            <w:sz w:val="24"/>
            <w:szCs w:val="24"/>
            <w:rPrChange w:id="28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принятие необходимых</w:delText>
        </w:r>
      </w:del>
      <w:ins w:id="288" w:author="Карина Мясникова" w:date="2019-12-13T10:38:00Z">
        <w:r w:rsidR="00C945E7" w:rsidRPr="00CC06D2">
          <w:rPr>
            <w:rFonts w:ascii="Times New Roman" w:hAnsi="Times New Roman" w:cs="Times New Roman"/>
            <w:sz w:val="24"/>
            <w:szCs w:val="24"/>
            <w:rPrChange w:id="28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описывает</w:t>
        </w:r>
      </w:ins>
      <w:r w:rsidR="00ED54B5" w:rsidRPr="00CC06D2">
        <w:rPr>
          <w:rFonts w:ascii="Times New Roman" w:hAnsi="Times New Roman" w:cs="Times New Roman"/>
          <w:sz w:val="24"/>
          <w:szCs w:val="24"/>
          <w:rPrChange w:id="29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мер</w:t>
      </w:r>
      <w:ins w:id="291" w:author="Карина Мясникова" w:date="2019-12-13T10:39:00Z">
        <w:r w:rsidR="00C945E7" w:rsidRPr="00CC06D2">
          <w:rPr>
            <w:rFonts w:ascii="Times New Roman" w:hAnsi="Times New Roman" w:cs="Times New Roman"/>
            <w:sz w:val="24"/>
            <w:szCs w:val="24"/>
            <w:rPrChange w:id="29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ы, принимаемые Товариществом </w:t>
        </w:r>
      </w:ins>
      <w:del w:id="293" w:author="Карина Мясникова" w:date="2019-12-13T10:39:00Z">
        <w:r w:rsidR="00ED54B5" w:rsidRPr="00CC06D2" w:rsidDel="00C945E7">
          <w:rPr>
            <w:rFonts w:ascii="Times New Roman" w:hAnsi="Times New Roman" w:cs="Times New Roman"/>
            <w:sz w:val="24"/>
            <w:szCs w:val="24"/>
            <w:rPrChange w:id="29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ED54B5" w:rsidRPr="00CC06D2">
        <w:rPr>
          <w:rFonts w:ascii="Times New Roman" w:hAnsi="Times New Roman" w:cs="Times New Roman"/>
          <w:sz w:val="24"/>
          <w:szCs w:val="24"/>
          <w:rPrChange w:id="29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в целях защиты </w:t>
      </w:r>
      <w:r w:rsidR="00780E43" w:rsidRPr="00CC06D2">
        <w:rPr>
          <w:rFonts w:ascii="Times New Roman" w:hAnsi="Times New Roman" w:cs="Times New Roman"/>
          <w:sz w:val="24"/>
          <w:szCs w:val="24"/>
          <w:rPrChange w:id="29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информации от несанкционированного доступа при предоставлении услуг посредством Интернет-ресурса</w:t>
      </w:r>
      <w:ins w:id="297" w:author="Карина Мясникова" w:date="2019-12-13T10:42:00Z">
        <w:r w:rsidR="00FF7CAE" w:rsidRPr="00CC06D2">
          <w:rPr>
            <w:rFonts w:ascii="Times New Roman" w:hAnsi="Times New Roman" w:cs="Times New Roman"/>
            <w:sz w:val="24"/>
            <w:szCs w:val="24"/>
            <w:rPrChange w:id="29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и (или)</w:t>
        </w:r>
      </w:ins>
      <w:del w:id="299" w:author="Карина Мясникова" w:date="2019-12-13T10:42:00Z">
        <w:r w:rsidR="00780E43" w:rsidRPr="00CC06D2" w:rsidDel="00FF7CAE">
          <w:rPr>
            <w:rFonts w:ascii="Times New Roman" w:hAnsi="Times New Roman" w:cs="Times New Roman"/>
            <w:sz w:val="24"/>
            <w:szCs w:val="24"/>
            <w:rPrChange w:id="30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</w:delText>
        </w:r>
      </w:del>
      <w:r w:rsidR="00780E43" w:rsidRPr="00CC06D2">
        <w:rPr>
          <w:rFonts w:ascii="Times New Roman" w:hAnsi="Times New Roman" w:cs="Times New Roman"/>
          <w:sz w:val="24"/>
          <w:szCs w:val="24"/>
          <w:rPrChange w:id="30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мобильного приложения, а также в целях соблюдения конфиденциальности, целостности и доступности информации, обеспеч</w:t>
      </w:r>
      <w:ins w:id="302" w:author="Карина Мясникова" w:date="2019-12-13T10:43:00Z">
        <w:r w:rsidR="005C469D" w:rsidRPr="00CC06D2">
          <w:rPr>
            <w:rFonts w:ascii="Times New Roman" w:hAnsi="Times New Roman" w:cs="Times New Roman"/>
            <w:sz w:val="24"/>
            <w:szCs w:val="24"/>
            <w:rPrChange w:id="30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ивающей </w:t>
        </w:r>
      </w:ins>
      <w:del w:id="304" w:author="Карина Мясникова" w:date="2019-12-13T10:43:00Z">
        <w:r w:rsidR="00780E43" w:rsidRPr="00CC06D2" w:rsidDel="005C469D">
          <w:rPr>
            <w:rFonts w:ascii="Times New Roman" w:hAnsi="Times New Roman" w:cs="Times New Roman"/>
            <w:sz w:val="24"/>
            <w:szCs w:val="24"/>
            <w:rPrChange w:id="30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ения </w:delText>
        </w:r>
      </w:del>
      <w:r w:rsidR="00780E43" w:rsidRPr="00CC06D2">
        <w:rPr>
          <w:rFonts w:ascii="Times New Roman" w:hAnsi="Times New Roman" w:cs="Times New Roman"/>
          <w:sz w:val="24"/>
          <w:szCs w:val="24"/>
          <w:rPrChange w:id="30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процесс</w:t>
      </w:r>
      <w:del w:id="307" w:author="Карина Мясникова" w:date="2019-12-13T10:43:00Z">
        <w:r w:rsidR="00780E43" w:rsidRPr="00CC06D2" w:rsidDel="005C469D">
          <w:rPr>
            <w:rFonts w:ascii="Times New Roman" w:hAnsi="Times New Roman" w:cs="Times New Roman"/>
            <w:sz w:val="24"/>
            <w:szCs w:val="24"/>
            <w:rPrChange w:id="30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а</w:delText>
        </w:r>
      </w:del>
      <w:r w:rsidR="00780E43" w:rsidRPr="00CC06D2">
        <w:rPr>
          <w:rFonts w:ascii="Times New Roman" w:hAnsi="Times New Roman" w:cs="Times New Roman"/>
          <w:sz w:val="24"/>
          <w:szCs w:val="24"/>
          <w:rPrChange w:id="30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автоматизированной обработки данных в Товариществе.</w:t>
      </w:r>
    </w:p>
    <w:p w:rsidR="004A6274" w:rsidRPr="00CC06D2" w:rsidRDefault="004A6274">
      <w:pPr>
        <w:spacing w:after="0"/>
        <w:ind w:firstLine="567"/>
        <w:contextualSpacing/>
        <w:jc w:val="both"/>
        <w:rPr>
          <w:ins w:id="310" w:author="Карина Мясникова" w:date="2019-12-13T11:26:00Z"/>
          <w:rFonts w:ascii="Times New Roman" w:hAnsi="Times New Roman" w:cs="Times New Roman"/>
          <w:sz w:val="24"/>
          <w:szCs w:val="24"/>
          <w:rPrChange w:id="311" w:author="Карина Мясникова" w:date="2019-12-13T11:29:00Z">
            <w:rPr>
              <w:ins w:id="312" w:author="Карина Мясникова" w:date="2019-12-13T11:26:00Z"/>
              <w:rFonts w:ascii="Times New Roman" w:hAnsi="Times New Roman" w:cs="Times New Roman"/>
              <w:sz w:val="28"/>
              <w:szCs w:val="28"/>
            </w:rPr>
          </w:rPrChange>
        </w:rPr>
        <w:pPrChange w:id="313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5C469D" w:rsidRPr="00CC06D2" w:rsidRDefault="000B3B9D">
      <w:pPr>
        <w:spacing w:after="0"/>
        <w:ind w:firstLine="567"/>
        <w:contextualSpacing/>
        <w:jc w:val="both"/>
        <w:rPr>
          <w:ins w:id="314" w:author="Карина Мясникова" w:date="2019-12-13T10:44:00Z"/>
          <w:rFonts w:ascii="Times New Roman" w:hAnsi="Times New Roman" w:cs="Times New Roman"/>
          <w:sz w:val="24"/>
          <w:szCs w:val="24"/>
          <w:rPrChange w:id="315" w:author="Карина Мясникова" w:date="2019-12-13T11:29:00Z">
            <w:rPr>
              <w:ins w:id="316" w:author="Карина Мясникова" w:date="2019-12-13T10:44:00Z"/>
            </w:rPr>
          </w:rPrChange>
        </w:rPr>
        <w:pPrChange w:id="317" w:author="Карина Мясникова" w:date="2019-12-13T11:34:00Z">
          <w:pPr>
            <w:pStyle w:val="aa"/>
            <w:numPr>
              <w:numId w:val="2"/>
            </w:numPr>
            <w:tabs>
              <w:tab w:val="left" w:pos="1134"/>
            </w:tabs>
            <w:spacing w:after="0" w:line="240" w:lineRule="auto"/>
            <w:ind w:left="1069" w:hanging="360"/>
            <w:jc w:val="both"/>
          </w:pPr>
        </w:pPrChange>
      </w:pPr>
      <w:ins w:id="318" w:author="Карина Мясникова" w:date="2019-12-13T10:44:00Z">
        <w:r w:rsidRPr="00CC06D2">
          <w:rPr>
            <w:rFonts w:ascii="Times New Roman" w:hAnsi="Times New Roman" w:cs="Times New Roman"/>
            <w:sz w:val="24"/>
            <w:szCs w:val="24"/>
            <w:rPrChange w:id="31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3. </w:t>
        </w:r>
      </w:ins>
      <w:r w:rsidR="00D445A7" w:rsidRPr="00CC06D2">
        <w:rPr>
          <w:rFonts w:ascii="Times New Roman" w:hAnsi="Times New Roman" w:cs="Times New Roman"/>
          <w:sz w:val="24"/>
          <w:szCs w:val="24"/>
          <w:rPrChange w:id="320" w:author="Карина Мясникова" w:date="2019-12-13T11:29:00Z">
            <w:rPr/>
          </w:rPrChange>
        </w:rPr>
        <w:t xml:space="preserve">Правила регулируют отношения между </w:t>
      </w:r>
      <w:del w:id="321" w:author="Карина Мясникова" w:date="2019-12-13T11:28:00Z">
        <w:r w:rsidR="00D445A7" w:rsidRPr="00CC06D2" w:rsidDel="00CC06D2">
          <w:rPr>
            <w:rFonts w:ascii="Times New Roman" w:hAnsi="Times New Roman" w:cs="Times New Roman"/>
            <w:sz w:val="24"/>
            <w:szCs w:val="24"/>
            <w:rPrChange w:id="322" w:author="Карина Мясникова" w:date="2019-12-13T11:29:00Z">
              <w:rPr/>
            </w:rPrChange>
          </w:rPr>
          <w:delText>Клиент</w:delText>
        </w:r>
      </w:del>
      <w:ins w:id="323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D445A7" w:rsidRPr="00CC06D2">
        <w:rPr>
          <w:rFonts w:ascii="Times New Roman" w:hAnsi="Times New Roman" w:cs="Times New Roman"/>
          <w:sz w:val="24"/>
          <w:szCs w:val="24"/>
          <w:rPrChange w:id="324" w:author="Карина Мясникова" w:date="2019-12-13T11:29:00Z">
            <w:rPr/>
          </w:rPrChange>
        </w:rPr>
        <w:t xml:space="preserve">ом и </w:t>
      </w:r>
      <w:r w:rsidR="00B70184" w:rsidRPr="00CC06D2">
        <w:rPr>
          <w:rFonts w:ascii="Times New Roman" w:hAnsi="Times New Roman" w:cs="Times New Roman"/>
          <w:sz w:val="24"/>
          <w:szCs w:val="24"/>
          <w:rPrChange w:id="325" w:author="Карина Мясникова" w:date="2019-12-13T11:29:00Z">
            <w:rPr/>
          </w:rPrChange>
        </w:rPr>
        <w:t>Товариществом</w:t>
      </w:r>
      <w:r w:rsidR="00D445A7" w:rsidRPr="00CC06D2">
        <w:rPr>
          <w:rFonts w:ascii="Times New Roman" w:hAnsi="Times New Roman" w:cs="Times New Roman"/>
          <w:sz w:val="24"/>
          <w:szCs w:val="24"/>
          <w:rPrChange w:id="326" w:author="Карина Мясникова" w:date="2019-12-13T11:29:00Z">
            <w:rPr/>
          </w:rPrChange>
        </w:rPr>
        <w:t xml:space="preserve">, связанные с предоставлением электронных </w:t>
      </w:r>
      <w:del w:id="327" w:author="Карина Мясникова" w:date="2019-12-13T10:43:00Z">
        <w:r w:rsidR="00D445A7" w:rsidRPr="00CC06D2" w:rsidDel="005C469D">
          <w:rPr>
            <w:rFonts w:ascii="Times New Roman" w:hAnsi="Times New Roman" w:cs="Times New Roman"/>
            <w:sz w:val="24"/>
            <w:szCs w:val="24"/>
            <w:rPrChange w:id="328" w:author="Карина Мясникова" w:date="2019-12-13T11:29:00Z">
              <w:rPr/>
            </w:rPrChange>
          </w:rPr>
          <w:delText xml:space="preserve">банковских </w:delText>
        </w:r>
      </w:del>
      <w:r w:rsidR="00D445A7" w:rsidRPr="00CC06D2">
        <w:rPr>
          <w:rFonts w:ascii="Times New Roman" w:hAnsi="Times New Roman" w:cs="Times New Roman"/>
          <w:sz w:val="24"/>
          <w:szCs w:val="24"/>
          <w:rPrChange w:id="329" w:author="Карина Мясникова" w:date="2019-12-13T11:29:00Z">
            <w:rPr/>
          </w:rPrChange>
        </w:rPr>
        <w:t xml:space="preserve">услуг </w:t>
      </w:r>
      <w:ins w:id="330" w:author="Карина Мясникова" w:date="2019-12-13T10:43:00Z">
        <w:r w:rsidR="005C469D" w:rsidRPr="00CC06D2">
          <w:rPr>
            <w:rFonts w:ascii="Times New Roman" w:hAnsi="Times New Roman" w:cs="Times New Roman"/>
            <w:sz w:val="24"/>
            <w:szCs w:val="24"/>
            <w:rPrChange w:id="331" w:author="Карина Мясникова" w:date="2019-12-13T11:29:00Z">
              <w:rPr/>
            </w:rPrChange>
          </w:rPr>
          <w:t xml:space="preserve">микрокредитования </w:t>
        </w:r>
      </w:ins>
      <w:r w:rsidR="00D445A7" w:rsidRPr="00CC06D2">
        <w:rPr>
          <w:rFonts w:ascii="Times New Roman" w:hAnsi="Times New Roman" w:cs="Times New Roman"/>
          <w:sz w:val="24"/>
          <w:szCs w:val="24"/>
          <w:rPrChange w:id="332" w:author="Карина Мясникова" w:date="2019-12-13T11:29:00Z">
            <w:rPr/>
          </w:rPrChange>
        </w:rPr>
        <w:t xml:space="preserve">и определяют порядок и способы предоставления электронных </w:t>
      </w:r>
      <w:del w:id="333" w:author="Карина Мясникова" w:date="2019-12-13T10:43:00Z">
        <w:r w:rsidR="00D445A7" w:rsidRPr="00CC06D2" w:rsidDel="005C469D">
          <w:rPr>
            <w:rFonts w:ascii="Times New Roman" w:hAnsi="Times New Roman" w:cs="Times New Roman"/>
            <w:sz w:val="24"/>
            <w:szCs w:val="24"/>
            <w:rPrChange w:id="334" w:author="Карина Мясникова" w:date="2019-12-13T11:29:00Z">
              <w:rPr/>
            </w:rPrChange>
          </w:rPr>
          <w:delText xml:space="preserve">банковских </w:delText>
        </w:r>
      </w:del>
      <w:r w:rsidR="00D445A7" w:rsidRPr="00CC06D2">
        <w:rPr>
          <w:rFonts w:ascii="Times New Roman" w:hAnsi="Times New Roman" w:cs="Times New Roman"/>
          <w:sz w:val="24"/>
          <w:szCs w:val="24"/>
          <w:rPrChange w:id="335" w:author="Карина Мясникова" w:date="2019-12-13T11:29:00Z">
            <w:rPr/>
          </w:rPrChange>
        </w:rPr>
        <w:t xml:space="preserve">услуг посредством Каналов связи, в том числе посредством </w:t>
      </w:r>
      <w:del w:id="336" w:author="Карина Мясникова" w:date="2019-12-13T10:43:00Z">
        <w:r w:rsidR="003D0366" w:rsidRPr="00CC06D2" w:rsidDel="005C469D">
          <w:rPr>
            <w:rFonts w:ascii="Times New Roman" w:hAnsi="Times New Roman" w:cs="Times New Roman"/>
            <w:sz w:val="24"/>
            <w:szCs w:val="24"/>
            <w:rPrChange w:id="337" w:author="Карина Мясникова" w:date="2019-12-13T11:29:00Z">
              <w:rPr/>
            </w:rPrChange>
          </w:rPr>
          <w:delText>solva.kz</w:delText>
        </w:r>
      </w:del>
      <w:ins w:id="338" w:author="Карина Мясникова" w:date="2019-12-13T10:44:00Z">
        <w:r w:rsidRPr="00CC06D2">
          <w:rPr>
            <w:rFonts w:ascii="Times New Roman" w:hAnsi="Times New Roman" w:cs="Times New Roman"/>
            <w:sz w:val="24"/>
            <w:szCs w:val="24"/>
            <w:rPrChange w:id="33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интерне</w:t>
        </w:r>
        <w:proofErr w:type="gramStart"/>
        <w:r w:rsidRPr="00CC06D2">
          <w:rPr>
            <w:rFonts w:ascii="Times New Roman" w:hAnsi="Times New Roman" w:cs="Times New Roman"/>
            <w:sz w:val="24"/>
            <w:szCs w:val="24"/>
            <w:rPrChange w:id="34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т-</w:t>
        </w:r>
        <w:proofErr w:type="gramEnd"/>
        <w:r w:rsidRPr="00CC06D2">
          <w:rPr>
            <w:rFonts w:ascii="Times New Roman" w:hAnsi="Times New Roman" w:cs="Times New Roman"/>
            <w:sz w:val="24"/>
            <w:szCs w:val="24"/>
            <w:rPrChange w:id="34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ресурсов</w:t>
        </w:r>
      </w:ins>
      <w:ins w:id="342" w:author="Карина Мясникова" w:date="2019-12-13T10:43:00Z">
        <w:r w:rsidR="005C469D" w:rsidRPr="00CC06D2">
          <w:rPr>
            <w:rFonts w:ascii="Times New Roman" w:hAnsi="Times New Roman" w:cs="Times New Roman"/>
            <w:sz w:val="24"/>
            <w:szCs w:val="24"/>
            <w:rPrChange w:id="343" w:author="Карина Мясникова" w:date="2019-12-13T11:29:00Z">
              <w:rPr/>
            </w:rPrChange>
          </w:rPr>
          <w:t xml:space="preserve"> </w:t>
        </w:r>
      </w:ins>
      <w:ins w:id="344" w:author="Карина Мясникова" w:date="2019-12-13T10:44:00Z">
        <w:r w:rsidR="005C469D" w:rsidRPr="00CC06D2">
          <w:rPr>
            <w:rFonts w:ascii="Times New Roman" w:hAnsi="Times New Roman" w:cs="Times New Roman"/>
            <w:sz w:val="24"/>
            <w:szCs w:val="24"/>
            <w:rPrChange w:id="345" w:author="Карина Мясникова" w:date="2019-12-13T11:29:00Z">
              <w:rPr>
                <w:sz w:val="24"/>
                <w:szCs w:val="24"/>
              </w:rPr>
            </w:rPrChange>
          </w:rPr>
          <w:fldChar w:fldCharType="begin"/>
        </w:r>
        <w:r w:rsidR="005C469D" w:rsidRPr="00CC06D2">
          <w:rPr>
            <w:rFonts w:ascii="Times New Roman" w:hAnsi="Times New Roman" w:cs="Times New Roman"/>
            <w:sz w:val="24"/>
            <w:szCs w:val="24"/>
            <w:rPrChange w:id="346" w:author="Карина Мясникова" w:date="2019-12-13T11:29:00Z">
              <w:rPr>
                <w:sz w:val="24"/>
                <w:szCs w:val="24"/>
              </w:rPr>
            </w:rPrChange>
          </w:rPr>
          <w:instrText xml:space="preserve"> HYPERLINK "https://moneyman.kz/" </w:instrText>
        </w:r>
        <w:r w:rsidR="005C469D" w:rsidRPr="00CC06D2">
          <w:rPr>
            <w:rFonts w:ascii="Times New Roman" w:hAnsi="Times New Roman" w:cs="Times New Roman"/>
            <w:sz w:val="24"/>
            <w:szCs w:val="24"/>
            <w:rPrChange w:id="347" w:author="Карина Мясникова" w:date="2019-12-13T11:29:00Z">
              <w:rPr>
                <w:sz w:val="24"/>
                <w:szCs w:val="24"/>
              </w:rPr>
            </w:rPrChange>
          </w:rPr>
          <w:fldChar w:fldCharType="separate"/>
        </w:r>
        <w:r w:rsidR="005C469D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5C469D" w:rsidRPr="00CC06D2">
          <w:rPr>
            <w:rFonts w:ascii="Times New Roman" w:hAnsi="Times New Roman" w:cs="Times New Roman"/>
            <w:sz w:val="24"/>
            <w:szCs w:val="24"/>
            <w:rPrChange w:id="348" w:author="Карина Мясникова" w:date="2019-12-13T11:29:00Z">
              <w:rPr>
                <w:sz w:val="24"/>
                <w:szCs w:val="24"/>
              </w:rPr>
            </w:rPrChange>
          </w:rPr>
          <w:fldChar w:fldCharType="end"/>
        </w:r>
        <w:r w:rsidRPr="00FC31BB">
          <w:rPr>
            <w:rFonts w:ascii="Times New Roman" w:hAnsi="Times New Roman" w:cs="Times New Roman"/>
            <w:sz w:val="24"/>
            <w:szCs w:val="24"/>
          </w:rPr>
          <w:t xml:space="preserve"> и </w:t>
        </w:r>
      </w:ins>
      <w:ins w:id="349" w:author="Карина Мясникова" w:date="2019-12-13T10:45:00Z">
        <w:r w:rsidRPr="00CC06D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C06D2">
          <w:rPr>
            <w:rFonts w:ascii="Times New Roman" w:hAnsi="Times New Roman" w:cs="Times New Roman"/>
            <w:sz w:val="24"/>
            <w:szCs w:val="24"/>
          </w:rPr>
          <w:instrText xml:space="preserve"> HYPERLINK "</w:instrText>
        </w:r>
      </w:ins>
      <w:ins w:id="350" w:author="Карина Мясникова" w:date="2019-12-13T10:44:00Z">
        <w:r w:rsidRPr="00CC06D2">
          <w:rPr>
            <w:rPrChange w:id="351" w:author="Карина Мясникова" w:date="2019-12-13T11:29:00Z">
              <w:rPr>
                <w:rStyle w:val="ab"/>
                <w:rFonts w:ascii="Times New Roman" w:hAnsi="Times New Roman" w:cs="Times New Roman"/>
                <w:sz w:val="24"/>
                <w:szCs w:val="24"/>
              </w:rPr>
            </w:rPrChange>
          </w:rPr>
          <w:instrText>https://solva.kz и мобильного приложения /</w:instrText>
        </w:r>
      </w:ins>
      <w:ins w:id="352" w:author="Карина Мясникова" w:date="2019-12-13T10:45:00Z">
        <w:r w:rsidRPr="00CC06D2">
          <w:rPr>
            <w:rFonts w:ascii="Times New Roman" w:hAnsi="Times New Roman" w:cs="Times New Roman"/>
            <w:sz w:val="24"/>
            <w:szCs w:val="24"/>
          </w:rPr>
          <w:instrText xml:space="preserve">" </w:instrText>
        </w:r>
        <w:r w:rsidRPr="00CC06D2">
          <w:rPr>
            <w:rFonts w:ascii="Times New Roman" w:hAnsi="Times New Roman" w:cs="Times New Roman"/>
            <w:sz w:val="24"/>
            <w:szCs w:val="24"/>
            <w:rPrChange w:id="353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</w:ins>
      <w:ins w:id="354" w:author="Карина Мясникова" w:date="2019-12-13T10:44:00Z">
        <w:r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мобильного приложения </w:t>
        </w:r>
      </w:ins>
      <w:ins w:id="355" w:author="Карина Мясникова" w:date="2019-12-13T10:45:00Z">
        <w:r w:rsidRPr="00A8767F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Pr="00CC06D2">
          <w:rPr>
            <w:rFonts w:ascii="Times New Roman" w:hAnsi="Times New Roman" w:cs="Times New Roman"/>
            <w:sz w:val="24"/>
            <w:szCs w:val="24"/>
          </w:rPr>
          <w:t>«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» доступного к загрузке на мобильные телефоны посредством 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Play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, для мобильных устройств на базе 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Android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, или посредством </w:t>
        </w:r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App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gramStart"/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Store</w:t>
        </w:r>
        <w:r w:rsidRPr="00CC06D2">
          <w:rPr>
            <w:rFonts w:ascii="Times New Roman" w:hAnsi="Times New Roman" w:cs="Times New Roman"/>
            <w:sz w:val="24"/>
            <w:szCs w:val="24"/>
          </w:rPr>
          <w:t xml:space="preserve">, для устройств на базе </w:t>
        </w:r>
        <w:proofErr w:type="spellStart"/>
        <w:r w:rsidRPr="00CC06D2">
          <w:rPr>
            <w:rFonts w:ascii="Times New Roman" w:hAnsi="Times New Roman" w:cs="Times New Roman"/>
            <w:sz w:val="24"/>
            <w:szCs w:val="24"/>
            <w:lang w:val="en-US"/>
          </w:rPr>
          <w:t>iOS</w:t>
        </w:r>
        <w:proofErr w:type="spellEnd"/>
        <w:r w:rsidRPr="00CC06D2">
          <w:rPr>
            <w:rFonts w:ascii="Times New Roman" w:hAnsi="Times New Roman" w:cs="Times New Roman"/>
            <w:sz w:val="24"/>
            <w:szCs w:val="24"/>
          </w:rPr>
          <w:t>.</w:t>
        </w:r>
      </w:ins>
      <w:proofErr w:type="gramEnd"/>
    </w:p>
    <w:p w:rsidR="0039418A" w:rsidRPr="00CC06D2" w:rsidDel="004A6274" w:rsidRDefault="0039418A">
      <w:pPr>
        <w:spacing w:after="0"/>
        <w:ind w:firstLine="567"/>
        <w:contextualSpacing/>
        <w:jc w:val="both"/>
        <w:rPr>
          <w:del w:id="356" w:author="Карина Мясникова" w:date="2019-12-13T11:26:00Z"/>
          <w:rFonts w:ascii="Times New Roman" w:hAnsi="Times New Roman" w:cs="Times New Roman"/>
          <w:b/>
          <w:sz w:val="24"/>
          <w:szCs w:val="24"/>
          <w:rPrChange w:id="357" w:author="Карина Мясникова" w:date="2019-12-13T11:29:00Z">
            <w:rPr>
              <w:del w:id="358" w:author="Карина Мясникова" w:date="2019-12-13T11:26:00Z"/>
              <w:rFonts w:ascii="Times New Roman" w:hAnsi="Times New Roman" w:cs="Times New Roman"/>
              <w:sz w:val="28"/>
              <w:szCs w:val="28"/>
            </w:rPr>
          </w:rPrChange>
        </w:rPr>
        <w:pPrChange w:id="359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8B7EDE" w:rsidRPr="00CC06D2" w:rsidRDefault="000B3B9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360" w:author="Карина Мясникова" w:date="2019-12-13T11:29:00Z">
            <w:rPr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pPrChange w:id="361" w:author="Карина Мясникова" w:date="2019-12-13T11:34:00Z">
          <w:pPr>
            <w:ind w:firstLine="708"/>
            <w:contextualSpacing/>
            <w:jc w:val="both"/>
          </w:pPr>
        </w:pPrChange>
      </w:pPr>
      <w:ins w:id="362" w:author="Карина Мясникова" w:date="2019-12-13T10:45:00Z">
        <w:r w:rsidRPr="00CC06D2">
          <w:rPr>
            <w:rFonts w:ascii="Times New Roman" w:hAnsi="Times New Roman" w:cs="Times New Roman"/>
            <w:sz w:val="24"/>
            <w:szCs w:val="24"/>
            <w:rPrChange w:id="36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4. </w:t>
        </w:r>
      </w:ins>
      <w:r w:rsidR="008B7EDE" w:rsidRPr="00CC06D2">
        <w:rPr>
          <w:rFonts w:ascii="Times New Roman" w:hAnsi="Times New Roman" w:cs="Times New Roman"/>
          <w:sz w:val="24"/>
          <w:szCs w:val="24"/>
          <w:rPrChange w:id="36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В настоящих Правилах используются следующие определения, термины и сокращения: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365" w:author="Карина Мясникова" w:date="2019-12-13T11:29:00Z">
            <w:rPr/>
          </w:rPrChange>
        </w:rPr>
        <w:pPrChange w:id="366" w:author="Карина Мясникова" w:date="2019-12-13T11:34:00Z">
          <w:pPr>
            <w:ind w:firstLine="708"/>
            <w:contextualSpacing/>
            <w:jc w:val="both"/>
          </w:pPr>
        </w:pPrChange>
      </w:pPr>
      <w:del w:id="367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368" w:author="Карина Мясникова" w:date="2019-12-13T11:29:00Z">
              <w:rPr/>
            </w:rPrChange>
          </w:rPr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369" w:author="Карина Мясникова" w:date="2019-12-13T11:29:00Z">
            <w:rPr/>
          </w:rPrChange>
        </w:rPr>
        <w:t xml:space="preserve">аутентификация - процедура проверки подлинности </w:t>
      </w:r>
      <w:del w:id="370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371" w:author="Карина Мясникова" w:date="2019-12-13T11:29:00Z">
              <w:rPr/>
            </w:rPrChange>
          </w:rPr>
          <w:delText>клиент</w:delText>
        </w:r>
      </w:del>
      <w:ins w:id="372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373" w:author="Карина Мясникова" w:date="2019-12-13T11:29:00Z">
            <w:rPr/>
          </w:rPrChange>
        </w:rPr>
        <w:t xml:space="preserve">а, электронных сообщений и иных документов, в том числе электронных копий документов, необходимых для предоставления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374" w:author="Карина Мясникова" w:date="2019-12-13T11:29:00Z">
            <w:rPr/>
          </w:rPrChange>
        </w:rPr>
        <w:t>микрокредита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375" w:author="Карина Мясникова" w:date="2019-12-13T11:29:00Z">
            <w:rPr/>
          </w:rPrChange>
        </w:rPr>
        <w:t xml:space="preserve">, а также определяющих </w:t>
      </w:r>
      <w:del w:id="376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377" w:author="Карина Мясникова" w:date="2019-12-13T11:29:00Z">
              <w:rPr/>
            </w:rPrChange>
          </w:rPr>
          <w:delText>клиент</w:delText>
        </w:r>
      </w:del>
      <w:ins w:id="378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379" w:author="Карина Мясникова" w:date="2019-12-13T11:29:00Z">
            <w:rPr/>
          </w:rPrChange>
        </w:rPr>
        <w:t>а и содержание его волеизъявления;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380" w:author="Карина Мясникова" w:date="2019-12-13T11:29:00Z">
            <w:rPr/>
          </w:rPrChange>
        </w:rPr>
        <w:pPrChange w:id="381" w:author="Карина Мясникова" w:date="2019-12-13T11:34:00Z">
          <w:pPr>
            <w:ind w:firstLine="708"/>
            <w:contextualSpacing/>
            <w:jc w:val="both"/>
          </w:pPr>
        </w:pPrChange>
      </w:pPr>
      <w:del w:id="382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383" w:author="Карина Мясникова" w:date="2019-12-13T11:29:00Z">
              <w:rPr/>
            </w:rPrChange>
          </w:rPr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384" w:author="Карина Мясникова" w:date="2019-12-13T11:29:00Z">
            <w:rPr/>
          </w:rPrChange>
        </w:rPr>
        <w:t xml:space="preserve">личный кабинет - многофункциональный защищенный сервис, обеспечивающий взаимодействие между организацией, осуществляющей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385" w:author="Карина Мясникова" w:date="2019-12-13T11:29:00Z">
            <w:rPr/>
          </w:rPrChange>
        </w:rPr>
        <w:t>микрофинансовую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386" w:author="Карина Мясникова" w:date="2019-12-13T11:29:00Z">
            <w:rPr/>
          </w:rPrChange>
        </w:rPr>
        <w:t xml:space="preserve"> деятельность, и </w:t>
      </w:r>
      <w:del w:id="387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388" w:author="Карина Мясникова" w:date="2019-12-13T11:29:00Z">
              <w:rPr/>
            </w:rPrChange>
          </w:rPr>
          <w:delText>клиент</w:delText>
        </w:r>
      </w:del>
      <w:ins w:id="389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390" w:author="Карина Мясникова" w:date="2019-12-13T11:29:00Z">
            <w:rPr/>
          </w:rPrChange>
        </w:rPr>
        <w:t>ом в рамках предоставления микрокредитов электронным способом;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391" w:author="Карина Мясникова" w:date="2019-12-13T11:29:00Z">
            <w:rPr/>
          </w:rPrChange>
        </w:rPr>
        <w:pPrChange w:id="392" w:author="Карина Мясникова" w:date="2019-12-13T11:34:00Z">
          <w:pPr>
            <w:ind w:firstLine="708"/>
            <w:contextualSpacing/>
            <w:jc w:val="both"/>
          </w:pPr>
        </w:pPrChange>
      </w:pPr>
      <w:del w:id="393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394" w:author="Карина Мясникова" w:date="2019-12-13T11:29:00Z">
              <w:rPr/>
            </w:rPrChange>
          </w:rPr>
          <w:delText xml:space="preserve">- </w:delText>
        </w:r>
      </w:del>
      <w:del w:id="395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396" w:author="Карина Мясникова" w:date="2019-12-13T11:29:00Z">
              <w:rPr/>
            </w:rPrChange>
          </w:rPr>
          <w:delText>клиент</w:delText>
        </w:r>
      </w:del>
      <w:ins w:id="397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398" w:author="Карина Мясникова" w:date="2019-12-13T11:29:00Z">
            <w:rPr/>
          </w:rPrChange>
        </w:rPr>
        <w:t xml:space="preserve"> - физическое или юридическое лицо, заключившее с организацией, осуществляющей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399" w:author="Карина Мясникова" w:date="2019-12-13T11:29:00Z">
            <w:rPr/>
          </w:rPrChange>
        </w:rPr>
        <w:t>микрофинансовую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00" w:author="Карина Мясникова" w:date="2019-12-13T11:29:00Z">
            <w:rPr/>
          </w:rPrChange>
        </w:rPr>
        <w:t xml:space="preserve"> деятельность, договор о предоставлении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401" w:author="Карина Мясникова" w:date="2019-12-13T11:29:00Z">
            <w:rPr/>
          </w:rPrChange>
        </w:rPr>
        <w:t>микрокредита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02" w:author="Карина Мясникова" w:date="2019-12-13T11:29:00Z">
            <w:rPr/>
          </w:rPrChange>
        </w:rPr>
        <w:t xml:space="preserve"> или подавшее (намеревающееся подать) заявление на получение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403" w:author="Карина Мясникова" w:date="2019-12-13T11:29:00Z">
            <w:rPr/>
          </w:rPrChange>
        </w:rPr>
        <w:t>микрокредита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04" w:author="Карина Мясникова" w:date="2019-12-13T11:29:00Z">
            <w:rPr/>
          </w:rPrChange>
        </w:rPr>
        <w:t>;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05" w:author="Карина Мясникова" w:date="2019-12-13T11:29:00Z">
            <w:rPr/>
          </w:rPrChange>
        </w:rPr>
        <w:pPrChange w:id="406" w:author="Карина Мясникова" w:date="2019-12-13T11:34:00Z">
          <w:pPr>
            <w:ind w:firstLine="708"/>
            <w:contextualSpacing/>
            <w:jc w:val="both"/>
          </w:pPr>
        </w:pPrChange>
      </w:pPr>
      <w:del w:id="407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408" w:author="Карина Мясникова" w:date="2019-12-13T11:29:00Z">
              <w:rPr/>
            </w:rPrChange>
          </w:rPr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409" w:author="Карина Мясникова" w:date="2019-12-13T11:29:00Z">
            <w:rPr/>
          </w:rPrChange>
        </w:rPr>
        <w:t xml:space="preserve">многофакторная аутентификация - аутентификация, осуществляемая с применением не менее двух различных параметров, в том числе генерации и ввода паролей или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410" w:author="Карина Мясникова" w:date="2019-12-13T11:29:00Z">
            <w:rPr/>
          </w:rPrChange>
        </w:rPr>
        <w:t>аутентификационных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11" w:author="Карина Мясникова" w:date="2019-12-13T11:29:00Z">
            <w:rPr/>
          </w:rPrChange>
        </w:rPr>
        <w:t xml:space="preserve"> признаков (цифровых сертификатов,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412" w:author="Карина Мясникова" w:date="2019-12-13T11:29:00Z">
            <w:rPr/>
          </w:rPrChange>
        </w:rPr>
        <w:t>токенов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13" w:author="Карина Мясникова" w:date="2019-12-13T11:29:00Z">
            <w:rPr/>
          </w:rPrChange>
        </w:rPr>
        <w:t>, смарт-карт, одноразовых паролей и биометрических параметров);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14" w:author="Карина Мясникова" w:date="2019-12-13T11:29:00Z">
            <w:rPr/>
          </w:rPrChange>
        </w:rPr>
        <w:pPrChange w:id="415" w:author="Карина Мясникова" w:date="2019-12-13T11:34:00Z">
          <w:pPr>
            <w:ind w:firstLine="708"/>
            <w:contextualSpacing/>
            <w:jc w:val="both"/>
          </w:pPr>
        </w:pPrChange>
      </w:pPr>
      <w:del w:id="416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417" w:author="Карина Мясникова" w:date="2019-12-13T11:29:00Z">
              <w:rPr/>
            </w:rPrChange>
          </w:rPr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418" w:author="Карина Мясникова" w:date="2019-12-13T11:29:00Z">
            <w:rPr/>
          </w:rPrChange>
        </w:rPr>
        <w:t>мобильное приложение - программный продукт, используемый на абонентском устройстве сотовой связи и предоставляющий доступ к личному кабинету посредством услуг сотовой связи или интернета;</w:t>
      </w:r>
    </w:p>
    <w:p w:rsidR="00780E43" w:rsidRPr="00CC06D2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19" w:author="Карина Мясникова" w:date="2019-12-13T11:29:00Z">
            <w:rPr/>
          </w:rPrChange>
        </w:rPr>
        <w:pPrChange w:id="420" w:author="Карина Мясникова" w:date="2019-12-13T11:34:00Z">
          <w:pPr>
            <w:ind w:firstLine="708"/>
            <w:contextualSpacing/>
            <w:jc w:val="both"/>
          </w:pPr>
        </w:pPrChange>
      </w:pPr>
      <w:del w:id="421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422" w:author="Карина Мясникова" w:date="2019-12-13T11:29:00Z">
              <w:rPr/>
            </w:rPrChange>
          </w:rPr>
          <w:lastRenderedPageBreak/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423" w:author="Карина Мясникова" w:date="2019-12-13T11:29:00Z">
            <w:rPr/>
          </w:rPrChange>
        </w:rPr>
        <w:t xml:space="preserve">идентификатор - цифровой, буквенный или содержащий иные символы код, присваиваемый </w:t>
      </w:r>
      <w:del w:id="424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425" w:author="Карина Мясникова" w:date="2019-12-13T11:29:00Z">
              <w:rPr/>
            </w:rPrChange>
          </w:rPr>
          <w:delText>клиент</w:delText>
        </w:r>
      </w:del>
      <w:ins w:id="426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427" w:author="Карина Мясникова" w:date="2019-12-13T11:29:00Z">
            <w:rPr/>
          </w:rPrChange>
        </w:rPr>
        <w:t>у для входа в личный кабинет;</w:t>
      </w:r>
    </w:p>
    <w:p w:rsidR="00780E43" w:rsidRPr="00CC06D2" w:rsidDel="004772E9" w:rsidRDefault="00780E43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del w:id="428" w:author="Карина Мясникова" w:date="2019-12-13T11:49:00Z"/>
          <w:rFonts w:ascii="Times New Roman" w:hAnsi="Times New Roman" w:cs="Times New Roman"/>
          <w:sz w:val="24"/>
          <w:szCs w:val="24"/>
          <w:rPrChange w:id="429" w:author="Карина Мясникова" w:date="2019-12-13T11:29:00Z">
            <w:rPr>
              <w:del w:id="430" w:author="Карина Мясникова" w:date="2019-12-13T11:49:00Z"/>
            </w:rPr>
          </w:rPrChange>
        </w:rPr>
        <w:pPrChange w:id="431" w:author="Карина Мясникова" w:date="2019-12-13T11:34:00Z">
          <w:pPr>
            <w:ind w:firstLine="708"/>
            <w:contextualSpacing/>
            <w:jc w:val="both"/>
          </w:pPr>
        </w:pPrChange>
      </w:pPr>
      <w:del w:id="432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433" w:author="Карина Мясникова" w:date="2019-12-13T11:29:00Z">
              <w:rPr/>
            </w:rPrChange>
          </w:rPr>
          <w:delText xml:space="preserve">- </w:delText>
        </w:r>
      </w:del>
      <w:del w:id="434" w:author="Карина Мясникова" w:date="2019-12-13T11:49:00Z">
        <w:r w:rsidRPr="00CC06D2" w:rsidDel="004772E9">
          <w:rPr>
            <w:rFonts w:ascii="Times New Roman" w:hAnsi="Times New Roman" w:cs="Times New Roman"/>
            <w:sz w:val="24"/>
            <w:szCs w:val="24"/>
            <w:rPrChange w:id="435" w:author="Карина Мясникова" w:date="2019-12-13T11:29:00Z">
              <w:rPr/>
            </w:rPrChange>
          </w:rPr>
          <w:delText>терминал - электронно-механическое устройство, предназначенное для осуществления операций, связанных с предоставлением микрокредитов;</w:delText>
        </w:r>
      </w:del>
    </w:p>
    <w:p w:rsidR="006D7C71" w:rsidRPr="00CC06D2" w:rsidRDefault="006D7C71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36" w:author="Карина Мясникова" w:date="2019-12-13T11:29:00Z">
            <w:rPr/>
          </w:rPrChange>
        </w:rPr>
        <w:pPrChange w:id="437" w:author="Карина Мясникова" w:date="2019-12-13T11:34:00Z">
          <w:pPr>
            <w:ind w:firstLine="708"/>
            <w:contextualSpacing/>
            <w:jc w:val="both"/>
          </w:pPr>
        </w:pPrChange>
      </w:pPr>
      <w:del w:id="438" w:author="Карина Мясникова" w:date="2019-12-13T10:48:00Z">
        <w:r w:rsidRPr="00CC06D2" w:rsidDel="007A5271">
          <w:rPr>
            <w:rFonts w:ascii="Times New Roman" w:hAnsi="Times New Roman" w:cs="Times New Roman"/>
            <w:sz w:val="24"/>
            <w:szCs w:val="24"/>
            <w:rPrChange w:id="439" w:author="Карина Мясникова" w:date="2019-12-13T11:29:00Z">
              <w:rPr/>
            </w:rPrChange>
          </w:rPr>
          <w:delText xml:space="preserve">- </w:delText>
        </w:r>
      </w:del>
      <w:r w:rsidRPr="00CC06D2">
        <w:rPr>
          <w:rFonts w:ascii="Times New Roman" w:hAnsi="Times New Roman" w:cs="Times New Roman"/>
          <w:sz w:val="24"/>
          <w:szCs w:val="24"/>
          <w:rPrChange w:id="440" w:author="Карина Мясникова" w:date="2019-12-13T11:29:00Z">
            <w:rPr/>
          </w:rPrChange>
        </w:rPr>
        <w:t>персональные данные — 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 w:rsidR="003D0366" w:rsidRPr="00CC06D2" w:rsidRDefault="003D0366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41" w:author="Карина Мясникова" w:date="2019-12-13T11:29:00Z">
            <w:rPr/>
          </w:rPrChange>
        </w:rPr>
        <w:pPrChange w:id="442" w:author="Карина Мясникова" w:date="2019-12-13T11:51:00Z">
          <w:pPr>
            <w:ind w:firstLine="708"/>
            <w:contextualSpacing/>
            <w:jc w:val="both"/>
          </w:pPr>
        </w:pPrChange>
      </w:pPr>
      <w:r w:rsidRPr="00CC06D2">
        <w:rPr>
          <w:rFonts w:ascii="Times New Roman" w:hAnsi="Times New Roman" w:cs="Times New Roman"/>
          <w:sz w:val="24"/>
          <w:szCs w:val="24"/>
          <w:rPrChange w:id="443" w:author="Карина Мясникова" w:date="2019-12-13T11:29:00Z">
            <w:rPr/>
          </w:rPrChange>
        </w:rPr>
        <w:t>solva.kz</w:t>
      </w:r>
      <w:ins w:id="444" w:author="Карина Мясникова" w:date="2019-12-13T11:50:00Z">
        <w:r w:rsidR="004D734E">
          <w:rPr>
            <w:rFonts w:ascii="Times New Roman" w:hAnsi="Times New Roman" w:cs="Times New Roman"/>
            <w:sz w:val="24"/>
            <w:szCs w:val="24"/>
          </w:rPr>
          <w:t xml:space="preserve"> и </w:t>
        </w:r>
        <w:r w:rsidR="004D734E" w:rsidRPr="004D734E">
          <w:rPr>
            <w:rFonts w:ascii="Times New Roman" w:hAnsi="Times New Roman" w:cs="Times New Roman"/>
            <w:sz w:val="24"/>
            <w:szCs w:val="24"/>
          </w:rPr>
          <w:t>moneyman.kz</w:t>
        </w:r>
      </w:ins>
      <w:r w:rsidRPr="00CC06D2">
        <w:rPr>
          <w:rFonts w:ascii="Times New Roman" w:hAnsi="Times New Roman" w:cs="Times New Roman"/>
          <w:sz w:val="24"/>
          <w:szCs w:val="24"/>
          <w:rPrChange w:id="445" w:author="Карина Мясникова" w:date="2019-12-13T11:29:00Z">
            <w:rPr/>
          </w:rPrChange>
        </w:rPr>
        <w:t xml:space="preserve"> – компонент Электронных услуг, включая интернет-сайт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rPrChange w:id="446" w:author="Карина Мясникова" w:date="2019-12-13T11:29:00Z">
            <w:rPr/>
          </w:rPrChange>
        </w:rPr>
        <w:t>www</w:t>
      </w:r>
      <w:proofErr w:type="spellEnd"/>
      <w:r w:rsidRPr="00CC06D2">
        <w:rPr>
          <w:rFonts w:ascii="Times New Roman" w:hAnsi="Times New Roman" w:cs="Times New Roman"/>
          <w:sz w:val="24"/>
          <w:szCs w:val="24"/>
          <w:rPrChange w:id="447" w:author="Карина Мясникова" w:date="2019-12-13T11:29:00Z">
            <w:rPr/>
          </w:rPrChange>
        </w:rPr>
        <w:t>. solva.kz</w:t>
      </w:r>
      <w:ins w:id="448" w:author="Карина Мясникова" w:date="2019-12-13T11:50:00Z">
        <w:r w:rsidR="004D734E">
          <w:rPr>
            <w:rFonts w:ascii="Times New Roman" w:hAnsi="Times New Roman" w:cs="Times New Roman"/>
            <w:sz w:val="24"/>
            <w:szCs w:val="24"/>
          </w:rPr>
          <w:t xml:space="preserve"> и </w:t>
        </w:r>
        <w:r w:rsidR="004D734E">
          <w:rPr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4D734E" w:rsidRPr="004D734E">
          <w:rPr>
            <w:rFonts w:ascii="Times New Roman" w:hAnsi="Times New Roman" w:cs="Times New Roman"/>
            <w:sz w:val="24"/>
            <w:szCs w:val="24"/>
            <w:rPrChange w:id="449" w:author="Карина Мясникова" w:date="2019-12-13T11:5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  <w:r w:rsidR="004D734E" w:rsidRPr="004D734E">
          <w:rPr>
            <w:rFonts w:ascii="Times New Roman" w:hAnsi="Times New Roman" w:cs="Times New Roman"/>
            <w:sz w:val="24"/>
            <w:szCs w:val="24"/>
            <w:lang w:val="en-US"/>
          </w:rPr>
          <w:t>moneyman</w:t>
        </w:r>
        <w:r w:rsidR="004D734E" w:rsidRPr="004D734E">
          <w:rPr>
            <w:rFonts w:ascii="Times New Roman" w:hAnsi="Times New Roman" w:cs="Times New Roman"/>
            <w:sz w:val="24"/>
            <w:szCs w:val="24"/>
            <w:rPrChange w:id="450" w:author="Карина Мясникова" w:date="2019-12-13T11:50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.</w:t>
        </w:r>
        <w:proofErr w:type="spellStart"/>
        <w:r w:rsidR="004D734E" w:rsidRPr="004D734E">
          <w:rPr>
            <w:rFonts w:ascii="Times New Roman" w:hAnsi="Times New Roman" w:cs="Times New Roman"/>
            <w:sz w:val="24"/>
            <w:szCs w:val="24"/>
            <w:lang w:val="en-US"/>
          </w:rPr>
          <w:t>kz</w:t>
        </w:r>
      </w:ins>
      <w:proofErr w:type="spellEnd"/>
      <w:r w:rsidRPr="00CC06D2">
        <w:rPr>
          <w:rFonts w:ascii="Times New Roman" w:hAnsi="Times New Roman" w:cs="Times New Roman"/>
          <w:sz w:val="24"/>
          <w:szCs w:val="24"/>
          <w:rPrChange w:id="451" w:author="Карина Мясникова" w:date="2019-12-13T11:29:00Z">
            <w:rPr/>
          </w:rPrChange>
        </w:rPr>
        <w:t xml:space="preserve">, </w:t>
      </w:r>
      <w:del w:id="452" w:author="Карина Мясникова" w:date="2019-12-13T11:51:00Z">
        <w:r w:rsidRPr="00CC06D2" w:rsidDel="004D734E">
          <w:rPr>
            <w:rFonts w:ascii="Times New Roman" w:hAnsi="Times New Roman" w:cs="Times New Roman"/>
            <w:sz w:val="24"/>
            <w:szCs w:val="24"/>
            <w:rPrChange w:id="453" w:author="Карина Мясникова" w:date="2019-12-13T11:29:00Z">
              <w:rPr/>
            </w:rPrChange>
          </w:rPr>
          <w:delText xml:space="preserve">включая </w:delText>
        </w:r>
      </w:del>
      <w:r w:rsidRPr="00CC06D2">
        <w:rPr>
          <w:rFonts w:ascii="Times New Roman" w:hAnsi="Times New Roman" w:cs="Times New Roman"/>
          <w:sz w:val="24"/>
          <w:szCs w:val="24"/>
          <w:rPrChange w:id="454" w:author="Карина Мясникова" w:date="2019-12-13T11:29:00Z">
            <w:rPr/>
          </w:rPrChange>
        </w:rPr>
        <w:t xml:space="preserve">Мобильное приложение, предоставляющий </w:t>
      </w:r>
      <w:del w:id="455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456" w:author="Карина Мясникова" w:date="2019-12-13T11:29:00Z">
              <w:rPr/>
            </w:rPrChange>
          </w:rPr>
          <w:delText>Клиент</w:delText>
        </w:r>
      </w:del>
      <w:ins w:id="457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458" w:author="Карина Мясникова" w:date="2019-12-13T11:29:00Z">
            <w:rPr/>
          </w:rPrChange>
        </w:rPr>
        <w:t xml:space="preserve">у по факту его Верификации/Регистрации возможность дистанционного проведения  операций, а также получения информации о договорах и Счетах </w:t>
      </w:r>
      <w:del w:id="459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460" w:author="Карина Мясникова" w:date="2019-12-13T11:29:00Z">
              <w:rPr/>
            </w:rPrChange>
          </w:rPr>
          <w:delText>Клиент</w:delText>
        </w:r>
      </w:del>
      <w:ins w:id="461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462" w:author="Карина Мясникова" w:date="2019-12-13T11:29:00Z">
            <w:rPr/>
          </w:rPrChange>
        </w:rPr>
        <w:t>а в соответствии с Настоящими Правилами;</w:t>
      </w:r>
    </w:p>
    <w:p w:rsidR="002D7106" w:rsidRPr="00CC06D2" w:rsidRDefault="002D7106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63" w:author="Карина Мясникова" w:date="2019-12-13T11:29:00Z">
            <w:rPr/>
          </w:rPrChange>
        </w:rPr>
        <w:pPrChange w:id="464" w:author="Карина Мясникова" w:date="2019-12-13T11:34:00Z">
          <w:pPr>
            <w:ind w:firstLine="708"/>
            <w:contextualSpacing/>
            <w:jc w:val="both"/>
          </w:pPr>
        </w:pPrChange>
      </w:pPr>
      <w:r w:rsidRPr="00CC06D2">
        <w:rPr>
          <w:rFonts w:ascii="Times New Roman" w:hAnsi="Times New Roman" w:cs="Times New Roman"/>
          <w:sz w:val="24"/>
          <w:szCs w:val="24"/>
          <w:rPrChange w:id="465" w:author="Карина Мясникова" w:date="2019-12-13T11:29:00Z">
            <w:rPr/>
          </w:rPrChange>
        </w:rPr>
        <w:t>КСДИ - одноразовый код</w:t>
      </w:r>
      <w:r w:rsidR="00286251" w:rsidRPr="00CC06D2">
        <w:rPr>
          <w:rFonts w:ascii="Times New Roman" w:hAnsi="Times New Roman" w:cs="Times New Roman"/>
          <w:sz w:val="24"/>
          <w:szCs w:val="24"/>
          <w:rPrChange w:id="466" w:author="Карина Мясникова" w:date="2019-12-13T11:29:00Z">
            <w:rPr/>
          </w:rPrChange>
        </w:rPr>
        <w:t xml:space="preserve"> </w:t>
      </w:r>
      <w:r w:rsidRPr="00CC06D2">
        <w:rPr>
          <w:rFonts w:ascii="Times New Roman" w:hAnsi="Times New Roman" w:cs="Times New Roman"/>
          <w:sz w:val="24"/>
          <w:szCs w:val="24"/>
          <w:rPrChange w:id="467" w:author="Карина Мясникова" w:date="2019-12-13T11:29:00Z">
            <w:rPr/>
          </w:rPrChange>
        </w:rPr>
        <w:t xml:space="preserve">– уникальная последовательность электронных цифровых символов, создаваемая программно-техническими средствами, по запросу </w:t>
      </w:r>
      <w:del w:id="468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469" w:author="Карина Мясникова" w:date="2019-12-13T11:29:00Z">
              <w:rPr/>
            </w:rPrChange>
          </w:rPr>
          <w:delText>клиент</w:delText>
        </w:r>
      </w:del>
      <w:ins w:id="470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471" w:author="Карина Мясникова" w:date="2019-12-13T11:29:00Z">
            <w:rPr/>
          </w:rPrChange>
        </w:rPr>
        <w:t xml:space="preserve">а и предназначенная для одноразового использования при предоставлении доступа </w:t>
      </w:r>
      <w:del w:id="472" w:author="Карина Мясникова" w:date="2019-12-13T11:28:00Z">
        <w:r w:rsidRPr="00CC06D2" w:rsidDel="00CC06D2">
          <w:rPr>
            <w:rFonts w:ascii="Times New Roman" w:hAnsi="Times New Roman" w:cs="Times New Roman"/>
            <w:sz w:val="24"/>
            <w:szCs w:val="24"/>
            <w:rPrChange w:id="473" w:author="Карина Мясникова" w:date="2019-12-13T11:29:00Z">
              <w:rPr/>
            </w:rPrChange>
          </w:rPr>
          <w:delText>Клиент</w:delText>
        </w:r>
      </w:del>
      <w:ins w:id="474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Pr="00CC06D2">
        <w:rPr>
          <w:rFonts w:ascii="Times New Roman" w:hAnsi="Times New Roman" w:cs="Times New Roman"/>
          <w:sz w:val="24"/>
          <w:szCs w:val="24"/>
          <w:rPrChange w:id="475" w:author="Карина Мясникова" w:date="2019-12-13T11:29:00Z">
            <w:rPr/>
          </w:rPrChange>
        </w:rPr>
        <w:t>у к</w:t>
      </w:r>
      <w:r w:rsidR="00286251" w:rsidRPr="00CC06D2">
        <w:rPr>
          <w:rFonts w:ascii="Times New Roman" w:hAnsi="Times New Roman" w:cs="Times New Roman"/>
          <w:sz w:val="24"/>
          <w:szCs w:val="24"/>
          <w:rPrChange w:id="476" w:author="Карина Мясникова" w:date="2019-12-13T11:29:00Z">
            <w:rPr/>
          </w:rPrChange>
        </w:rPr>
        <w:t xml:space="preserve"> </w:t>
      </w:r>
      <w:ins w:id="477" w:author="Карина Мясникова" w:date="2019-12-13T10:55:00Z">
        <w:r w:rsidR="00BA5A99" w:rsidRPr="00CC06D2">
          <w:rPr>
            <w:rFonts w:ascii="Times New Roman" w:hAnsi="Times New Roman" w:cs="Times New Roman"/>
            <w:sz w:val="24"/>
            <w:szCs w:val="24"/>
            <w:rPrChange w:id="47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личному кабинету </w:t>
        </w:r>
        <w:r w:rsidR="00CA3EB9" w:rsidRPr="00CC06D2">
          <w:rPr>
            <w:rFonts w:ascii="Times New Roman" w:hAnsi="Times New Roman" w:cs="Times New Roman"/>
            <w:sz w:val="24"/>
            <w:szCs w:val="24"/>
            <w:rPrChange w:id="47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Заемщика на </w:t>
        </w:r>
      </w:ins>
      <w:proofErr w:type="spellStart"/>
      <w:ins w:id="480" w:author="Карина Мясникова" w:date="2019-12-13T10:56:00Z">
        <w:r w:rsidR="00CA3EB9" w:rsidRPr="00CC06D2">
          <w:rPr>
            <w:rStyle w:val="s0"/>
            <w:sz w:val="24"/>
            <w:szCs w:val="24"/>
            <w:rPrChange w:id="481" w:author="Карина Мясникова" w:date="2019-12-13T11:29:00Z">
              <w:rPr>
                <w:rStyle w:val="s0"/>
              </w:rPr>
            </w:rPrChange>
          </w:rPr>
          <w:t>интернет-ресурсах</w:t>
        </w:r>
        <w:proofErr w:type="spellEnd"/>
        <w:r w:rsidR="00CA3EB9" w:rsidRPr="00CC06D2">
          <w:rPr>
            <w:rStyle w:val="s0"/>
            <w:sz w:val="24"/>
            <w:szCs w:val="24"/>
            <w:rPrChange w:id="482" w:author="Карина Мясникова" w:date="2019-12-13T11:29:00Z">
              <w:rPr>
                <w:rStyle w:val="s0"/>
              </w:rPr>
            </w:rPrChange>
          </w:rPr>
          <w:t xml:space="preserve"> </w:t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"https://moneyman.kz/" </w:instrText>
        </w:r>
        <w:r w:rsidR="00CA3EB9" w:rsidRPr="00CC06D2">
          <w:rPr>
            <w:rFonts w:ascii="Times New Roman" w:hAnsi="Times New Roman" w:cs="Times New Roman"/>
            <w:sz w:val="24"/>
            <w:szCs w:val="24"/>
            <w:rPrChange w:id="483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CA3EB9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CA3EB9" w:rsidRPr="00A8767F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t xml:space="preserve">, </w:t>
        </w:r>
        <w:r w:rsidR="00CA3EB9" w:rsidRPr="00A8767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"https://solva.kz и мобильного приложения /" </w:instrText>
        </w:r>
        <w:r w:rsidR="00CA3EB9" w:rsidRPr="00CC06D2">
          <w:rPr>
            <w:rFonts w:ascii="Times New Roman" w:hAnsi="Times New Roman" w:cs="Times New Roman"/>
            <w:sz w:val="24"/>
            <w:szCs w:val="24"/>
            <w:rPrChange w:id="484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CA3EB9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</w:t>
        </w:r>
        <w:r w:rsidR="00CA3EB9" w:rsidRPr="00A8767F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CA3EB9" w:rsidRPr="00CC06D2">
          <w:rPr>
            <w:rStyle w:val="s0"/>
            <w:sz w:val="24"/>
            <w:szCs w:val="24"/>
            <w:rPrChange w:id="485" w:author="Карина Мясникова" w:date="2019-12-13T11:29:00Z">
              <w:rPr>
                <w:rStyle w:val="s0"/>
              </w:rPr>
            </w:rPrChange>
          </w:rPr>
          <w:t xml:space="preserve">в мобильном приложении </w:t>
        </w:r>
        <w:r w:rsidR="00CA3EB9" w:rsidRPr="00FC31BB">
          <w:rPr>
            <w:rFonts w:ascii="Times New Roman" w:hAnsi="Times New Roman" w:cs="Times New Roman"/>
            <w:sz w:val="24"/>
            <w:szCs w:val="24"/>
          </w:rPr>
          <w:t>«</w:t>
        </w:r>
        <w:r w:rsidR="00CA3EB9" w:rsidRPr="00FC31BB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CA3EB9"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="00CA3EB9" w:rsidRPr="00CC06D2">
          <w:rPr>
            <w:rFonts w:ascii="Times New Roman" w:hAnsi="Times New Roman" w:cs="Times New Roman"/>
            <w:sz w:val="24"/>
            <w:szCs w:val="24"/>
          </w:rPr>
          <w:t>»</w:t>
        </w:r>
      </w:ins>
      <w:del w:id="486" w:author="Карина Мясникова" w:date="2019-12-13T10:56:00Z">
        <w:r w:rsidR="00286251" w:rsidRPr="00CC06D2" w:rsidDel="00CA3EB9">
          <w:rPr>
            <w:rFonts w:ascii="Times New Roman" w:hAnsi="Times New Roman" w:cs="Times New Roman"/>
            <w:sz w:val="24"/>
            <w:szCs w:val="24"/>
            <w:rPrChange w:id="487" w:author="Карина Мясникова" w:date="2019-12-13T11:29:00Z">
              <w:rPr/>
            </w:rPrChange>
          </w:rPr>
          <w:delText>solva.kz.</w:delText>
        </w:r>
      </w:del>
      <w:r w:rsidRPr="00CC06D2">
        <w:rPr>
          <w:rFonts w:ascii="Times New Roman" w:hAnsi="Times New Roman" w:cs="Times New Roman"/>
          <w:sz w:val="24"/>
          <w:szCs w:val="24"/>
          <w:rPrChange w:id="488" w:author="Карина Мясникова" w:date="2019-12-13T11:29:00Z">
            <w:rPr/>
          </w:rPrChange>
        </w:rPr>
        <w:t xml:space="preserve"> и/или </w:t>
      </w:r>
      <w:ins w:id="489" w:author="Карина Мясникова" w:date="2019-12-13T10:56:00Z">
        <w:r w:rsidR="00CA3EB9" w:rsidRPr="00CC06D2">
          <w:rPr>
            <w:rFonts w:ascii="Times New Roman" w:hAnsi="Times New Roman" w:cs="Times New Roman"/>
            <w:sz w:val="24"/>
            <w:szCs w:val="24"/>
            <w:rPrChange w:id="49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другим </w:t>
        </w:r>
      </w:ins>
      <w:r w:rsidRPr="00CC06D2">
        <w:rPr>
          <w:rFonts w:ascii="Times New Roman" w:hAnsi="Times New Roman" w:cs="Times New Roman"/>
          <w:sz w:val="24"/>
          <w:szCs w:val="24"/>
          <w:rPrChange w:id="491" w:author="Карина Мясникова" w:date="2019-12-13T11:29:00Z">
            <w:rPr/>
          </w:rPrChange>
        </w:rPr>
        <w:t>Электронным</w:t>
      </w:r>
      <w:r w:rsidR="00286251" w:rsidRPr="00CC06D2">
        <w:rPr>
          <w:rFonts w:ascii="Times New Roman" w:hAnsi="Times New Roman" w:cs="Times New Roman"/>
          <w:sz w:val="24"/>
          <w:szCs w:val="24"/>
          <w:rPrChange w:id="492" w:author="Карина Мясникова" w:date="2019-12-13T11:29:00Z">
            <w:rPr/>
          </w:rPrChange>
        </w:rPr>
        <w:t xml:space="preserve"> иным</w:t>
      </w:r>
      <w:r w:rsidRPr="00CC06D2">
        <w:rPr>
          <w:rFonts w:ascii="Times New Roman" w:hAnsi="Times New Roman" w:cs="Times New Roman"/>
          <w:sz w:val="24"/>
          <w:szCs w:val="24"/>
          <w:rPrChange w:id="493" w:author="Карина Мясникова" w:date="2019-12-13T11:29:00Z">
            <w:rPr/>
          </w:rPrChange>
        </w:rPr>
        <w:t xml:space="preserve"> услугам</w:t>
      </w:r>
      <w:r w:rsidR="00286251" w:rsidRPr="00CC06D2">
        <w:rPr>
          <w:rFonts w:ascii="Times New Roman" w:hAnsi="Times New Roman" w:cs="Times New Roman"/>
          <w:sz w:val="24"/>
          <w:szCs w:val="24"/>
          <w:rPrChange w:id="494" w:author="Карина Мясникова" w:date="2019-12-13T11:29:00Z">
            <w:rPr/>
          </w:rPrChange>
        </w:rPr>
        <w:t xml:space="preserve"> Товарищества</w:t>
      </w:r>
      <w:r w:rsidR="006D7C71" w:rsidRPr="00CC06D2">
        <w:rPr>
          <w:rFonts w:ascii="Times New Roman" w:hAnsi="Times New Roman" w:cs="Times New Roman"/>
          <w:sz w:val="24"/>
          <w:szCs w:val="24"/>
          <w:rPrChange w:id="495" w:author="Карина Мясникова" w:date="2019-12-13T11:29:00Z">
            <w:rPr/>
          </w:rPrChange>
        </w:rPr>
        <w:t>.</w:t>
      </w:r>
    </w:p>
    <w:p w:rsidR="00DE083A" w:rsidRPr="00CC06D2" w:rsidRDefault="00DE083A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  <w:rPrChange w:id="496" w:author="Карина Мясникова" w:date="2019-12-13T11:29:00Z">
            <w:rPr/>
          </w:rPrChange>
        </w:rPr>
        <w:pPrChange w:id="497" w:author="Карина Мясникова" w:date="2019-12-13T11:34:00Z">
          <w:pPr>
            <w:ind w:firstLine="708"/>
            <w:contextualSpacing/>
            <w:jc w:val="both"/>
          </w:pPr>
        </w:pPrChange>
      </w:pPr>
      <w:r w:rsidRPr="00CC06D2">
        <w:rPr>
          <w:rFonts w:ascii="Times New Roman" w:hAnsi="Times New Roman" w:cs="Times New Roman"/>
          <w:sz w:val="24"/>
          <w:szCs w:val="24"/>
          <w:rPrChange w:id="498" w:author="Карина Мясникова" w:date="2019-12-13T11:29:00Z">
            <w:rPr/>
          </w:rPrChange>
        </w:rPr>
        <w:t>ЭЦП - электронная цифровая подпись  набор электронных цифровых символов,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содержания.</w:t>
      </w:r>
    </w:p>
    <w:p w:rsidR="00A801D2" w:rsidRPr="00CC06D2" w:rsidRDefault="00D12FFA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49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00" w:author="Карина Мясникова" w:date="2019-12-13T11:34:00Z">
          <w:pPr>
            <w:ind w:firstLine="708"/>
            <w:contextualSpacing/>
            <w:jc w:val="both"/>
          </w:pPr>
        </w:pPrChange>
      </w:pPr>
      <w:ins w:id="501" w:author="Карина Мясникова" w:date="2019-12-13T10:49:00Z">
        <w:r w:rsidRPr="00CC06D2">
          <w:rPr>
            <w:rFonts w:ascii="Times New Roman" w:hAnsi="Times New Roman" w:cs="Times New Roman"/>
            <w:sz w:val="24"/>
            <w:szCs w:val="24"/>
            <w:rPrChange w:id="50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5.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50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Основной деятельностью </w:t>
      </w:r>
      <w:r w:rsidR="00D445A7" w:rsidRPr="00CC06D2">
        <w:rPr>
          <w:rFonts w:ascii="Times New Roman" w:hAnsi="Times New Roman" w:cs="Times New Roman"/>
          <w:sz w:val="24"/>
          <w:szCs w:val="24"/>
          <w:rPrChange w:id="50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Товариществ</w:t>
      </w:r>
      <w:r w:rsidR="00796B7D" w:rsidRPr="00CC06D2">
        <w:rPr>
          <w:rFonts w:ascii="Times New Roman" w:hAnsi="Times New Roman" w:cs="Times New Roman"/>
          <w:sz w:val="24"/>
          <w:szCs w:val="24"/>
          <w:rPrChange w:id="50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а является </w:t>
      </w:r>
      <w:proofErr w:type="spellStart"/>
      <w:r w:rsidR="00796B7D" w:rsidRPr="00CC06D2">
        <w:rPr>
          <w:rFonts w:ascii="Times New Roman" w:hAnsi="Times New Roman" w:cs="Times New Roman"/>
          <w:sz w:val="24"/>
          <w:szCs w:val="24"/>
          <w:rPrChange w:id="50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микрофинансовая</w:t>
      </w:r>
      <w:proofErr w:type="spellEnd"/>
      <w:r w:rsidR="00796B7D" w:rsidRPr="00CC06D2">
        <w:rPr>
          <w:rFonts w:ascii="Times New Roman" w:hAnsi="Times New Roman" w:cs="Times New Roman"/>
          <w:sz w:val="24"/>
          <w:szCs w:val="24"/>
          <w:rPrChange w:id="50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деятельность</w:t>
      </w:r>
      <w:r w:rsidR="0012212E" w:rsidRPr="00CC06D2">
        <w:rPr>
          <w:rFonts w:ascii="Times New Roman" w:hAnsi="Times New Roman" w:cs="Times New Roman"/>
          <w:sz w:val="24"/>
          <w:szCs w:val="24"/>
          <w:rPrChange w:id="50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</w:t>
      </w:r>
      <w:r w:rsidR="00796B7D" w:rsidRPr="00CC06D2">
        <w:rPr>
          <w:rFonts w:ascii="Times New Roman" w:hAnsi="Times New Roman" w:cs="Times New Roman"/>
          <w:sz w:val="24"/>
          <w:szCs w:val="24"/>
          <w:rPrChange w:id="50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12212E" w:rsidRPr="00CC06D2">
        <w:rPr>
          <w:rFonts w:ascii="Times New Roman" w:hAnsi="Times New Roman" w:cs="Times New Roman"/>
          <w:sz w:val="24"/>
          <w:szCs w:val="24"/>
          <w:rPrChange w:id="51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направленная на</w:t>
      </w:r>
      <w:r w:rsidR="00796B7D" w:rsidRPr="00CC06D2">
        <w:rPr>
          <w:rFonts w:ascii="Times New Roman" w:hAnsi="Times New Roman" w:cs="Times New Roman"/>
          <w:sz w:val="24"/>
          <w:szCs w:val="24"/>
          <w:rPrChange w:id="51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предоставления займов</w:t>
      </w:r>
      <w:r w:rsidR="00D445A7" w:rsidRPr="00CC06D2">
        <w:rPr>
          <w:rFonts w:ascii="Times New Roman" w:hAnsi="Times New Roman" w:cs="Times New Roman"/>
          <w:sz w:val="24"/>
          <w:szCs w:val="24"/>
          <w:rPrChange w:id="51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электронным способом</w:t>
      </w:r>
      <w:ins w:id="513" w:author="Карина Мясникова" w:date="2019-12-13T10:54:00Z">
        <w:r w:rsidR="00BA5A99" w:rsidRPr="00CC06D2">
          <w:rPr>
            <w:rFonts w:ascii="Times New Roman" w:hAnsi="Times New Roman" w:cs="Times New Roman"/>
            <w:sz w:val="24"/>
            <w:szCs w:val="24"/>
            <w:rPrChange w:id="51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. </w:t>
        </w:r>
        <w:r w:rsidR="00BA5A99" w:rsidRPr="00CC06D2">
          <w:rPr>
            <w:rStyle w:val="s0"/>
            <w:sz w:val="24"/>
            <w:szCs w:val="24"/>
            <w:rPrChange w:id="515" w:author="Карина Мясникова" w:date="2019-12-13T11:29:00Z">
              <w:rPr>
                <w:rStyle w:val="s0"/>
              </w:rPr>
            </w:rPrChange>
          </w:rPr>
          <w:t xml:space="preserve">Операции, связанные с предоставлением микрокредитов электронным способом, осуществляются </w:t>
        </w:r>
      </w:ins>
      <w:ins w:id="516" w:author="Карина Мясникова" w:date="2019-12-13T11:28:00Z">
        <w:r w:rsidR="00CC06D2" w:rsidRPr="00FC31BB">
          <w:rPr>
            <w:rStyle w:val="s0"/>
            <w:sz w:val="24"/>
            <w:szCs w:val="24"/>
          </w:rPr>
          <w:t>Заемщик</w:t>
        </w:r>
      </w:ins>
      <w:ins w:id="517" w:author="Карина Мясникова" w:date="2019-12-13T10:54:00Z">
        <w:r w:rsidR="00BA5A99" w:rsidRPr="00CC06D2">
          <w:rPr>
            <w:rStyle w:val="s0"/>
            <w:sz w:val="24"/>
            <w:szCs w:val="24"/>
            <w:rPrChange w:id="518" w:author="Карина Мясникова" w:date="2019-12-13T11:29:00Z">
              <w:rPr>
                <w:rStyle w:val="s0"/>
              </w:rPr>
            </w:rPrChange>
          </w:rPr>
          <w:t xml:space="preserve">ами в личном кабинете на </w:t>
        </w:r>
        <w:proofErr w:type="spellStart"/>
        <w:r w:rsidR="00BA5A99" w:rsidRPr="00CC06D2">
          <w:rPr>
            <w:rStyle w:val="s0"/>
            <w:sz w:val="24"/>
            <w:szCs w:val="24"/>
            <w:rPrChange w:id="519" w:author="Карина Мясникова" w:date="2019-12-13T11:29:00Z">
              <w:rPr>
                <w:rStyle w:val="s0"/>
              </w:rPr>
            </w:rPrChange>
          </w:rPr>
          <w:t>интернет-ресурсах</w:t>
        </w:r>
        <w:proofErr w:type="spellEnd"/>
        <w:r w:rsidR="00BA5A99" w:rsidRPr="00CC06D2">
          <w:rPr>
            <w:rStyle w:val="s0"/>
            <w:sz w:val="24"/>
            <w:szCs w:val="24"/>
            <w:rPrChange w:id="520" w:author="Карина Мясникова" w:date="2019-12-13T11:29:00Z">
              <w:rPr>
                <w:rStyle w:val="s0"/>
              </w:rPr>
            </w:rPrChange>
          </w:rPr>
          <w:t xml:space="preserve"> </w:t>
        </w:r>
        <w:r w:rsidR="00BA5A99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BA5A99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"https://moneyman.kz/" </w:instrText>
        </w:r>
        <w:r w:rsidR="00BA5A99" w:rsidRPr="00FC31BB">
          <w:rPr>
            <w:rFonts w:ascii="Times New Roman" w:hAnsi="Times New Roman" w:cs="Times New Roman"/>
            <w:sz w:val="24"/>
            <w:szCs w:val="24"/>
            <w:rPrChange w:id="521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BA5A99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BA5A99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</w:ins>
      <w:ins w:id="522" w:author="Карина Мясникова" w:date="2019-12-13T10:55:00Z">
        <w:r w:rsidR="00BA5A99" w:rsidRPr="00FC31BB">
          <w:rPr>
            <w:rFonts w:ascii="Times New Roman" w:hAnsi="Times New Roman" w:cs="Times New Roman"/>
            <w:sz w:val="24"/>
            <w:szCs w:val="24"/>
          </w:rPr>
          <w:t xml:space="preserve">, </w:t>
        </w:r>
      </w:ins>
      <w:ins w:id="523" w:author="Карина Мясникова" w:date="2019-12-13T10:54:00Z">
        <w:r w:rsidR="00BA5A99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BA5A99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"https://solva.kz и мобильного приложения /" </w:instrText>
        </w:r>
        <w:r w:rsidR="00BA5A99" w:rsidRPr="00FC31BB">
          <w:rPr>
            <w:rFonts w:ascii="Times New Roman" w:hAnsi="Times New Roman" w:cs="Times New Roman"/>
            <w:sz w:val="24"/>
            <w:szCs w:val="24"/>
            <w:rPrChange w:id="524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BA5A99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https://solva.kz</w:t>
        </w:r>
        <w:r w:rsidR="00BA5A99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 и </w:t>
        </w:r>
        <w:r w:rsidR="00BA5A99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BA5A99" w:rsidRPr="00CC06D2">
          <w:rPr>
            <w:rStyle w:val="s0"/>
            <w:sz w:val="24"/>
            <w:szCs w:val="24"/>
            <w:rPrChange w:id="525" w:author="Карина Мясникова" w:date="2019-12-13T11:29:00Z">
              <w:rPr>
                <w:rStyle w:val="s0"/>
              </w:rPr>
            </w:rPrChange>
          </w:rPr>
          <w:t xml:space="preserve">в мобильном приложении </w:t>
        </w:r>
      </w:ins>
      <w:del w:id="526" w:author="Карина Мясникова" w:date="2019-12-13T10:54:00Z">
        <w:r w:rsidR="00D445A7" w:rsidRPr="00CC06D2" w:rsidDel="00BA5A99">
          <w:rPr>
            <w:rFonts w:ascii="Times New Roman" w:hAnsi="Times New Roman" w:cs="Times New Roman"/>
            <w:sz w:val="24"/>
            <w:szCs w:val="24"/>
            <w:rPrChange w:id="52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</w:delText>
        </w:r>
      </w:del>
      <w:del w:id="528" w:author="Карина Мясникова" w:date="2019-12-13T10:55:00Z">
        <w:r w:rsidR="00796B7D" w:rsidRPr="00CC06D2" w:rsidDel="00BA5A99">
          <w:rPr>
            <w:rFonts w:ascii="Times New Roman" w:hAnsi="Times New Roman" w:cs="Times New Roman"/>
            <w:sz w:val="24"/>
            <w:szCs w:val="24"/>
            <w:rPrChange w:id="52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которая осуществляется </w:delText>
        </w:r>
      </w:del>
      <w:del w:id="530" w:author="Карина Мясникова" w:date="2019-12-13T10:50:00Z">
        <w:r w:rsidR="00796B7D" w:rsidRPr="00CC06D2" w:rsidDel="0001524D">
          <w:rPr>
            <w:rFonts w:ascii="Times New Roman" w:hAnsi="Times New Roman" w:cs="Times New Roman"/>
            <w:sz w:val="24"/>
            <w:szCs w:val="24"/>
            <w:rPrChange w:id="53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Клиентами</w:delText>
        </w:r>
        <w:r w:rsidR="00D445A7" w:rsidRPr="00CC06D2" w:rsidDel="0001524D">
          <w:rPr>
            <w:rFonts w:ascii="Times New Roman" w:hAnsi="Times New Roman" w:cs="Times New Roman"/>
            <w:sz w:val="24"/>
            <w:szCs w:val="24"/>
            <w:rPrChange w:id="53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в личном кабинете </w:delText>
        </w:r>
      </w:del>
      <w:del w:id="533" w:author="Карина Мясникова" w:date="2019-12-13T10:49:00Z">
        <w:r w:rsidR="00D445A7" w:rsidRPr="00CC06D2" w:rsidDel="000D1D72">
          <w:rPr>
            <w:rFonts w:ascii="Times New Roman" w:hAnsi="Times New Roman" w:cs="Times New Roman"/>
            <w:sz w:val="24"/>
            <w:szCs w:val="24"/>
            <w:rPrChange w:id="53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</w:del>
      <w:del w:id="535" w:author="Карина Мясникова" w:date="2019-12-13T10:55:00Z">
        <w:r w:rsidR="00D445A7" w:rsidRPr="00CC06D2" w:rsidDel="00BA5A99">
          <w:rPr>
            <w:rFonts w:ascii="Times New Roman" w:hAnsi="Times New Roman" w:cs="Times New Roman"/>
            <w:sz w:val="24"/>
            <w:szCs w:val="24"/>
            <w:rPrChange w:id="53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интернет-ресурс</w:delText>
        </w:r>
      </w:del>
      <w:ins w:id="537" w:author="Карина Мясникова" w:date="2019-12-13T10:50:00Z">
        <w:r w:rsidR="0001524D" w:rsidRPr="00FC31BB">
          <w:rPr>
            <w:rFonts w:ascii="Times New Roman" w:hAnsi="Times New Roman" w:cs="Times New Roman"/>
            <w:sz w:val="24"/>
            <w:szCs w:val="24"/>
          </w:rPr>
          <w:t>«</w:t>
        </w:r>
        <w:r w:rsidR="0001524D" w:rsidRPr="00FC31BB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01524D"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t>»</w:t>
        </w:r>
      </w:ins>
      <w:del w:id="538" w:author="Карина Мясникова" w:date="2019-12-13T10:49:00Z">
        <w:r w:rsidR="00D445A7" w:rsidRPr="00CC06D2" w:rsidDel="000D1D72">
          <w:rPr>
            <w:rFonts w:ascii="Times New Roman" w:hAnsi="Times New Roman" w:cs="Times New Roman"/>
            <w:sz w:val="24"/>
            <w:szCs w:val="24"/>
            <w:rPrChange w:id="53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е</w:delText>
        </w:r>
      </w:del>
      <w:del w:id="540" w:author="Карина Мясникова" w:date="2019-12-13T10:50:00Z">
        <w:r w:rsidR="00796B7D" w:rsidRPr="00CC06D2" w:rsidDel="0001524D">
          <w:rPr>
            <w:rFonts w:ascii="Times New Roman" w:hAnsi="Times New Roman" w:cs="Times New Roman"/>
            <w:sz w:val="24"/>
            <w:szCs w:val="24"/>
            <w:rPrChange w:id="54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www. solva.kz</w:delText>
        </w:r>
        <w:r w:rsidR="00D445A7" w:rsidRPr="00CC06D2" w:rsidDel="0001524D">
          <w:rPr>
            <w:rFonts w:ascii="Times New Roman" w:hAnsi="Times New Roman" w:cs="Times New Roman"/>
            <w:sz w:val="24"/>
            <w:szCs w:val="24"/>
            <w:rPrChange w:id="54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</w:delText>
        </w:r>
        <w:r w:rsidR="00796B7D" w:rsidRPr="00CC06D2" w:rsidDel="0001524D">
          <w:rPr>
            <w:rFonts w:ascii="Times New Roman" w:hAnsi="Times New Roman" w:cs="Times New Roman"/>
            <w:sz w:val="24"/>
            <w:szCs w:val="24"/>
            <w:rPrChange w:id="54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и в</w:delText>
        </w:r>
        <w:r w:rsidR="00D445A7" w:rsidRPr="00CC06D2" w:rsidDel="0001524D">
          <w:rPr>
            <w:rFonts w:ascii="Times New Roman" w:hAnsi="Times New Roman" w:cs="Times New Roman"/>
            <w:sz w:val="24"/>
            <w:szCs w:val="24"/>
            <w:rPrChange w:id="54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мобильном приложении</w:delText>
        </w:r>
        <w:r w:rsidR="003D0366" w:rsidRPr="00CC06D2" w:rsidDel="0001524D">
          <w:rPr>
            <w:rFonts w:ascii="Times New Roman" w:hAnsi="Times New Roman" w:cs="Times New Roman"/>
            <w:sz w:val="24"/>
            <w:szCs w:val="24"/>
            <w:rPrChange w:id="54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solva.kz</w:delText>
        </w:r>
      </w:del>
      <w:r w:rsidR="003D0366" w:rsidRPr="00CC06D2">
        <w:rPr>
          <w:rFonts w:ascii="Times New Roman" w:hAnsi="Times New Roman" w:cs="Times New Roman"/>
          <w:sz w:val="24"/>
          <w:szCs w:val="24"/>
          <w:rPrChange w:id="54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  <w:r w:rsidR="0012212E" w:rsidRPr="00CC06D2">
        <w:rPr>
          <w:rFonts w:ascii="Times New Roman" w:hAnsi="Times New Roman" w:cs="Times New Roman"/>
          <w:sz w:val="24"/>
          <w:szCs w:val="24"/>
          <w:rPrChange w:id="54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A801D2" w:rsidRPr="00CC06D2">
        <w:rPr>
          <w:rFonts w:ascii="Times New Roman" w:hAnsi="Times New Roman" w:cs="Times New Roman"/>
          <w:sz w:val="24"/>
          <w:szCs w:val="24"/>
          <w:rPrChange w:id="54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 </w:t>
      </w:r>
    </w:p>
    <w:p w:rsidR="00D445A7" w:rsidRPr="00CC06D2" w:rsidRDefault="00FC672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54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50" w:author="Карина Мясникова" w:date="2019-12-13T11:34:00Z">
          <w:pPr>
            <w:ind w:firstLine="708"/>
            <w:contextualSpacing/>
            <w:jc w:val="both"/>
          </w:pPr>
        </w:pPrChange>
      </w:pPr>
      <w:ins w:id="551" w:author="Карина Мясникова" w:date="2019-12-13T11:27:00Z">
        <w:r w:rsidRPr="00FC31BB">
          <w:rPr>
            <w:rFonts w:ascii="Times New Roman" w:hAnsi="Times New Roman" w:cs="Times New Roman"/>
            <w:sz w:val="24"/>
            <w:szCs w:val="24"/>
          </w:rPr>
          <w:t xml:space="preserve">6. </w:t>
        </w:r>
      </w:ins>
      <w:r w:rsidR="0012212E" w:rsidRPr="00CC06D2">
        <w:rPr>
          <w:rFonts w:ascii="Times New Roman" w:hAnsi="Times New Roman" w:cs="Times New Roman"/>
          <w:sz w:val="24"/>
          <w:szCs w:val="24"/>
          <w:rPrChange w:id="55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Порядок предоставления </w:t>
      </w:r>
      <w:r w:rsidR="00E61D8B" w:rsidRPr="00CC06D2">
        <w:rPr>
          <w:rFonts w:ascii="Times New Roman" w:hAnsi="Times New Roman" w:cs="Times New Roman"/>
          <w:sz w:val="24"/>
          <w:szCs w:val="24"/>
          <w:rPrChange w:id="55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физическим лицам </w:t>
      </w:r>
      <w:r w:rsidR="0012212E" w:rsidRPr="00CC06D2">
        <w:rPr>
          <w:rFonts w:ascii="Times New Roman" w:hAnsi="Times New Roman" w:cs="Times New Roman"/>
          <w:sz w:val="24"/>
          <w:szCs w:val="24"/>
          <w:rPrChange w:id="55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микрокредитов</w:t>
      </w:r>
      <w:r w:rsidR="00A801D2" w:rsidRPr="00CC06D2">
        <w:rPr>
          <w:rFonts w:ascii="Times New Roman" w:hAnsi="Times New Roman" w:cs="Times New Roman"/>
          <w:sz w:val="24"/>
          <w:szCs w:val="24"/>
          <w:rPrChange w:id="55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</w:t>
      </w:r>
      <w:del w:id="556" w:author="Карина Мясникова" w:date="2019-12-13T11:27:00Z">
        <w:r w:rsidR="0012212E" w:rsidRPr="00CC06D2" w:rsidDel="00FC672D">
          <w:rPr>
            <w:rFonts w:ascii="Times New Roman" w:hAnsi="Times New Roman" w:cs="Times New Roman"/>
            <w:sz w:val="24"/>
            <w:szCs w:val="24"/>
            <w:rPrChange w:id="55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 </w:delText>
        </w:r>
      </w:del>
      <w:ins w:id="558" w:author="Карина Мясникова" w:date="2019-12-13T11:27:00Z">
        <w:r w:rsidRPr="00FC31BB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proofErr w:type="gramStart"/>
      <w:r w:rsidR="0012212E" w:rsidRPr="00CC06D2">
        <w:rPr>
          <w:rFonts w:ascii="Times New Roman" w:hAnsi="Times New Roman" w:cs="Times New Roman"/>
          <w:sz w:val="24"/>
          <w:szCs w:val="24"/>
          <w:rPrChange w:id="55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условия</w:t>
      </w:r>
      <w:proofErr w:type="gramEnd"/>
      <w:r w:rsidR="00E61D8B" w:rsidRPr="00CC06D2">
        <w:rPr>
          <w:rFonts w:ascii="Times New Roman" w:hAnsi="Times New Roman" w:cs="Times New Roman"/>
          <w:sz w:val="24"/>
          <w:szCs w:val="24"/>
          <w:rPrChange w:id="56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а также порядок их обслуживания, соблюдение тайны предоставления микрокредитов и </w:t>
      </w:r>
      <w:proofErr w:type="spellStart"/>
      <w:r w:rsidR="00E61D8B" w:rsidRPr="00CC06D2">
        <w:rPr>
          <w:rFonts w:ascii="Times New Roman" w:hAnsi="Times New Roman" w:cs="Times New Roman"/>
          <w:sz w:val="24"/>
          <w:szCs w:val="24"/>
          <w:rPrChange w:id="56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д.р</w:t>
      </w:r>
      <w:proofErr w:type="spellEnd"/>
      <w:r w:rsidR="00E61D8B" w:rsidRPr="00CC06D2">
        <w:rPr>
          <w:rFonts w:ascii="Times New Roman" w:hAnsi="Times New Roman" w:cs="Times New Roman"/>
          <w:sz w:val="24"/>
          <w:szCs w:val="24"/>
          <w:rPrChange w:id="56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 регламентирован</w:t>
      </w:r>
      <w:r w:rsidR="00230085" w:rsidRPr="00CC06D2">
        <w:rPr>
          <w:rFonts w:ascii="Times New Roman" w:hAnsi="Times New Roman" w:cs="Times New Roman"/>
          <w:sz w:val="24"/>
          <w:szCs w:val="24"/>
          <w:rPrChange w:id="56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Правилами предоставления микрокредитов Товариществом</w:t>
      </w:r>
      <w:r w:rsidR="00A801D2" w:rsidRPr="00CC06D2">
        <w:rPr>
          <w:rFonts w:ascii="Times New Roman" w:hAnsi="Times New Roman" w:cs="Times New Roman"/>
          <w:sz w:val="24"/>
          <w:szCs w:val="24"/>
          <w:rPrChange w:id="56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del w:id="565" w:author="Карина Мясникова" w:date="2019-12-13T10:51:00Z">
        <w:r w:rsidR="00230085" w:rsidRPr="00CC06D2" w:rsidDel="0057715C">
          <w:rPr>
            <w:rFonts w:ascii="Times New Roman" w:hAnsi="Times New Roman" w:cs="Times New Roman"/>
            <w:sz w:val="24"/>
            <w:szCs w:val="24"/>
            <w:rPrChange w:id="56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230085" w:rsidRPr="00CC06D2">
        <w:rPr>
          <w:rFonts w:ascii="Times New Roman" w:hAnsi="Times New Roman" w:cs="Times New Roman"/>
          <w:sz w:val="24"/>
          <w:szCs w:val="24"/>
          <w:rPrChange w:id="56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размещенных на сайт</w:t>
      </w:r>
      <w:ins w:id="568" w:author="Карина Мясникова" w:date="2019-12-13T10:51:00Z">
        <w:r w:rsidR="0001524D" w:rsidRPr="00CC06D2">
          <w:rPr>
            <w:rFonts w:ascii="Times New Roman" w:hAnsi="Times New Roman" w:cs="Times New Roman"/>
            <w:sz w:val="24"/>
            <w:szCs w:val="24"/>
            <w:rPrChange w:id="56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ах</w:t>
        </w:r>
      </w:ins>
      <w:del w:id="570" w:author="Карина Мясникова" w:date="2019-12-13T10:51:00Z">
        <w:r w:rsidR="00230085" w:rsidRPr="00CC06D2" w:rsidDel="0001524D">
          <w:rPr>
            <w:rFonts w:ascii="Times New Roman" w:hAnsi="Times New Roman" w:cs="Times New Roman"/>
            <w:sz w:val="24"/>
            <w:szCs w:val="24"/>
            <w:rPrChange w:id="57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е</w:delText>
        </w:r>
      </w:del>
      <w:ins w:id="572" w:author="Карина Мясникова" w:date="2019-12-13T10:51:00Z">
        <w:r w:rsidR="0001524D" w:rsidRPr="00CC06D2">
          <w:rPr>
            <w:rFonts w:ascii="Times New Roman" w:hAnsi="Times New Roman" w:cs="Times New Roman"/>
            <w:sz w:val="24"/>
            <w:szCs w:val="24"/>
            <w:rPrChange w:id="57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574" w:author="Карина Мясникова" w:date="2019-12-13T10:51:00Z">
        <w:r w:rsidR="00230085" w:rsidRPr="00CC06D2" w:rsidDel="0001524D">
          <w:rPr>
            <w:rFonts w:ascii="Times New Roman" w:hAnsi="Times New Roman" w:cs="Times New Roman"/>
            <w:sz w:val="24"/>
            <w:szCs w:val="24"/>
            <w:rPrChange w:id="57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ins w:id="576" w:author="Карина Мясникова" w:date="2019-12-13T10:51:00Z">
        <w:r w:rsidR="0001524D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"https://moneyman.kz/" </w:instrText>
        </w:r>
        <w:r w:rsidR="0001524D" w:rsidRPr="00FC31BB">
          <w:rPr>
            <w:rFonts w:ascii="Times New Roman" w:hAnsi="Times New Roman" w:cs="Times New Roman"/>
            <w:sz w:val="24"/>
            <w:szCs w:val="24"/>
            <w:rPrChange w:id="577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01524D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01524D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01524D" w:rsidRPr="00FC31BB">
          <w:rPr>
            <w:rFonts w:ascii="Times New Roman" w:hAnsi="Times New Roman" w:cs="Times New Roman"/>
            <w:sz w:val="24"/>
            <w:szCs w:val="24"/>
          </w:rPr>
          <w:t xml:space="preserve"> и </w:t>
        </w:r>
        <w:r w:rsidR="0001524D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"https://solva.kz и мобильного приложения /" </w:instrText>
        </w:r>
        <w:r w:rsidR="0001524D" w:rsidRPr="00FC31BB">
          <w:rPr>
            <w:rFonts w:ascii="Times New Roman" w:hAnsi="Times New Roman" w:cs="Times New Roman"/>
            <w:sz w:val="24"/>
            <w:szCs w:val="24"/>
            <w:rPrChange w:id="578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01524D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https://solva.kz</w:t>
        </w:r>
        <w:r w:rsidR="0001524D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 и мобильного приложения </w:t>
        </w:r>
        <w:r w:rsidR="0001524D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01524D" w:rsidRPr="00FC31BB">
          <w:rPr>
            <w:rFonts w:ascii="Times New Roman" w:hAnsi="Times New Roman" w:cs="Times New Roman"/>
            <w:sz w:val="24"/>
            <w:szCs w:val="24"/>
          </w:rPr>
          <w:t>«</w:t>
        </w:r>
        <w:r w:rsidR="0001524D" w:rsidRPr="00FC31BB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01524D"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="0001524D" w:rsidRPr="00CC06D2">
          <w:rPr>
            <w:rFonts w:ascii="Times New Roman" w:hAnsi="Times New Roman" w:cs="Times New Roman"/>
            <w:sz w:val="24"/>
            <w:szCs w:val="24"/>
          </w:rPr>
          <w:t>»</w:t>
        </w:r>
      </w:ins>
      <w:del w:id="579" w:author="Карина Мясникова" w:date="2019-12-13T10:51:00Z">
        <w:r w:rsidR="00230085" w:rsidRPr="00CC06D2" w:rsidDel="0001524D">
          <w:rPr>
            <w:rFonts w:ascii="Times New Roman" w:hAnsi="Times New Roman" w:cs="Times New Roman"/>
            <w:sz w:val="24"/>
            <w:szCs w:val="24"/>
            <w:rPrChange w:id="58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https://solva.kz</w:delText>
        </w:r>
      </w:del>
      <w:r w:rsidR="00230085" w:rsidRPr="00CC06D2">
        <w:rPr>
          <w:rFonts w:ascii="Times New Roman" w:hAnsi="Times New Roman" w:cs="Times New Roman"/>
          <w:sz w:val="24"/>
          <w:szCs w:val="24"/>
          <w:rPrChange w:id="58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796B7D" w:rsidRPr="00CC06D2" w:rsidRDefault="00796B7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58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83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796B7D" w:rsidRPr="00CC06D2" w:rsidRDefault="0057715C">
      <w:pPr>
        <w:spacing w:after="0"/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  <w:rPrChange w:id="584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pPrChange w:id="585" w:author="Карина Мясникова" w:date="2019-12-13T11:34:00Z">
          <w:pPr>
            <w:ind w:firstLine="708"/>
            <w:contextualSpacing/>
            <w:jc w:val="center"/>
          </w:pPr>
        </w:pPrChange>
      </w:pPr>
      <w:ins w:id="586" w:author="Карина Мясникова" w:date="2019-12-13T10:51:00Z">
        <w:r w:rsidRPr="00CC06D2">
          <w:rPr>
            <w:rFonts w:ascii="Times New Roman" w:hAnsi="Times New Roman" w:cs="Times New Roman"/>
            <w:b/>
            <w:sz w:val="24"/>
            <w:szCs w:val="24"/>
            <w:rPrChange w:id="587" w:author="Карина Мясникова" w:date="2019-12-13T11:29:00Z">
              <w:rPr>
                <w:rFonts w:ascii="Times New Roman" w:hAnsi="Times New Roman" w:cs="Times New Roman"/>
                <w:b/>
                <w:sz w:val="28"/>
                <w:szCs w:val="28"/>
              </w:rPr>
            </w:rPrChange>
          </w:rPr>
          <w:t xml:space="preserve">2. </w:t>
        </w:r>
      </w:ins>
      <w:r w:rsidRPr="00CC06D2">
        <w:rPr>
          <w:rFonts w:ascii="Times New Roman" w:hAnsi="Times New Roman" w:cs="Times New Roman"/>
          <w:b/>
          <w:sz w:val="24"/>
          <w:szCs w:val="24"/>
          <w:rPrChange w:id="588" w:author="Карина Мясникова" w:date="2019-12-13T11:29:00Z">
            <w:rPr>
              <w:rFonts w:ascii="Times New Roman" w:hAnsi="Times New Roman" w:cs="Times New Roman"/>
              <w:b/>
              <w:sz w:val="28"/>
              <w:szCs w:val="28"/>
            </w:rPr>
          </w:rPrChange>
        </w:rPr>
        <w:t xml:space="preserve">Процедуры безопасности </w:t>
      </w:r>
    </w:p>
    <w:p w:rsidR="00796B7D" w:rsidRPr="00CC06D2" w:rsidRDefault="00160C72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58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590" w:author="Карина Мясникова" w:date="2019-12-13T11:34:00Z">
          <w:pPr>
            <w:ind w:firstLine="708"/>
            <w:contextualSpacing/>
            <w:jc w:val="both"/>
          </w:pPr>
        </w:pPrChange>
      </w:pPr>
      <w:ins w:id="591" w:author="Карина Мясникова" w:date="2019-12-13T10:53:00Z">
        <w:r w:rsidRPr="00CC06D2">
          <w:rPr>
            <w:rFonts w:ascii="Times New Roman" w:hAnsi="Times New Roman" w:cs="Times New Roman"/>
            <w:sz w:val="24"/>
            <w:szCs w:val="24"/>
            <w:rPrChange w:id="59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1.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59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Доступ к </w:t>
      </w:r>
      <w:ins w:id="594" w:author="Карина Мясникова" w:date="2019-12-13T10:52:00Z">
        <w:r w:rsidR="0057715C" w:rsidRPr="00CC06D2">
          <w:rPr>
            <w:rFonts w:ascii="Times New Roman" w:hAnsi="Times New Roman" w:cs="Times New Roman"/>
            <w:sz w:val="24"/>
            <w:szCs w:val="24"/>
            <w:rPrChange w:id="59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интерне</w:t>
        </w:r>
        <w:proofErr w:type="gramStart"/>
        <w:r w:rsidR="0057715C" w:rsidRPr="00CC06D2">
          <w:rPr>
            <w:rFonts w:ascii="Times New Roman" w:hAnsi="Times New Roman" w:cs="Times New Roman"/>
            <w:sz w:val="24"/>
            <w:szCs w:val="24"/>
            <w:rPrChange w:id="59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т-</w:t>
        </w:r>
        <w:proofErr w:type="gramEnd"/>
        <w:r w:rsidR="0057715C" w:rsidRPr="00CC06D2">
          <w:rPr>
            <w:rFonts w:ascii="Times New Roman" w:hAnsi="Times New Roman" w:cs="Times New Roman"/>
            <w:sz w:val="24"/>
            <w:szCs w:val="24"/>
            <w:rPrChange w:id="59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ресурсам </w:t>
        </w:r>
        <w:r w:rsidR="0057715C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7715C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"https://moneyman.kz/" </w:instrText>
        </w:r>
        <w:r w:rsidR="0057715C" w:rsidRPr="00FC31BB">
          <w:rPr>
            <w:rFonts w:ascii="Times New Roman" w:hAnsi="Times New Roman" w:cs="Times New Roman"/>
            <w:sz w:val="24"/>
            <w:szCs w:val="24"/>
            <w:rPrChange w:id="598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57715C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57715C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57715C" w:rsidRPr="00FC31BB">
          <w:rPr>
            <w:rFonts w:ascii="Times New Roman" w:hAnsi="Times New Roman" w:cs="Times New Roman"/>
            <w:sz w:val="24"/>
            <w:szCs w:val="24"/>
          </w:rPr>
          <w:t xml:space="preserve">, </w:t>
        </w:r>
      </w:ins>
      <w:ins w:id="599" w:author="Карина Мясникова" w:date="2019-12-13T10:53:00Z">
        <w:r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C06D2">
          <w:rPr>
            <w:rFonts w:ascii="Times New Roman" w:hAnsi="Times New Roman" w:cs="Times New Roman"/>
            <w:sz w:val="24"/>
            <w:szCs w:val="24"/>
          </w:rPr>
          <w:instrText xml:space="preserve"> HYPERLINK "</w:instrText>
        </w:r>
      </w:ins>
      <w:ins w:id="600" w:author="Карина Мясникова" w:date="2019-12-13T10:52:00Z">
        <w:r w:rsidRPr="00CC06D2">
          <w:rPr>
            <w:rPrChange w:id="601" w:author="Карина Мясникова" w:date="2019-12-13T11:29:00Z">
              <w:rPr>
                <w:rStyle w:val="ab"/>
                <w:rFonts w:ascii="Times New Roman" w:hAnsi="Times New Roman" w:cs="Times New Roman"/>
                <w:sz w:val="24"/>
                <w:szCs w:val="24"/>
              </w:rPr>
            </w:rPrChange>
          </w:rPr>
          <w:instrText xml:space="preserve">https://solva.kz и мобильному приложению </w:instrText>
        </w:r>
      </w:ins>
      <w:ins w:id="602" w:author="Карина Мясникова" w:date="2019-12-13T10:53:00Z">
        <w:r w:rsidRPr="00CC06D2">
          <w:rPr>
            <w:rFonts w:ascii="Times New Roman" w:hAnsi="Times New Roman" w:cs="Times New Roman"/>
            <w:sz w:val="24"/>
            <w:szCs w:val="24"/>
          </w:rPr>
          <w:instrText xml:space="preserve">" </w:instrText>
        </w:r>
        <w:r w:rsidRPr="00FC31BB">
          <w:rPr>
            <w:rFonts w:ascii="Times New Roman" w:hAnsi="Times New Roman" w:cs="Times New Roman"/>
            <w:sz w:val="24"/>
            <w:szCs w:val="24"/>
            <w:rPrChange w:id="603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</w:ins>
      <w:ins w:id="604" w:author="Карина Мясникова" w:date="2019-12-13T10:52:00Z">
        <w:r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https://solva.kz</w:t>
        </w:r>
        <w:r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 и мобильному приложению </w:t>
        </w:r>
      </w:ins>
      <w:ins w:id="605" w:author="Карина Мясникова" w:date="2019-12-13T10:53:00Z">
        <w:r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</w:ins>
      <w:ins w:id="606" w:author="Карина Мясникова" w:date="2019-12-13T10:52:00Z">
        <w:r w:rsidR="0057715C" w:rsidRPr="00FC31BB">
          <w:rPr>
            <w:rFonts w:ascii="Times New Roman" w:hAnsi="Times New Roman" w:cs="Times New Roman"/>
            <w:sz w:val="24"/>
            <w:szCs w:val="24"/>
          </w:rPr>
          <w:t>«</w:t>
        </w:r>
        <w:r w:rsidR="0057715C" w:rsidRPr="00FC31BB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="0057715C" w:rsidRPr="00CC06D2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57715C"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="0057715C" w:rsidRPr="00CC06D2">
          <w:rPr>
            <w:rFonts w:ascii="Times New Roman" w:hAnsi="Times New Roman" w:cs="Times New Roman"/>
            <w:sz w:val="24"/>
            <w:szCs w:val="24"/>
          </w:rPr>
          <w:t>»</w:t>
        </w:r>
      </w:ins>
      <w:del w:id="607" w:author="Карина Мясникова" w:date="2019-12-13T10:52:00Z">
        <w:r w:rsidR="00796B7D" w:rsidRPr="00CC06D2" w:rsidDel="0057715C">
          <w:rPr>
            <w:rFonts w:ascii="Times New Roman" w:hAnsi="Times New Roman" w:cs="Times New Roman"/>
            <w:sz w:val="24"/>
            <w:szCs w:val="24"/>
            <w:rPrChange w:id="60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  <w:r w:rsidR="002D7106" w:rsidRPr="00CC06D2" w:rsidDel="0057715C">
          <w:rPr>
            <w:rFonts w:ascii="Times New Roman" w:hAnsi="Times New Roman" w:cs="Times New Roman"/>
            <w:sz w:val="24"/>
            <w:szCs w:val="24"/>
            <w:rPrChange w:id="60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61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осуществляется посредством подключения по защищенному</w:t>
      </w:r>
      <w:r w:rsidR="002D7106" w:rsidRPr="00CC06D2">
        <w:rPr>
          <w:rFonts w:ascii="Times New Roman" w:hAnsi="Times New Roman" w:cs="Times New Roman"/>
          <w:sz w:val="24"/>
          <w:szCs w:val="24"/>
          <w:rPrChange w:id="61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61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протоколу HTTPS.</w:t>
      </w:r>
    </w:p>
    <w:p w:rsidR="00796B7D" w:rsidRPr="00CC06D2" w:rsidRDefault="00160C72">
      <w:pPr>
        <w:spacing w:after="0"/>
        <w:ind w:firstLine="567"/>
        <w:contextualSpacing/>
        <w:jc w:val="both"/>
        <w:rPr>
          <w:ins w:id="613" w:author="Карина Мясникова" w:date="2019-12-13T10:59:00Z"/>
          <w:rFonts w:ascii="Times New Roman" w:hAnsi="Times New Roman" w:cs="Times New Roman"/>
          <w:sz w:val="24"/>
          <w:szCs w:val="24"/>
          <w:rPrChange w:id="614" w:author="Карина Мясникова" w:date="2019-12-13T11:29:00Z">
            <w:rPr>
              <w:ins w:id="615" w:author="Карина Мясникова" w:date="2019-12-13T10:59:00Z"/>
              <w:rFonts w:ascii="Times New Roman" w:hAnsi="Times New Roman" w:cs="Times New Roman"/>
              <w:sz w:val="28"/>
              <w:szCs w:val="28"/>
            </w:rPr>
          </w:rPrChange>
        </w:rPr>
        <w:pPrChange w:id="616" w:author="Карина Мясникова" w:date="2019-12-13T11:34:00Z">
          <w:pPr>
            <w:ind w:firstLine="708"/>
            <w:contextualSpacing/>
            <w:jc w:val="both"/>
          </w:pPr>
        </w:pPrChange>
      </w:pPr>
      <w:ins w:id="617" w:author="Карина Мясникова" w:date="2019-12-13T10:53:00Z">
        <w:r w:rsidRPr="00CC06D2">
          <w:rPr>
            <w:rFonts w:ascii="Times New Roman" w:hAnsi="Times New Roman" w:cs="Times New Roman"/>
            <w:sz w:val="24"/>
            <w:szCs w:val="24"/>
            <w:rPrChange w:id="61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2.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61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Доступ к Личному кабинету предоставляется </w:t>
      </w:r>
      <w:del w:id="620" w:author="Карина Мясникова" w:date="2019-12-13T10:59:00Z">
        <w:r w:rsidR="00796B7D" w:rsidRPr="00CC06D2" w:rsidDel="00ED02F4">
          <w:rPr>
            <w:rFonts w:ascii="Times New Roman" w:hAnsi="Times New Roman" w:cs="Times New Roman"/>
            <w:sz w:val="24"/>
            <w:szCs w:val="24"/>
            <w:rPrChange w:id="62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Клиенту </w:delText>
        </w:r>
      </w:del>
      <w:ins w:id="622" w:author="Карина Мясникова" w:date="2019-12-13T10:59:00Z">
        <w:r w:rsidR="00ED02F4" w:rsidRPr="00CC06D2">
          <w:rPr>
            <w:rFonts w:ascii="Times New Roman" w:hAnsi="Times New Roman" w:cs="Times New Roman"/>
            <w:sz w:val="24"/>
            <w:szCs w:val="24"/>
            <w:rPrChange w:id="62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Заемщику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62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после </w:t>
      </w:r>
      <w:ins w:id="625" w:author="Карина Мясникова" w:date="2019-12-13T11:00:00Z">
        <w:r w:rsidR="00ED02F4" w:rsidRPr="00CC06D2">
          <w:rPr>
            <w:rFonts w:ascii="Times New Roman" w:hAnsi="Times New Roman" w:cs="Times New Roman"/>
            <w:sz w:val="24"/>
            <w:szCs w:val="24"/>
            <w:rPrChange w:id="62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его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62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Идентификации и Аутентификации</w:t>
      </w:r>
      <w:r w:rsidR="002D7106" w:rsidRPr="00CC06D2">
        <w:rPr>
          <w:rFonts w:ascii="Times New Roman" w:hAnsi="Times New Roman" w:cs="Times New Roman"/>
          <w:sz w:val="24"/>
          <w:szCs w:val="24"/>
          <w:rPrChange w:id="62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del w:id="629" w:author="Карина Мясникова" w:date="2019-12-13T11:00:00Z">
        <w:r w:rsidR="00796B7D" w:rsidRPr="00CC06D2" w:rsidDel="00ED02F4">
          <w:rPr>
            <w:rFonts w:ascii="Times New Roman" w:hAnsi="Times New Roman" w:cs="Times New Roman"/>
            <w:sz w:val="24"/>
            <w:szCs w:val="24"/>
            <w:rPrChange w:id="63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Клиента </w:delText>
        </w:r>
      </w:del>
      <w:ins w:id="631" w:author="Карина Мясникова" w:date="2019-12-13T10:58:00Z">
        <w:r w:rsidR="008165D1" w:rsidRPr="00CC06D2">
          <w:rPr>
            <w:rFonts w:ascii="Times New Roman" w:hAnsi="Times New Roman" w:cs="Times New Roman"/>
            <w:sz w:val="24"/>
            <w:szCs w:val="24"/>
            <w:rPrChange w:id="63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на интерне</w:t>
        </w:r>
        <w:proofErr w:type="gramStart"/>
        <w:r w:rsidR="008165D1" w:rsidRPr="00CC06D2">
          <w:rPr>
            <w:rFonts w:ascii="Times New Roman" w:hAnsi="Times New Roman" w:cs="Times New Roman"/>
            <w:sz w:val="24"/>
            <w:szCs w:val="24"/>
            <w:rPrChange w:id="63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т-</w:t>
        </w:r>
        <w:proofErr w:type="gramEnd"/>
        <w:r w:rsidR="008165D1" w:rsidRPr="00CC06D2">
          <w:rPr>
            <w:rFonts w:ascii="Times New Roman" w:hAnsi="Times New Roman" w:cs="Times New Roman"/>
            <w:sz w:val="24"/>
            <w:szCs w:val="24"/>
            <w:rPrChange w:id="63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ресурсах </w:t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165D1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"https://moneyman.kz/" </w:instrText>
        </w:r>
        <w:r w:rsidR="008165D1" w:rsidRPr="00FC31BB">
          <w:rPr>
            <w:rFonts w:ascii="Times New Roman" w:hAnsi="Times New Roman" w:cs="Times New Roman"/>
            <w:sz w:val="24"/>
            <w:szCs w:val="24"/>
            <w:rPrChange w:id="635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8165D1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t xml:space="preserve">, </w:t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165D1" w:rsidRPr="00CC06D2">
          <w:rPr>
            <w:rFonts w:ascii="Times New Roman" w:hAnsi="Times New Roman" w:cs="Times New Roman"/>
            <w:sz w:val="24"/>
            <w:szCs w:val="24"/>
          </w:rPr>
          <w:instrText xml:space="preserve"> HYPERLINK "https://solva.kz и мобильному приложению " </w:instrText>
        </w:r>
        <w:r w:rsidR="008165D1" w:rsidRPr="00FC31BB">
          <w:rPr>
            <w:rFonts w:ascii="Times New Roman" w:hAnsi="Times New Roman" w:cs="Times New Roman"/>
            <w:sz w:val="24"/>
            <w:szCs w:val="24"/>
            <w:rPrChange w:id="636" w:author="Карина Мясникова" w:date="2019-12-13T11:29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fldChar w:fldCharType="separate"/>
        </w:r>
        <w:r w:rsidR="008165D1" w:rsidRPr="00FC31BB">
          <w:rPr>
            <w:rStyle w:val="ab"/>
            <w:rFonts w:ascii="Times New Roman" w:hAnsi="Times New Roman" w:cs="Times New Roman"/>
            <w:sz w:val="24"/>
            <w:szCs w:val="24"/>
          </w:rPr>
          <w:t>https://solva.kz и мобильно</w:t>
        </w:r>
        <w:r w:rsidR="008165D1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му приложению </w:t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t>«</w:t>
        </w:r>
        <w:r w:rsidR="008165D1" w:rsidRPr="00FC31BB">
          <w:rPr>
            <w:rFonts w:ascii="Times New Roman" w:hAnsi="Times New Roman" w:cs="Times New Roman"/>
            <w:sz w:val="24"/>
            <w:szCs w:val="24"/>
            <w:lang w:val="en-US"/>
          </w:rPr>
          <w:t>Money</w:t>
        </w:r>
        <w:r w:rsidR="008165D1" w:rsidRPr="00FC31BB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8165D1" w:rsidRPr="00CC06D2">
          <w:rPr>
            <w:rFonts w:ascii="Times New Roman" w:hAnsi="Times New Roman" w:cs="Times New Roman"/>
            <w:sz w:val="24"/>
            <w:szCs w:val="24"/>
            <w:lang w:val="en-US"/>
          </w:rPr>
          <w:t>Man</w:t>
        </w:r>
        <w:r w:rsidR="008165D1" w:rsidRPr="00CC06D2">
          <w:rPr>
            <w:rFonts w:ascii="Times New Roman" w:hAnsi="Times New Roman" w:cs="Times New Roman"/>
            <w:sz w:val="24"/>
            <w:szCs w:val="24"/>
          </w:rPr>
          <w:t>»</w:t>
        </w:r>
      </w:ins>
      <w:del w:id="637" w:author="Карина Мясникова" w:date="2019-12-13T10:58:00Z">
        <w:r w:rsidR="00796B7D" w:rsidRPr="00CC06D2" w:rsidDel="008165D1">
          <w:rPr>
            <w:rFonts w:ascii="Times New Roman" w:hAnsi="Times New Roman" w:cs="Times New Roman"/>
            <w:sz w:val="24"/>
            <w:szCs w:val="24"/>
            <w:rPrChange w:id="63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  <w:r w:rsidR="002D7106" w:rsidRPr="00CC06D2" w:rsidDel="008165D1">
          <w:rPr>
            <w:rFonts w:ascii="Times New Roman" w:hAnsi="Times New Roman" w:cs="Times New Roman"/>
            <w:sz w:val="24"/>
            <w:szCs w:val="24"/>
            <w:rPrChange w:id="63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  <w:r w:rsidR="00796B7D" w:rsidRPr="00CC06D2" w:rsidDel="008165D1">
          <w:rPr>
            <w:rFonts w:ascii="Times New Roman" w:hAnsi="Times New Roman" w:cs="Times New Roman"/>
            <w:sz w:val="24"/>
            <w:szCs w:val="24"/>
            <w:rPrChange w:id="64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 в том числе с использованием Мобильного приложения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64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ED02F4" w:rsidRPr="00CC06D2" w:rsidRDefault="00ED02F4">
      <w:pPr>
        <w:tabs>
          <w:tab w:val="left" w:pos="993"/>
        </w:tabs>
        <w:spacing w:after="0"/>
        <w:ind w:firstLine="567"/>
        <w:rPr>
          <w:ins w:id="642" w:author="Карина Мясникова" w:date="2019-12-13T10:59:00Z"/>
          <w:rStyle w:val="s0"/>
          <w:sz w:val="24"/>
          <w:szCs w:val="24"/>
          <w:rPrChange w:id="643" w:author="Карина Мясникова" w:date="2019-12-13T11:29:00Z">
            <w:rPr>
              <w:ins w:id="644" w:author="Карина Мясникова" w:date="2019-12-13T10:59:00Z"/>
              <w:rStyle w:val="s0"/>
            </w:rPr>
          </w:rPrChange>
        </w:rPr>
        <w:pPrChange w:id="645" w:author="Карина Мясникова" w:date="2019-12-13T11:34:00Z">
          <w:pPr>
            <w:tabs>
              <w:tab w:val="left" w:pos="993"/>
            </w:tabs>
            <w:ind w:firstLine="709"/>
          </w:pPr>
        </w:pPrChange>
      </w:pPr>
      <w:ins w:id="646" w:author="Карина Мясникова" w:date="2019-12-13T10:59:00Z">
        <w:r w:rsidRPr="00CC06D2">
          <w:rPr>
            <w:rFonts w:ascii="Times New Roman" w:hAnsi="Times New Roman" w:cs="Times New Roman"/>
            <w:sz w:val="24"/>
            <w:szCs w:val="24"/>
            <w:rPrChange w:id="647" w:author="Карина Мясникова" w:date="2019-12-13T11:29:00Z"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PrChange>
          </w:rPr>
          <w:t xml:space="preserve">3. </w:t>
        </w:r>
        <w:r w:rsidRPr="00CC06D2">
          <w:rPr>
            <w:rStyle w:val="s0"/>
            <w:sz w:val="24"/>
            <w:szCs w:val="24"/>
            <w:rPrChange w:id="648" w:author="Карина Мясникова" w:date="2019-12-13T11:29:00Z">
              <w:rPr>
                <w:rStyle w:val="s0"/>
              </w:rPr>
            </w:rPrChange>
          </w:rPr>
          <w:t>Для идентификац</w:t>
        </w:r>
        <w:proofErr w:type="gramStart"/>
        <w:r w:rsidRPr="00CC06D2">
          <w:rPr>
            <w:rStyle w:val="s0"/>
            <w:sz w:val="24"/>
            <w:szCs w:val="24"/>
            <w:rPrChange w:id="649" w:author="Карина Мясникова" w:date="2019-12-13T11:29:00Z">
              <w:rPr>
                <w:rStyle w:val="s0"/>
              </w:rPr>
            </w:rPrChange>
          </w:rPr>
          <w:t>ии и ау</w:t>
        </w:r>
        <w:proofErr w:type="gramEnd"/>
        <w:r w:rsidRPr="00CC06D2">
          <w:rPr>
            <w:rStyle w:val="s0"/>
            <w:sz w:val="24"/>
            <w:szCs w:val="24"/>
            <w:rPrChange w:id="650" w:author="Карина Мясникова" w:date="2019-12-13T11:29:00Z">
              <w:rPr>
                <w:rStyle w:val="s0"/>
              </w:rPr>
            </w:rPrChange>
          </w:rPr>
          <w:t xml:space="preserve">тентификации Заемщика </w:t>
        </w:r>
      </w:ins>
      <w:ins w:id="651" w:author="Карина Мясникова" w:date="2019-12-13T11:01:00Z">
        <w:r w:rsidR="00B144BE" w:rsidRPr="00CC06D2">
          <w:rPr>
            <w:rStyle w:val="s0"/>
            <w:sz w:val="24"/>
            <w:szCs w:val="24"/>
            <w:rPrChange w:id="652" w:author="Карина Мясникова" w:date="2019-12-13T11:29:00Z">
              <w:rPr>
                <w:rStyle w:val="s0"/>
              </w:rPr>
            </w:rPrChange>
          </w:rPr>
          <w:t xml:space="preserve">Товариществом могут быть </w:t>
        </w:r>
      </w:ins>
      <w:ins w:id="653" w:author="Карина Мясникова" w:date="2019-12-13T10:59:00Z">
        <w:r w:rsidRPr="00CC06D2">
          <w:rPr>
            <w:rStyle w:val="s0"/>
            <w:sz w:val="24"/>
            <w:szCs w:val="24"/>
            <w:rPrChange w:id="654" w:author="Карина Мясникова" w:date="2019-12-13T11:29:00Z">
              <w:rPr>
                <w:rStyle w:val="s0"/>
              </w:rPr>
            </w:rPrChange>
          </w:rPr>
          <w:t>использ</w:t>
        </w:r>
      </w:ins>
      <w:ins w:id="655" w:author="Карина Мясникова" w:date="2019-12-13T11:01:00Z">
        <w:r w:rsidR="00B144BE" w:rsidRPr="00CC06D2">
          <w:rPr>
            <w:rStyle w:val="s0"/>
            <w:sz w:val="24"/>
            <w:szCs w:val="24"/>
            <w:rPrChange w:id="656" w:author="Карина Мясникова" w:date="2019-12-13T11:29:00Z">
              <w:rPr>
                <w:rStyle w:val="s0"/>
              </w:rPr>
            </w:rPrChange>
          </w:rPr>
          <w:t>ованы</w:t>
        </w:r>
      </w:ins>
      <w:ins w:id="657" w:author="Карина Мясникова" w:date="2019-12-13T10:59:00Z">
        <w:r w:rsidRPr="00CC06D2">
          <w:rPr>
            <w:rStyle w:val="s0"/>
            <w:sz w:val="24"/>
            <w:szCs w:val="24"/>
            <w:rPrChange w:id="658" w:author="Карина Мясникова" w:date="2019-12-13T11:29:00Z">
              <w:rPr>
                <w:rStyle w:val="s0"/>
              </w:rPr>
            </w:rPrChange>
          </w:rPr>
          <w:t xml:space="preserve"> следующие способы:</w:t>
        </w:r>
      </w:ins>
    </w:p>
    <w:p w:rsidR="00ED02F4" w:rsidRPr="00CC06D2" w:rsidRDefault="00ED02F4">
      <w:pPr>
        <w:tabs>
          <w:tab w:val="left" w:pos="993"/>
        </w:tabs>
        <w:spacing w:after="0"/>
        <w:ind w:firstLine="567"/>
        <w:rPr>
          <w:ins w:id="659" w:author="Карина Мясникова" w:date="2019-12-13T10:59:00Z"/>
          <w:rStyle w:val="s0"/>
          <w:sz w:val="24"/>
          <w:szCs w:val="24"/>
          <w:rPrChange w:id="660" w:author="Карина Мясникова" w:date="2019-12-13T11:29:00Z">
            <w:rPr>
              <w:ins w:id="661" w:author="Карина Мясникова" w:date="2019-12-13T10:59:00Z"/>
              <w:rStyle w:val="s0"/>
            </w:rPr>
          </w:rPrChange>
        </w:rPr>
        <w:pPrChange w:id="662" w:author="Карина Мясникова" w:date="2019-12-13T11:34:00Z">
          <w:pPr>
            <w:tabs>
              <w:tab w:val="left" w:pos="993"/>
            </w:tabs>
            <w:ind w:firstLine="709"/>
          </w:pPr>
        </w:pPrChange>
      </w:pPr>
      <w:ins w:id="663" w:author="Карина Мясникова" w:date="2019-12-13T10:59:00Z">
        <w:r w:rsidRPr="00CC06D2">
          <w:rPr>
            <w:rStyle w:val="s0"/>
            <w:sz w:val="24"/>
            <w:szCs w:val="24"/>
            <w:rPrChange w:id="664" w:author="Карина Мясникова" w:date="2019-12-13T11:29:00Z">
              <w:rPr>
                <w:rStyle w:val="s0"/>
              </w:rPr>
            </w:rPrChange>
          </w:rPr>
          <w:t>1) электронная цифровая подпись;</w:t>
        </w:r>
      </w:ins>
    </w:p>
    <w:p w:rsidR="00ED02F4" w:rsidRPr="00CC06D2" w:rsidRDefault="00ED02F4">
      <w:pPr>
        <w:tabs>
          <w:tab w:val="left" w:pos="993"/>
        </w:tabs>
        <w:spacing w:after="0"/>
        <w:ind w:firstLine="567"/>
        <w:rPr>
          <w:ins w:id="665" w:author="Карина Мясникова" w:date="2019-12-13T10:59:00Z"/>
          <w:rStyle w:val="s0"/>
          <w:sz w:val="24"/>
          <w:szCs w:val="24"/>
          <w:rPrChange w:id="666" w:author="Карина Мясникова" w:date="2019-12-13T11:29:00Z">
            <w:rPr>
              <w:ins w:id="667" w:author="Карина Мясникова" w:date="2019-12-13T10:59:00Z"/>
              <w:rStyle w:val="s0"/>
            </w:rPr>
          </w:rPrChange>
        </w:rPr>
        <w:pPrChange w:id="668" w:author="Карина Мясникова" w:date="2019-12-13T11:34:00Z">
          <w:pPr>
            <w:tabs>
              <w:tab w:val="left" w:pos="993"/>
            </w:tabs>
            <w:ind w:firstLine="709"/>
          </w:pPr>
        </w:pPrChange>
      </w:pPr>
      <w:ins w:id="669" w:author="Карина Мясникова" w:date="2019-12-13T10:59:00Z">
        <w:r w:rsidRPr="00CC06D2">
          <w:rPr>
            <w:rStyle w:val="s0"/>
            <w:sz w:val="24"/>
            <w:szCs w:val="24"/>
            <w:rPrChange w:id="670" w:author="Карина Мясникова" w:date="2019-12-13T11:29:00Z">
              <w:rPr>
                <w:rStyle w:val="s0"/>
              </w:rPr>
            </w:rPrChange>
          </w:rPr>
          <w:t>2) средства биометрической идентификации;</w:t>
        </w:r>
      </w:ins>
    </w:p>
    <w:p w:rsidR="00ED02F4" w:rsidRPr="00CC06D2" w:rsidRDefault="00ED02F4">
      <w:pPr>
        <w:tabs>
          <w:tab w:val="left" w:pos="993"/>
        </w:tabs>
        <w:spacing w:after="0"/>
        <w:ind w:firstLine="567"/>
        <w:rPr>
          <w:ins w:id="671" w:author="Карина Мясникова" w:date="2019-12-13T10:59:00Z"/>
          <w:rStyle w:val="s0"/>
          <w:sz w:val="24"/>
          <w:szCs w:val="24"/>
          <w:rPrChange w:id="672" w:author="Карина Мясникова" w:date="2019-12-13T11:29:00Z">
            <w:rPr>
              <w:ins w:id="673" w:author="Карина Мясникова" w:date="2019-12-13T10:59:00Z"/>
              <w:rStyle w:val="s0"/>
            </w:rPr>
          </w:rPrChange>
        </w:rPr>
        <w:pPrChange w:id="674" w:author="Карина Мясникова" w:date="2019-12-13T11:34:00Z">
          <w:pPr>
            <w:tabs>
              <w:tab w:val="left" w:pos="993"/>
            </w:tabs>
            <w:ind w:firstLine="709"/>
          </w:pPr>
        </w:pPrChange>
      </w:pPr>
      <w:ins w:id="675" w:author="Карина Мясникова" w:date="2019-12-13T10:59:00Z">
        <w:r w:rsidRPr="00CC06D2">
          <w:rPr>
            <w:rStyle w:val="s0"/>
            <w:sz w:val="24"/>
            <w:szCs w:val="24"/>
            <w:rPrChange w:id="676" w:author="Карина Мясникова" w:date="2019-12-13T11:29:00Z">
              <w:rPr>
                <w:rStyle w:val="s0"/>
              </w:rPr>
            </w:rPrChange>
          </w:rPr>
          <w:t xml:space="preserve">3) уникальный идентификатор, установленный организацией, осуществляющей </w:t>
        </w:r>
        <w:proofErr w:type="spellStart"/>
        <w:r w:rsidRPr="00CC06D2">
          <w:rPr>
            <w:rStyle w:val="s0"/>
            <w:sz w:val="24"/>
            <w:szCs w:val="24"/>
            <w:rPrChange w:id="677" w:author="Карина Мясникова" w:date="2019-12-13T11:29:00Z">
              <w:rPr>
                <w:rStyle w:val="s0"/>
              </w:rPr>
            </w:rPrChange>
          </w:rPr>
          <w:t>микрофинансовую</w:t>
        </w:r>
        <w:proofErr w:type="spellEnd"/>
        <w:r w:rsidRPr="00CC06D2">
          <w:rPr>
            <w:rStyle w:val="s0"/>
            <w:sz w:val="24"/>
            <w:szCs w:val="24"/>
            <w:rPrChange w:id="678" w:author="Карина Мясникова" w:date="2019-12-13T11:29:00Z">
              <w:rPr>
                <w:rStyle w:val="s0"/>
              </w:rPr>
            </w:rPrChange>
          </w:rPr>
          <w:t xml:space="preserve"> деятельность, в комбинации с установленным </w:t>
        </w:r>
      </w:ins>
      <w:ins w:id="679" w:author="Карина Мясникова" w:date="2019-12-13T11:28:00Z">
        <w:r w:rsidR="00CC06D2" w:rsidRPr="00FC31BB">
          <w:rPr>
            <w:rStyle w:val="s0"/>
            <w:sz w:val="24"/>
            <w:szCs w:val="24"/>
          </w:rPr>
          <w:t>Заемщик</w:t>
        </w:r>
      </w:ins>
      <w:ins w:id="680" w:author="Карина Мясникова" w:date="2019-12-13T10:59:00Z">
        <w:r w:rsidRPr="00CC06D2">
          <w:rPr>
            <w:rStyle w:val="s0"/>
            <w:sz w:val="24"/>
            <w:szCs w:val="24"/>
            <w:rPrChange w:id="681" w:author="Карина Мясникова" w:date="2019-12-13T11:29:00Z">
              <w:rPr>
                <w:rStyle w:val="s0"/>
              </w:rPr>
            </w:rPrChange>
          </w:rPr>
          <w:t>ом или динамически сгенерированным паролем, представляющие собой комбинацию букв, цифр или символов.</w:t>
        </w:r>
      </w:ins>
    </w:p>
    <w:p w:rsidR="00ED02F4" w:rsidRPr="00CC06D2" w:rsidRDefault="00ED02F4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68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83" w:author="Карина Мясникова" w:date="2019-12-13T11:34:00Z">
          <w:pPr>
            <w:ind w:firstLine="708"/>
            <w:contextualSpacing/>
            <w:jc w:val="both"/>
          </w:pPr>
        </w:pPrChange>
      </w:pPr>
      <w:ins w:id="684" w:author="Карина Мясникова" w:date="2019-12-13T10:59:00Z">
        <w:r w:rsidRPr="00CC06D2">
          <w:rPr>
            <w:rStyle w:val="s0"/>
            <w:sz w:val="24"/>
            <w:szCs w:val="24"/>
            <w:rPrChange w:id="685" w:author="Карина Мясникова" w:date="2019-12-13T11:29:00Z">
              <w:rPr>
                <w:rStyle w:val="s0"/>
              </w:rPr>
            </w:rPrChange>
          </w:rPr>
          <w:t>Допускается использование одного или в совокупности нескольких из способов идентификац</w:t>
        </w:r>
        <w:proofErr w:type="gramStart"/>
        <w:r w:rsidRPr="00CC06D2">
          <w:rPr>
            <w:rStyle w:val="s0"/>
            <w:sz w:val="24"/>
            <w:szCs w:val="24"/>
            <w:rPrChange w:id="686" w:author="Карина Мясникова" w:date="2019-12-13T11:29:00Z">
              <w:rPr>
                <w:rStyle w:val="s0"/>
              </w:rPr>
            </w:rPrChange>
          </w:rPr>
          <w:t>ии и ау</w:t>
        </w:r>
        <w:proofErr w:type="gramEnd"/>
        <w:r w:rsidRPr="00CC06D2">
          <w:rPr>
            <w:rStyle w:val="s0"/>
            <w:sz w:val="24"/>
            <w:szCs w:val="24"/>
            <w:rPrChange w:id="687" w:author="Карина Мясникова" w:date="2019-12-13T11:29:00Z">
              <w:rPr>
                <w:rStyle w:val="s0"/>
              </w:rPr>
            </w:rPrChange>
          </w:rPr>
          <w:t xml:space="preserve">тентификации </w:t>
        </w:r>
      </w:ins>
      <w:ins w:id="688" w:author="Карина Мясникова" w:date="2019-12-13T11:02:00Z">
        <w:r w:rsidR="00B144BE" w:rsidRPr="00CC06D2">
          <w:rPr>
            <w:rStyle w:val="s0"/>
            <w:sz w:val="24"/>
            <w:szCs w:val="24"/>
            <w:rPrChange w:id="689" w:author="Карина Мясникова" w:date="2019-12-13T11:29:00Z">
              <w:rPr>
                <w:rStyle w:val="s0"/>
              </w:rPr>
            </w:rPrChange>
          </w:rPr>
          <w:t>Заемщика</w:t>
        </w:r>
      </w:ins>
      <w:ins w:id="690" w:author="Карина Мясникова" w:date="2019-12-13T10:59:00Z">
        <w:r w:rsidRPr="00CC06D2">
          <w:rPr>
            <w:rStyle w:val="s0"/>
            <w:sz w:val="24"/>
            <w:szCs w:val="24"/>
            <w:rPrChange w:id="691" w:author="Карина Мясникова" w:date="2019-12-13T11:29:00Z">
              <w:rPr>
                <w:rStyle w:val="s0"/>
              </w:rPr>
            </w:rPrChange>
          </w:rPr>
          <w:t>.</w:t>
        </w:r>
      </w:ins>
    </w:p>
    <w:p w:rsidR="00796B7D" w:rsidRPr="00CC06D2" w:rsidRDefault="00B144BE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69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693" w:author="Карина Мясникова" w:date="2019-12-13T11:34:00Z">
          <w:pPr>
            <w:ind w:firstLine="708"/>
            <w:contextualSpacing/>
            <w:jc w:val="both"/>
          </w:pPr>
        </w:pPrChange>
      </w:pPr>
      <w:ins w:id="694" w:author="Карина Мясникова" w:date="2019-12-13T11:02:00Z">
        <w:r w:rsidRPr="00CC06D2">
          <w:rPr>
            <w:rFonts w:ascii="Times New Roman" w:hAnsi="Times New Roman" w:cs="Times New Roman"/>
            <w:sz w:val="24"/>
            <w:szCs w:val="24"/>
            <w:rPrChange w:id="69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lastRenderedPageBreak/>
          <w:t xml:space="preserve">4) </w:t>
        </w:r>
      </w:ins>
      <w:commentRangeStart w:id="696"/>
      <w:r w:rsidR="00796B7D" w:rsidRPr="00CC06D2">
        <w:rPr>
          <w:rFonts w:ascii="Times New Roman" w:hAnsi="Times New Roman" w:cs="Times New Roman"/>
          <w:sz w:val="24"/>
          <w:szCs w:val="24"/>
          <w:rPrChange w:id="69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Данные, передаваемые между техническим средством </w:t>
      </w:r>
      <w:del w:id="698" w:author="Карина Мясникова" w:date="2019-12-13T11:28:00Z">
        <w:r w:rsidR="00796B7D" w:rsidRPr="00CC06D2" w:rsidDel="00CC06D2">
          <w:rPr>
            <w:rFonts w:ascii="Times New Roman" w:hAnsi="Times New Roman" w:cs="Times New Roman"/>
            <w:sz w:val="24"/>
            <w:szCs w:val="24"/>
            <w:rPrChange w:id="69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</w:delText>
        </w:r>
      </w:del>
      <w:ins w:id="700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70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а и </w:t>
      </w:r>
      <w:r w:rsidR="002D7106" w:rsidRPr="00CC06D2">
        <w:rPr>
          <w:rFonts w:ascii="Times New Roman" w:hAnsi="Times New Roman" w:cs="Times New Roman"/>
          <w:sz w:val="24"/>
          <w:szCs w:val="24"/>
          <w:rPrChange w:id="70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solva.kz</w:t>
      </w:r>
      <w:r w:rsidR="00796B7D" w:rsidRPr="00CC06D2">
        <w:rPr>
          <w:rFonts w:ascii="Times New Roman" w:hAnsi="Times New Roman" w:cs="Times New Roman"/>
          <w:sz w:val="24"/>
          <w:szCs w:val="24"/>
          <w:rPrChange w:id="70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 шифруются сертификатом</w:t>
      </w:r>
      <w:r w:rsidR="002D7106" w:rsidRPr="00CC06D2">
        <w:rPr>
          <w:rFonts w:ascii="Times New Roman" w:hAnsi="Times New Roman" w:cs="Times New Roman"/>
          <w:sz w:val="24"/>
          <w:szCs w:val="24"/>
          <w:rPrChange w:id="70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70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компании </w:t>
      </w:r>
      <w:proofErr w:type="spellStart"/>
      <w:r w:rsidR="00796B7D" w:rsidRPr="00CC06D2">
        <w:rPr>
          <w:rFonts w:ascii="Times New Roman" w:hAnsi="Times New Roman" w:cs="Times New Roman"/>
          <w:sz w:val="24"/>
          <w:szCs w:val="24"/>
          <w:rPrChange w:id="70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DigiCert</w:t>
      </w:r>
      <w:proofErr w:type="spellEnd"/>
      <w:r w:rsidR="00796B7D" w:rsidRPr="00CC06D2">
        <w:rPr>
          <w:rFonts w:ascii="Times New Roman" w:hAnsi="Times New Roman" w:cs="Times New Roman"/>
          <w:sz w:val="24"/>
          <w:szCs w:val="24"/>
          <w:rPrChange w:id="70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proofErr w:type="spellStart"/>
      <w:r w:rsidR="00796B7D" w:rsidRPr="00CC06D2">
        <w:rPr>
          <w:rFonts w:ascii="Times New Roman" w:hAnsi="Times New Roman" w:cs="Times New Roman"/>
          <w:sz w:val="24"/>
          <w:szCs w:val="24"/>
          <w:rPrChange w:id="70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Inc</w:t>
      </w:r>
      <w:proofErr w:type="spellEnd"/>
      <w:r w:rsidR="00796B7D" w:rsidRPr="00CC06D2">
        <w:rPr>
          <w:rFonts w:ascii="Times New Roman" w:hAnsi="Times New Roman" w:cs="Times New Roman"/>
          <w:sz w:val="24"/>
          <w:szCs w:val="24"/>
          <w:rPrChange w:id="70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 Стойкость шифрования определена в 128 бит.</w:t>
      </w:r>
      <w:commentRangeEnd w:id="696"/>
      <w:r w:rsidR="002D7106" w:rsidRPr="00CC06D2">
        <w:rPr>
          <w:rStyle w:val="a3"/>
          <w:rFonts w:ascii="Times New Roman" w:hAnsi="Times New Roman" w:cs="Times New Roman"/>
          <w:sz w:val="24"/>
          <w:szCs w:val="24"/>
          <w:rPrChange w:id="710" w:author="Карина Мясникова" w:date="2019-12-13T11:29:00Z">
            <w:rPr>
              <w:rStyle w:val="a3"/>
            </w:rPr>
          </w:rPrChange>
        </w:rPr>
        <w:commentReference w:id="696"/>
      </w:r>
    </w:p>
    <w:p w:rsidR="00796B7D" w:rsidRPr="00CC06D2" w:rsidRDefault="00183FF4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71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712" w:author="Карина Мясникова" w:date="2019-12-13T11:34:00Z">
          <w:pPr>
            <w:ind w:firstLine="708"/>
            <w:contextualSpacing/>
            <w:jc w:val="both"/>
          </w:pPr>
        </w:pPrChange>
      </w:pPr>
      <w:ins w:id="713" w:author="Карина Мясникова" w:date="2019-12-13T11:09:00Z">
        <w:r w:rsidRPr="00CC06D2">
          <w:rPr>
            <w:rFonts w:ascii="Times New Roman" w:hAnsi="Times New Roman" w:cs="Times New Roman"/>
            <w:sz w:val="24"/>
            <w:szCs w:val="24"/>
            <w:rPrChange w:id="71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4</w:t>
        </w:r>
      </w:ins>
      <w:ins w:id="715" w:author="Карина Мясникова" w:date="2019-12-13T11:10:00Z">
        <w:r w:rsidRPr="00CC06D2">
          <w:rPr>
            <w:rFonts w:ascii="Times New Roman" w:hAnsi="Times New Roman" w:cs="Times New Roman"/>
            <w:sz w:val="24"/>
            <w:szCs w:val="24"/>
            <w:rPrChange w:id="71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.</w:t>
        </w:r>
      </w:ins>
      <w:ins w:id="717" w:author="Карина Мясникова" w:date="2019-12-13T11:09:00Z">
        <w:r w:rsidR="007D0229" w:rsidRPr="00CC06D2">
          <w:rPr>
            <w:rFonts w:ascii="Times New Roman" w:hAnsi="Times New Roman" w:cs="Times New Roman"/>
            <w:sz w:val="24"/>
            <w:szCs w:val="24"/>
            <w:rPrChange w:id="71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proofErr w:type="gramStart"/>
      <w:ins w:id="719" w:author="Карина Мясникова" w:date="2019-12-13T11:03:00Z">
        <w:r w:rsidR="00C2220D" w:rsidRPr="00CC06D2">
          <w:rPr>
            <w:rFonts w:ascii="Times New Roman" w:hAnsi="Times New Roman" w:cs="Times New Roman"/>
            <w:sz w:val="24"/>
            <w:szCs w:val="24"/>
            <w:rPrChange w:id="72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Товарищество осуществляет предоставление электронных услуг </w:t>
        </w:r>
        <w:proofErr w:type="spellStart"/>
        <w:r w:rsidR="00C2220D" w:rsidRPr="00CC06D2">
          <w:rPr>
            <w:rFonts w:ascii="Times New Roman" w:hAnsi="Times New Roman" w:cs="Times New Roman"/>
            <w:sz w:val="24"/>
            <w:szCs w:val="24"/>
            <w:rPrChange w:id="72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микрокрокр</w:t>
        </w:r>
      </w:ins>
      <w:ins w:id="722" w:author="Карина Мясникова" w:date="2019-12-13T11:04:00Z">
        <w:r w:rsidR="00C2220D" w:rsidRPr="00CC06D2">
          <w:rPr>
            <w:rFonts w:ascii="Times New Roman" w:hAnsi="Times New Roman" w:cs="Times New Roman"/>
            <w:sz w:val="24"/>
            <w:szCs w:val="24"/>
            <w:rPrChange w:id="72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едитования</w:t>
        </w:r>
        <w:proofErr w:type="spellEnd"/>
        <w:r w:rsidR="00C2220D" w:rsidRPr="00CC06D2">
          <w:rPr>
            <w:rFonts w:ascii="Times New Roman" w:hAnsi="Times New Roman" w:cs="Times New Roman"/>
            <w:sz w:val="24"/>
            <w:szCs w:val="24"/>
            <w:rPrChange w:id="72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посредством </w:t>
        </w:r>
      </w:ins>
      <w:del w:id="725" w:author="Карина Мясникова" w:date="2019-12-13T11:04:00Z">
        <w:r w:rsidR="00796B7D" w:rsidRPr="00CC06D2" w:rsidDel="00C2220D">
          <w:rPr>
            <w:rFonts w:ascii="Times New Roman" w:hAnsi="Times New Roman" w:cs="Times New Roman"/>
            <w:sz w:val="24"/>
            <w:szCs w:val="24"/>
            <w:rPrChange w:id="72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Д</w:delText>
        </w:r>
      </w:del>
      <w:ins w:id="727" w:author="Карина Мясникова" w:date="2019-12-13T11:04:00Z">
        <w:r w:rsidR="00C2220D" w:rsidRPr="00CC06D2">
          <w:rPr>
            <w:rFonts w:ascii="Times New Roman" w:hAnsi="Times New Roman" w:cs="Times New Roman"/>
            <w:sz w:val="24"/>
            <w:szCs w:val="24"/>
            <w:rPrChange w:id="72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д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72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оменн</w:t>
      </w:r>
      <w:ins w:id="730" w:author="Карина Мясникова" w:date="2019-12-13T11:04:00Z">
        <w:r w:rsidR="00C2220D" w:rsidRPr="00CC06D2">
          <w:rPr>
            <w:rFonts w:ascii="Times New Roman" w:hAnsi="Times New Roman" w:cs="Times New Roman"/>
            <w:sz w:val="24"/>
            <w:szCs w:val="24"/>
            <w:rPrChange w:id="73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ых</w:t>
        </w:r>
      </w:ins>
      <w:del w:id="732" w:author="Карина Мясникова" w:date="2019-12-13T11:04:00Z">
        <w:r w:rsidR="00796B7D" w:rsidRPr="00CC06D2" w:rsidDel="00C2220D">
          <w:rPr>
            <w:rFonts w:ascii="Times New Roman" w:hAnsi="Times New Roman" w:cs="Times New Roman"/>
            <w:sz w:val="24"/>
            <w:szCs w:val="24"/>
            <w:rPrChange w:id="73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ое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73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им</w:t>
      </w:r>
      <w:ins w:id="735" w:author="Карина Мясникова" w:date="2019-12-13T11:04:00Z">
        <w:r w:rsidR="00C2220D" w:rsidRPr="00CC06D2">
          <w:rPr>
            <w:rFonts w:ascii="Times New Roman" w:hAnsi="Times New Roman" w:cs="Times New Roman"/>
            <w:sz w:val="24"/>
            <w:szCs w:val="24"/>
            <w:rPrChange w:id="73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ен </w:t>
        </w:r>
      </w:ins>
      <w:del w:id="737" w:author="Карина Мясникова" w:date="2019-12-13T11:04:00Z">
        <w:r w:rsidR="00796B7D" w:rsidRPr="00CC06D2" w:rsidDel="00C2220D">
          <w:rPr>
            <w:rFonts w:ascii="Times New Roman" w:hAnsi="Times New Roman" w:cs="Times New Roman"/>
            <w:sz w:val="24"/>
            <w:szCs w:val="24"/>
            <w:rPrChange w:id="73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я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73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первого уровня в сети интернет – www.</w:t>
      </w:r>
      <w:del w:id="740" w:author="Карина Мясникова" w:date="2019-12-13T11:05:00Z">
        <w:r w:rsidR="002D7106" w:rsidRPr="00CC06D2" w:rsidDel="00EF3960">
          <w:rPr>
            <w:rFonts w:ascii="Times New Roman" w:hAnsi="Times New Roman" w:cs="Times New Roman"/>
            <w:sz w:val="24"/>
            <w:szCs w:val="24"/>
            <w:rPrChange w:id="74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2D7106" w:rsidRPr="00CC06D2">
        <w:rPr>
          <w:rFonts w:ascii="Times New Roman" w:hAnsi="Times New Roman" w:cs="Times New Roman"/>
          <w:sz w:val="24"/>
          <w:szCs w:val="24"/>
          <w:rPrChange w:id="74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solva.kz </w:t>
      </w:r>
      <w:ins w:id="743" w:author="Карина Мясникова" w:date="2019-12-13T11:04:00Z">
        <w:r w:rsidR="00C2220D" w:rsidRPr="00CC06D2">
          <w:rPr>
            <w:rFonts w:ascii="Times New Roman" w:hAnsi="Times New Roman" w:cs="Times New Roman"/>
            <w:sz w:val="24"/>
            <w:szCs w:val="24"/>
            <w:rPrChange w:id="74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и </w:t>
        </w:r>
      </w:ins>
      <w:ins w:id="745" w:author="Карина Мясникова" w:date="2019-12-13T11:05:00Z">
        <w:r w:rsidR="00EF3960" w:rsidRPr="00CC06D2">
          <w:rPr>
            <w:rFonts w:ascii="Times New Roman" w:hAnsi="Times New Roman" w:cs="Times New Roman"/>
            <w:sz w:val="24"/>
            <w:szCs w:val="24"/>
            <w:rPrChange w:id="74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www.moneyman.kz</w:t>
        </w:r>
      </w:ins>
      <w:del w:id="747" w:author="Карина Мясникова" w:date="2019-12-13T11:05:00Z">
        <w:r w:rsidR="00796B7D" w:rsidRPr="00CC06D2" w:rsidDel="00EF3960">
          <w:rPr>
            <w:rFonts w:ascii="Times New Roman" w:hAnsi="Times New Roman" w:cs="Times New Roman"/>
            <w:sz w:val="24"/>
            <w:szCs w:val="24"/>
            <w:rPrChange w:id="74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принадлежит </w:delText>
        </w:r>
        <w:r w:rsidR="00230085" w:rsidRPr="00CC06D2" w:rsidDel="00EF3960">
          <w:rPr>
            <w:rFonts w:ascii="Times New Roman" w:hAnsi="Times New Roman" w:cs="Times New Roman"/>
            <w:sz w:val="24"/>
            <w:szCs w:val="24"/>
            <w:rPrChange w:id="74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Товариществу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75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. </w:t>
      </w:r>
      <w:del w:id="751" w:author="Карина Мясникова" w:date="2019-12-13T11:05:00Z">
        <w:r w:rsidR="00796B7D" w:rsidRPr="00CC06D2" w:rsidDel="009A4663">
          <w:rPr>
            <w:rFonts w:ascii="Times New Roman" w:hAnsi="Times New Roman" w:cs="Times New Roman"/>
            <w:sz w:val="24"/>
            <w:szCs w:val="24"/>
            <w:rPrChange w:id="75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Приложение</w:delText>
        </w:r>
        <w:r w:rsidR="002D7106" w:rsidRPr="00CC06D2" w:rsidDel="009A4663">
          <w:rPr>
            <w:rFonts w:ascii="Times New Roman" w:hAnsi="Times New Roman" w:cs="Times New Roman"/>
            <w:sz w:val="24"/>
            <w:szCs w:val="24"/>
            <w:rPrChange w:id="75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solva.kz</w:delText>
        </w:r>
        <w:r w:rsidR="00796B7D" w:rsidRPr="00CC06D2" w:rsidDel="009A4663">
          <w:rPr>
            <w:rFonts w:ascii="Times New Roman" w:hAnsi="Times New Roman" w:cs="Times New Roman"/>
            <w:sz w:val="24"/>
            <w:szCs w:val="24"/>
            <w:rPrChange w:id="75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также принадлежит </w:delText>
        </w:r>
      </w:del>
      <w:del w:id="755" w:author="Карина Мясникова" w:date="2019-12-13T11:06:00Z">
        <w:r w:rsidR="002D7106" w:rsidRPr="00CC06D2" w:rsidDel="009A4663">
          <w:rPr>
            <w:rFonts w:ascii="Times New Roman" w:hAnsi="Times New Roman" w:cs="Times New Roman"/>
            <w:sz w:val="24"/>
            <w:szCs w:val="24"/>
            <w:rPrChange w:id="75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Товариществу</w:delText>
        </w:r>
        <w:r w:rsidR="00796B7D" w:rsidRPr="00CC06D2" w:rsidDel="009A4663">
          <w:rPr>
            <w:rFonts w:ascii="Times New Roman" w:hAnsi="Times New Roman" w:cs="Times New Roman"/>
            <w:sz w:val="24"/>
            <w:szCs w:val="24"/>
            <w:rPrChange w:id="75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75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2D7106" w:rsidRPr="00CC06D2">
        <w:rPr>
          <w:rFonts w:ascii="Times New Roman" w:hAnsi="Times New Roman" w:cs="Times New Roman"/>
          <w:sz w:val="24"/>
          <w:szCs w:val="24"/>
          <w:rPrChange w:id="75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Товарищество</w:t>
      </w:r>
      <w:r w:rsidR="00796B7D" w:rsidRPr="00CC06D2">
        <w:rPr>
          <w:rFonts w:ascii="Times New Roman" w:hAnsi="Times New Roman" w:cs="Times New Roman"/>
          <w:sz w:val="24"/>
          <w:szCs w:val="24"/>
          <w:rPrChange w:id="76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гарантирует пользователям сервисов </w:t>
      </w:r>
      <w:r w:rsidR="002D7106" w:rsidRPr="00CC06D2">
        <w:rPr>
          <w:rFonts w:ascii="Times New Roman" w:hAnsi="Times New Roman" w:cs="Times New Roman"/>
          <w:sz w:val="24"/>
          <w:szCs w:val="24"/>
          <w:rPrChange w:id="76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solva.kz </w:t>
      </w:r>
      <w:ins w:id="762" w:author="Карина Мясникова" w:date="2019-12-13T11:06:00Z">
        <w:r w:rsidR="009A4663" w:rsidRPr="00CC06D2">
          <w:rPr>
            <w:rFonts w:ascii="Times New Roman" w:hAnsi="Times New Roman" w:cs="Times New Roman"/>
            <w:sz w:val="24"/>
            <w:szCs w:val="24"/>
            <w:rPrChange w:id="76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и moneyman.kz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76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защиту их</w:t>
      </w:r>
      <w:r w:rsidR="002D7106" w:rsidRPr="00CC06D2">
        <w:rPr>
          <w:rFonts w:ascii="Times New Roman" w:hAnsi="Times New Roman" w:cs="Times New Roman"/>
          <w:sz w:val="24"/>
          <w:szCs w:val="24"/>
          <w:rPrChange w:id="76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76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персональных и платежных данных</w:t>
      </w:r>
      <w:r w:rsidR="002D7106" w:rsidRPr="00CC06D2">
        <w:rPr>
          <w:rFonts w:ascii="Times New Roman" w:hAnsi="Times New Roman" w:cs="Times New Roman"/>
          <w:sz w:val="24"/>
          <w:szCs w:val="24"/>
          <w:rPrChange w:id="76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в соответствии Законом Республики Казахстан от 21 мая 2013 года № 94-V «О персональных данных и их защите»</w:t>
      </w:r>
      <w:r w:rsidR="00796B7D" w:rsidRPr="00CC06D2">
        <w:rPr>
          <w:rFonts w:ascii="Times New Roman" w:hAnsi="Times New Roman" w:cs="Times New Roman"/>
          <w:sz w:val="24"/>
          <w:szCs w:val="24"/>
          <w:rPrChange w:id="76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  <w:proofErr w:type="gramEnd"/>
    </w:p>
    <w:p w:rsidR="00796B7D" w:rsidRPr="00CC06D2" w:rsidRDefault="00183FF4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76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770" w:author="Карина Мясникова" w:date="2019-12-13T11:34:00Z">
          <w:pPr>
            <w:ind w:firstLine="708"/>
            <w:contextualSpacing/>
            <w:jc w:val="both"/>
          </w:pPr>
        </w:pPrChange>
      </w:pPr>
      <w:ins w:id="771" w:author="Карина Мясникова" w:date="2019-12-13T11:10:00Z">
        <w:r w:rsidRPr="00CC06D2">
          <w:rPr>
            <w:rFonts w:ascii="Times New Roman" w:hAnsi="Times New Roman" w:cs="Times New Roman"/>
            <w:sz w:val="24"/>
            <w:szCs w:val="24"/>
            <w:rPrChange w:id="77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5. </w:t>
        </w:r>
      </w:ins>
      <w:commentRangeStart w:id="773"/>
      <w:r w:rsidR="00796B7D" w:rsidRPr="00CC06D2">
        <w:rPr>
          <w:rFonts w:ascii="Times New Roman" w:hAnsi="Times New Roman" w:cs="Times New Roman"/>
          <w:sz w:val="24"/>
          <w:szCs w:val="24"/>
          <w:rPrChange w:id="77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Программно-технический комплекс </w:t>
      </w:r>
      <w:del w:id="775" w:author="Карина Мясникова" w:date="2019-12-13T11:08:00Z">
        <w:r w:rsidR="002D7106" w:rsidRPr="00CC06D2" w:rsidDel="00AA53A2">
          <w:rPr>
            <w:rFonts w:ascii="Times New Roman" w:hAnsi="Times New Roman" w:cs="Times New Roman"/>
            <w:sz w:val="24"/>
            <w:szCs w:val="24"/>
            <w:rPrChange w:id="77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</w:del>
      <w:ins w:id="777" w:author="Карина Мясникова" w:date="2019-12-13T11:08:00Z">
        <w:r w:rsidR="00AA53A2" w:rsidRPr="00CC06D2">
          <w:rPr>
            <w:rFonts w:ascii="Times New Roman" w:hAnsi="Times New Roman" w:cs="Times New Roman"/>
            <w:sz w:val="24"/>
            <w:szCs w:val="24"/>
            <w:rPrChange w:id="77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Товарищества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77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 а также модули взаимодействия с банковскими</w:t>
      </w:r>
      <w:r w:rsidR="002D7106" w:rsidRPr="00CC06D2">
        <w:rPr>
          <w:rFonts w:ascii="Times New Roman" w:hAnsi="Times New Roman" w:cs="Times New Roman"/>
          <w:sz w:val="24"/>
          <w:szCs w:val="24"/>
          <w:rPrChange w:id="78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78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системами располагаются только на территории </w:t>
      </w:r>
      <w:r w:rsidR="002D7106" w:rsidRPr="00CC06D2">
        <w:rPr>
          <w:rFonts w:ascii="Times New Roman" w:hAnsi="Times New Roman" w:cs="Times New Roman"/>
          <w:sz w:val="24"/>
          <w:szCs w:val="24"/>
          <w:rPrChange w:id="78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Товарищества.</w:t>
      </w:r>
      <w:del w:id="783" w:author="Карина Мясникова" w:date="2019-12-13T11:08:00Z">
        <w:r w:rsidR="002D7106" w:rsidRPr="00CC06D2" w:rsidDel="00AA53A2">
          <w:rPr>
            <w:rFonts w:ascii="Times New Roman" w:hAnsi="Times New Roman" w:cs="Times New Roman"/>
            <w:sz w:val="24"/>
            <w:szCs w:val="24"/>
            <w:rPrChange w:id="78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Товарищество</w:delText>
        </w:r>
        <w:r w:rsidR="00796B7D" w:rsidRPr="00CC06D2" w:rsidDel="00AA53A2">
          <w:rPr>
            <w:rFonts w:ascii="Times New Roman" w:hAnsi="Times New Roman" w:cs="Times New Roman"/>
            <w:sz w:val="24"/>
            <w:szCs w:val="24"/>
            <w:rPrChange w:id="78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является владельцем программнотехнического комплекса </w:delText>
        </w:r>
        <w:r w:rsidR="002D7106" w:rsidRPr="00CC06D2" w:rsidDel="00AA53A2">
          <w:rPr>
            <w:rFonts w:ascii="Times New Roman" w:hAnsi="Times New Roman" w:cs="Times New Roman"/>
            <w:sz w:val="24"/>
            <w:szCs w:val="24"/>
            <w:rPrChange w:id="78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  <w:r w:rsidR="00796B7D" w:rsidRPr="00CC06D2" w:rsidDel="00AA53A2">
          <w:rPr>
            <w:rFonts w:ascii="Times New Roman" w:hAnsi="Times New Roman" w:cs="Times New Roman"/>
            <w:sz w:val="24"/>
            <w:szCs w:val="24"/>
            <w:rPrChange w:id="78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</w:delText>
        </w:r>
        <w:commentRangeEnd w:id="773"/>
        <w:r w:rsidR="002D7106" w:rsidRPr="00CC06D2" w:rsidDel="00AA53A2">
          <w:rPr>
            <w:rStyle w:val="a3"/>
            <w:rFonts w:ascii="Times New Roman" w:hAnsi="Times New Roman" w:cs="Times New Roman"/>
            <w:sz w:val="24"/>
            <w:szCs w:val="24"/>
            <w:rPrChange w:id="788" w:author="Карина Мясникова" w:date="2019-12-13T11:29:00Z">
              <w:rPr>
                <w:rStyle w:val="a3"/>
              </w:rPr>
            </w:rPrChange>
          </w:rPr>
          <w:commentReference w:id="773"/>
        </w:r>
      </w:del>
    </w:p>
    <w:p w:rsidR="00796B7D" w:rsidRPr="00CC06D2" w:rsidRDefault="00796B7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78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790" w:author="Карина Мясникова" w:date="2019-12-13T11:34:00Z">
          <w:pPr>
            <w:ind w:firstLine="708"/>
            <w:contextualSpacing/>
            <w:jc w:val="both"/>
          </w:pPr>
        </w:pPrChange>
      </w:pPr>
      <w:r w:rsidRPr="00CC06D2">
        <w:rPr>
          <w:rFonts w:ascii="Times New Roman" w:hAnsi="Times New Roman" w:cs="Times New Roman"/>
          <w:sz w:val="24"/>
          <w:szCs w:val="24"/>
          <w:rPrChange w:id="79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Программно-технический комплекс </w:t>
      </w:r>
      <w:ins w:id="792" w:author="Карина Мясникова" w:date="2019-12-13T11:09:00Z">
        <w:r w:rsidR="007D0229" w:rsidRPr="00CC06D2">
          <w:rPr>
            <w:rFonts w:ascii="Times New Roman" w:hAnsi="Times New Roman" w:cs="Times New Roman"/>
            <w:sz w:val="24"/>
            <w:szCs w:val="24"/>
            <w:rPrChange w:id="79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Товарищества</w:t>
        </w:r>
      </w:ins>
      <w:del w:id="794" w:author="Карина Мясникова" w:date="2019-12-13T11:09:00Z">
        <w:r w:rsidR="002D7106" w:rsidRPr="00CC06D2" w:rsidDel="007D0229">
          <w:rPr>
            <w:rFonts w:ascii="Times New Roman" w:hAnsi="Times New Roman" w:cs="Times New Roman"/>
            <w:sz w:val="24"/>
            <w:szCs w:val="24"/>
            <w:rPrChange w:id="79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</w:del>
      <w:r w:rsidR="002D7106" w:rsidRPr="00CC06D2">
        <w:rPr>
          <w:rFonts w:ascii="Times New Roman" w:hAnsi="Times New Roman" w:cs="Times New Roman"/>
          <w:sz w:val="24"/>
          <w:szCs w:val="24"/>
          <w:rPrChange w:id="79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Pr="00CC06D2">
        <w:rPr>
          <w:rFonts w:ascii="Times New Roman" w:hAnsi="Times New Roman" w:cs="Times New Roman"/>
          <w:sz w:val="24"/>
          <w:szCs w:val="24"/>
          <w:rPrChange w:id="79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выделен в отдельную защищенную подсеть. </w:t>
      </w:r>
      <w:r w:rsidR="002D7106" w:rsidRPr="00CC06D2">
        <w:rPr>
          <w:rFonts w:ascii="Times New Roman" w:hAnsi="Times New Roman" w:cs="Times New Roman"/>
          <w:sz w:val="24"/>
          <w:szCs w:val="24"/>
          <w:rPrChange w:id="79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С</w:t>
      </w:r>
      <w:r w:rsidRPr="00CC06D2">
        <w:rPr>
          <w:rFonts w:ascii="Times New Roman" w:hAnsi="Times New Roman" w:cs="Times New Roman"/>
          <w:sz w:val="24"/>
          <w:szCs w:val="24"/>
          <w:rPrChange w:id="79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истема  </w:t>
      </w:r>
      <w:r w:rsidR="002D7106" w:rsidRPr="00CC06D2">
        <w:rPr>
          <w:rFonts w:ascii="Times New Roman" w:hAnsi="Times New Roman" w:cs="Times New Roman"/>
          <w:sz w:val="24"/>
          <w:szCs w:val="24"/>
          <w:rPrChange w:id="80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solva.kz</w:t>
      </w:r>
      <w:ins w:id="801" w:author="Карина Мясникова" w:date="2019-12-13T11:10:00Z">
        <w:r w:rsidR="00183FF4" w:rsidRPr="00CC06D2">
          <w:rPr>
            <w:rFonts w:ascii="Times New Roman" w:hAnsi="Times New Roman" w:cs="Times New Roman"/>
            <w:sz w:val="24"/>
            <w:szCs w:val="24"/>
            <w:rPrChange w:id="80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и moneyman.kz</w:t>
        </w:r>
      </w:ins>
      <w:r w:rsidR="002D7106" w:rsidRPr="00CC06D2">
        <w:rPr>
          <w:rFonts w:ascii="Times New Roman" w:hAnsi="Times New Roman" w:cs="Times New Roman"/>
          <w:sz w:val="24"/>
          <w:szCs w:val="24"/>
          <w:rPrChange w:id="80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Pr="00CC06D2">
        <w:rPr>
          <w:rFonts w:ascii="Times New Roman" w:hAnsi="Times New Roman" w:cs="Times New Roman"/>
          <w:sz w:val="24"/>
          <w:szCs w:val="24"/>
          <w:rPrChange w:id="80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не име</w:t>
      </w:r>
      <w:ins w:id="805" w:author="Карина Мясникова" w:date="2019-12-13T11:11:00Z">
        <w:r w:rsidR="00183FF4" w:rsidRPr="00CC06D2">
          <w:rPr>
            <w:rFonts w:ascii="Times New Roman" w:hAnsi="Times New Roman" w:cs="Times New Roman"/>
            <w:sz w:val="24"/>
            <w:szCs w:val="24"/>
            <w:rPrChange w:id="80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ю</w:t>
        </w:r>
      </w:ins>
      <w:del w:id="807" w:author="Карина Мясникова" w:date="2019-12-13T11:11:00Z">
        <w:r w:rsidR="002D7106" w:rsidRPr="00CC06D2" w:rsidDel="00183FF4">
          <w:rPr>
            <w:rFonts w:ascii="Times New Roman" w:hAnsi="Times New Roman" w:cs="Times New Roman"/>
            <w:sz w:val="24"/>
            <w:szCs w:val="24"/>
            <w:rPrChange w:id="80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е</w:delText>
        </w:r>
      </w:del>
      <w:r w:rsidRPr="00CC06D2">
        <w:rPr>
          <w:rFonts w:ascii="Times New Roman" w:hAnsi="Times New Roman" w:cs="Times New Roman"/>
          <w:sz w:val="24"/>
          <w:szCs w:val="24"/>
          <w:rPrChange w:id="80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 прямых подключений.</w:t>
      </w:r>
    </w:p>
    <w:p w:rsidR="00796B7D" w:rsidRPr="00CC06D2" w:rsidRDefault="003C4CC3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81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811" w:author="Карина Мясникова" w:date="2019-12-13T11:34:00Z">
          <w:pPr>
            <w:ind w:firstLine="708"/>
            <w:contextualSpacing/>
            <w:jc w:val="both"/>
          </w:pPr>
        </w:pPrChange>
      </w:pPr>
      <w:ins w:id="812" w:author="Карина Мясникова" w:date="2019-12-13T11:11:00Z">
        <w:r w:rsidRPr="00CC06D2">
          <w:rPr>
            <w:rFonts w:ascii="Times New Roman" w:hAnsi="Times New Roman" w:cs="Times New Roman"/>
            <w:sz w:val="24"/>
            <w:szCs w:val="24"/>
            <w:rPrChange w:id="81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6.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1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Для подтверждения Пароля </w:t>
      </w:r>
      <w:del w:id="815" w:author="Карина Мясникова" w:date="2019-12-13T11:28:00Z">
        <w:r w:rsidR="00796B7D" w:rsidRPr="00CC06D2" w:rsidDel="00CC06D2">
          <w:rPr>
            <w:rFonts w:ascii="Times New Roman" w:hAnsi="Times New Roman" w:cs="Times New Roman"/>
            <w:sz w:val="24"/>
            <w:szCs w:val="24"/>
            <w:rPrChange w:id="81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</w:delText>
        </w:r>
      </w:del>
      <w:ins w:id="817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1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у необходим</w:t>
      </w:r>
      <w:r w:rsidR="00286251" w:rsidRPr="00CC06D2">
        <w:rPr>
          <w:rFonts w:ascii="Times New Roman" w:hAnsi="Times New Roman" w:cs="Times New Roman"/>
          <w:sz w:val="24"/>
          <w:szCs w:val="24"/>
          <w:rPrChange w:id="81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о ввести КСДИ, присланный Товариществом</w:t>
      </w:r>
      <w:r w:rsidR="00796B7D" w:rsidRPr="00CC06D2">
        <w:rPr>
          <w:rFonts w:ascii="Times New Roman" w:hAnsi="Times New Roman" w:cs="Times New Roman"/>
          <w:sz w:val="24"/>
          <w:szCs w:val="24"/>
          <w:rPrChange w:id="82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на Номер</w:t>
      </w:r>
      <w:r w:rsidR="00286251" w:rsidRPr="00CC06D2">
        <w:rPr>
          <w:rFonts w:ascii="Times New Roman" w:hAnsi="Times New Roman" w:cs="Times New Roman"/>
          <w:sz w:val="24"/>
          <w:szCs w:val="24"/>
          <w:rPrChange w:id="82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82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телефона </w:t>
      </w:r>
      <w:del w:id="823" w:author="Карина Мясникова" w:date="2019-12-13T11:28:00Z">
        <w:r w:rsidR="00796B7D" w:rsidRPr="00CC06D2" w:rsidDel="00CC06D2">
          <w:rPr>
            <w:rFonts w:ascii="Times New Roman" w:hAnsi="Times New Roman" w:cs="Times New Roman"/>
            <w:sz w:val="24"/>
            <w:szCs w:val="24"/>
            <w:rPrChange w:id="82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</w:delText>
        </w:r>
      </w:del>
      <w:ins w:id="825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2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а, используемый как Логин.</w:t>
      </w:r>
    </w:p>
    <w:p w:rsidR="00796B7D" w:rsidRPr="00CC06D2" w:rsidRDefault="003C4CC3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82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828" w:author="Карина Мясникова" w:date="2019-12-13T11:34:00Z">
          <w:pPr>
            <w:ind w:firstLine="708"/>
            <w:contextualSpacing/>
            <w:jc w:val="both"/>
          </w:pPr>
        </w:pPrChange>
      </w:pPr>
      <w:ins w:id="829" w:author="Карина Мясникова" w:date="2019-12-13T11:11:00Z">
        <w:r w:rsidRPr="00CC06D2">
          <w:rPr>
            <w:rFonts w:ascii="Times New Roman" w:hAnsi="Times New Roman" w:cs="Times New Roman"/>
            <w:sz w:val="24"/>
            <w:szCs w:val="24"/>
            <w:rPrChange w:id="83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7. </w:t>
        </w:r>
      </w:ins>
      <w:proofErr w:type="gramStart"/>
      <w:r w:rsidR="00796B7D" w:rsidRPr="00CC06D2">
        <w:rPr>
          <w:rFonts w:ascii="Times New Roman" w:hAnsi="Times New Roman" w:cs="Times New Roman"/>
          <w:sz w:val="24"/>
          <w:szCs w:val="24"/>
          <w:rPrChange w:id="83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КСДИ может быть направлен по</w:t>
      </w:r>
      <w:ins w:id="832" w:author="Карина Мясникова" w:date="2019-12-13T11:11:00Z">
        <w:r w:rsidRPr="00CC06D2">
          <w:rPr>
            <w:rFonts w:ascii="Times New Roman" w:hAnsi="Times New Roman" w:cs="Times New Roman"/>
            <w:sz w:val="24"/>
            <w:szCs w:val="24"/>
            <w:rPrChange w:id="83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средством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3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SMS-сообщени</w:t>
      </w:r>
      <w:ins w:id="835" w:author="Карина Мясникова" w:date="2019-12-13T11:11:00Z">
        <w:r w:rsidRPr="00CC06D2">
          <w:rPr>
            <w:rFonts w:ascii="Times New Roman" w:hAnsi="Times New Roman" w:cs="Times New Roman"/>
            <w:sz w:val="24"/>
            <w:szCs w:val="24"/>
            <w:rPrChange w:id="83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я</w:t>
        </w:r>
      </w:ins>
      <w:del w:id="837" w:author="Карина Мясникова" w:date="2019-12-13T11:11:00Z">
        <w:r w:rsidR="00796B7D" w:rsidRPr="00CC06D2" w:rsidDel="003C4CC3">
          <w:rPr>
            <w:rFonts w:ascii="Times New Roman" w:hAnsi="Times New Roman" w:cs="Times New Roman"/>
            <w:sz w:val="24"/>
            <w:szCs w:val="24"/>
            <w:rPrChange w:id="83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ю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3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на Номер телефона </w:t>
      </w:r>
      <w:del w:id="840" w:author="Карина Мясникова" w:date="2019-12-13T11:13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84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Клиента</w:delText>
        </w:r>
      </w:del>
      <w:ins w:id="842" w:author="Карина Мясникова" w:date="2019-12-13T11:13:00Z">
        <w:r w:rsidR="006F24D7" w:rsidRPr="00CC06D2">
          <w:rPr>
            <w:rFonts w:ascii="Times New Roman" w:hAnsi="Times New Roman" w:cs="Times New Roman"/>
            <w:sz w:val="24"/>
            <w:szCs w:val="24"/>
            <w:rPrChange w:id="84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Заемщика</w:t>
        </w:r>
      </w:ins>
      <w:ins w:id="844" w:author="Карина Мясникова" w:date="2019-12-13T11:11:00Z">
        <w:r w:rsidRPr="00CC06D2">
          <w:rPr>
            <w:rFonts w:ascii="Times New Roman" w:hAnsi="Times New Roman" w:cs="Times New Roman"/>
            <w:sz w:val="24"/>
            <w:szCs w:val="24"/>
            <w:rPrChange w:id="84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, указанный при регистрации на интернет ресурсах Товарищества или в мобильном приложении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4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  <w:proofErr w:type="gramEnd"/>
      <w:r w:rsidR="00796B7D" w:rsidRPr="00CC06D2">
        <w:rPr>
          <w:rFonts w:ascii="Times New Roman" w:hAnsi="Times New Roman" w:cs="Times New Roman"/>
          <w:sz w:val="24"/>
          <w:szCs w:val="24"/>
          <w:rPrChange w:id="84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Ввод КСДИ</w:t>
      </w:r>
      <w:r w:rsidR="00286251" w:rsidRPr="00CC06D2">
        <w:rPr>
          <w:rFonts w:ascii="Times New Roman" w:hAnsi="Times New Roman" w:cs="Times New Roman"/>
          <w:sz w:val="24"/>
          <w:szCs w:val="24"/>
          <w:rPrChange w:id="84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84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подтверждает подлинность </w:t>
      </w:r>
      <w:ins w:id="850" w:author="Карина Мясникова" w:date="2019-12-13T11:13:00Z">
        <w:r w:rsidR="006F24D7" w:rsidRPr="00CC06D2">
          <w:rPr>
            <w:rFonts w:ascii="Times New Roman" w:hAnsi="Times New Roman" w:cs="Times New Roman"/>
            <w:sz w:val="24"/>
            <w:szCs w:val="24"/>
            <w:rPrChange w:id="85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Заемщика</w:t>
        </w:r>
      </w:ins>
      <w:del w:id="852" w:author="Карина Мясникова" w:date="2019-12-13T11:13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85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Клиента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5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, идентифицирует </w:t>
      </w:r>
      <w:del w:id="855" w:author="Карина Мясникова" w:date="2019-12-13T11:13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85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Клиента</w:delText>
        </w:r>
      </w:del>
      <w:ins w:id="857" w:author="Карина Мясникова" w:date="2019-12-13T11:13:00Z">
        <w:r w:rsidR="006F24D7" w:rsidRPr="00CC06D2">
          <w:rPr>
            <w:rFonts w:ascii="Times New Roman" w:hAnsi="Times New Roman" w:cs="Times New Roman"/>
            <w:sz w:val="24"/>
            <w:szCs w:val="24"/>
            <w:rPrChange w:id="85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Заемщика</w:t>
        </w:r>
      </w:ins>
      <w:del w:id="859" w:author="Карина Мясникова" w:date="2019-12-13T11:12:00Z">
        <w:r w:rsidR="00796B7D" w:rsidRPr="00CC06D2" w:rsidDel="003C4CC3">
          <w:rPr>
            <w:rFonts w:ascii="Times New Roman" w:hAnsi="Times New Roman" w:cs="Times New Roman"/>
            <w:sz w:val="24"/>
            <w:szCs w:val="24"/>
            <w:rPrChange w:id="86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на </w:delText>
        </w:r>
        <w:r w:rsidR="00286251" w:rsidRPr="00CC06D2" w:rsidDel="003C4CC3">
          <w:rPr>
            <w:rFonts w:ascii="Times New Roman" w:hAnsi="Times New Roman" w:cs="Times New Roman"/>
            <w:sz w:val="24"/>
            <w:szCs w:val="24"/>
            <w:rPrChange w:id="86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  <w:r w:rsidR="00796B7D" w:rsidRPr="00CC06D2" w:rsidDel="003C4CC3">
          <w:rPr>
            <w:rFonts w:ascii="Times New Roman" w:hAnsi="Times New Roman" w:cs="Times New Roman"/>
            <w:sz w:val="24"/>
            <w:szCs w:val="24"/>
            <w:rPrChange w:id="86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,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6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при совершении отдельных</w:t>
      </w:r>
      <w:r w:rsidR="00286251" w:rsidRPr="00CC06D2">
        <w:rPr>
          <w:rFonts w:ascii="Times New Roman" w:hAnsi="Times New Roman" w:cs="Times New Roman"/>
          <w:sz w:val="24"/>
          <w:szCs w:val="24"/>
          <w:rPrChange w:id="86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о</w:t>
      </w:r>
      <w:r w:rsidR="00796B7D" w:rsidRPr="00CC06D2">
        <w:rPr>
          <w:rFonts w:ascii="Times New Roman" w:hAnsi="Times New Roman" w:cs="Times New Roman"/>
          <w:sz w:val="24"/>
          <w:szCs w:val="24"/>
          <w:rPrChange w:id="86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пераций</w:t>
      </w:r>
      <w:del w:id="866" w:author="Карина Мясникова" w:date="2019-12-13T11:12:00Z">
        <w:r w:rsidR="00796B7D" w:rsidRPr="00CC06D2" w:rsidDel="003C4CC3">
          <w:rPr>
            <w:rFonts w:ascii="Times New Roman" w:hAnsi="Times New Roman" w:cs="Times New Roman"/>
            <w:sz w:val="24"/>
            <w:szCs w:val="24"/>
            <w:rPrChange w:id="86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6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и является основанием для предоставления </w:t>
      </w:r>
      <w:ins w:id="869" w:author="Карина Мясникова" w:date="2019-12-13T11:14:00Z">
        <w:r w:rsidR="006F24D7" w:rsidRPr="00CC06D2">
          <w:rPr>
            <w:rFonts w:ascii="Times New Roman" w:hAnsi="Times New Roman" w:cs="Times New Roman"/>
            <w:sz w:val="24"/>
            <w:szCs w:val="24"/>
            <w:rPrChange w:id="87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Заемщику</w:t>
        </w:r>
        <w:r w:rsidR="006F24D7" w:rsidRPr="00CC06D2" w:rsidDel="006F24D7">
          <w:rPr>
            <w:rFonts w:ascii="Times New Roman" w:hAnsi="Times New Roman" w:cs="Times New Roman"/>
            <w:sz w:val="24"/>
            <w:szCs w:val="24"/>
            <w:rPrChange w:id="87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872" w:author="Карина Мясникова" w:date="2019-12-13T11:14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87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Клиенту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7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доступа к электронным</w:t>
      </w:r>
      <w:del w:id="875" w:author="Карина Мясникова" w:date="2019-12-13T11:12:00Z">
        <w:r w:rsidR="00286251" w:rsidRPr="00CC06D2" w:rsidDel="00E73CA5">
          <w:rPr>
            <w:rFonts w:ascii="Times New Roman" w:hAnsi="Times New Roman" w:cs="Times New Roman"/>
            <w:sz w:val="24"/>
            <w:szCs w:val="24"/>
            <w:rPrChange w:id="87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87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услугам по Договору </w:t>
      </w:r>
      <w:ins w:id="878" w:author="Карина Мясникова" w:date="2019-12-13T11:12:00Z">
        <w:r w:rsidR="00E73CA5" w:rsidRPr="00CC06D2">
          <w:rPr>
            <w:rFonts w:ascii="Times New Roman" w:hAnsi="Times New Roman" w:cs="Times New Roman"/>
            <w:sz w:val="24"/>
            <w:szCs w:val="24"/>
            <w:rPrChange w:id="87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о предоставлении </w:t>
        </w:r>
        <w:proofErr w:type="spellStart"/>
        <w:r w:rsidR="00E73CA5" w:rsidRPr="00CC06D2">
          <w:rPr>
            <w:rFonts w:ascii="Times New Roman" w:hAnsi="Times New Roman" w:cs="Times New Roman"/>
            <w:sz w:val="24"/>
            <w:szCs w:val="24"/>
            <w:rPrChange w:id="88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микрокредита</w:t>
        </w:r>
        <w:proofErr w:type="spellEnd"/>
        <w:r w:rsidR="00E73CA5" w:rsidRPr="00CC06D2">
          <w:rPr>
            <w:rFonts w:ascii="Times New Roman" w:hAnsi="Times New Roman" w:cs="Times New Roman"/>
            <w:sz w:val="24"/>
            <w:szCs w:val="24"/>
            <w:rPrChange w:id="88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,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8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для осуществления Платежей</w:t>
      </w:r>
      <w:del w:id="883" w:author="Карина Мясникова" w:date="2019-12-13T11:12:00Z">
        <w:r w:rsidR="00796B7D" w:rsidRPr="00CC06D2" w:rsidDel="00E73CA5">
          <w:rPr>
            <w:rFonts w:ascii="Times New Roman" w:hAnsi="Times New Roman" w:cs="Times New Roman"/>
            <w:sz w:val="24"/>
            <w:szCs w:val="24"/>
            <w:rPrChange w:id="88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/</w:delText>
        </w:r>
      </w:del>
      <w:ins w:id="885" w:author="Карина Мясникова" w:date="2019-12-13T11:12:00Z">
        <w:r w:rsidR="00E73CA5" w:rsidRPr="00CC06D2">
          <w:rPr>
            <w:rFonts w:ascii="Times New Roman" w:hAnsi="Times New Roman" w:cs="Times New Roman"/>
            <w:sz w:val="24"/>
            <w:szCs w:val="24"/>
            <w:rPrChange w:id="88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или иных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88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Операций </w:t>
      </w:r>
      <w:proofErr w:type="gramStart"/>
      <w:ins w:id="888" w:author="Карина Мясникова" w:date="2019-12-13T11:13:00Z">
        <w:r w:rsidR="00E73CA5" w:rsidRPr="00CC06D2">
          <w:rPr>
            <w:rFonts w:ascii="Times New Roman" w:hAnsi="Times New Roman" w:cs="Times New Roman"/>
            <w:sz w:val="24"/>
            <w:szCs w:val="24"/>
            <w:rPrChange w:id="88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в</w:t>
        </w:r>
        <w:proofErr w:type="gramEnd"/>
        <w:r w:rsidR="00E73CA5" w:rsidRPr="00CC06D2">
          <w:rPr>
            <w:rFonts w:ascii="Times New Roman" w:hAnsi="Times New Roman" w:cs="Times New Roman"/>
            <w:sz w:val="24"/>
            <w:szCs w:val="24"/>
            <w:rPrChange w:id="89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личном </w:t>
        </w:r>
        <w:proofErr w:type="spellStart"/>
        <w:r w:rsidR="00E73CA5" w:rsidRPr="00CC06D2">
          <w:rPr>
            <w:rFonts w:ascii="Times New Roman" w:hAnsi="Times New Roman" w:cs="Times New Roman"/>
            <w:sz w:val="24"/>
            <w:szCs w:val="24"/>
            <w:rPrChange w:id="89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кабинене</w:t>
        </w:r>
      </w:ins>
      <w:proofErr w:type="spellEnd"/>
      <w:del w:id="892" w:author="Карина Мясникова" w:date="2019-12-13T11:13:00Z">
        <w:r w:rsidR="00796B7D" w:rsidRPr="00CC06D2" w:rsidDel="00E73CA5">
          <w:rPr>
            <w:rFonts w:ascii="Times New Roman" w:hAnsi="Times New Roman" w:cs="Times New Roman"/>
            <w:sz w:val="24"/>
            <w:szCs w:val="24"/>
            <w:rPrChange w:id="89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  <w:r w:rsidR="00286251" w:rsidRPr="00CC06D2" w:rsidDel="00E73CA5">
          <w:rPr>
            <w:rFonts w:ascii="Times New Roman" w:hAnsi="Times New Roman" w:cs="Times New Roman"/>
            <w:sz w:val="24"/>
            <w:szCs w:val="24"/>
            <w:rPrChange w:id="89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</w:del>
      <w:r w:rsidR="00286251" w:rsidRPr="00CC06D2">
        <w:rPr>
          <w:rFonts w:ascii="Times New Roman" w:hAnsi="Times New Roman" w:cs="Times New Roman"/>
          <w:sz w:val="24"/>
          <w:szCs w:val="24"/>
          <w:rPrChange w:id="89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796B7D" w:rsidRPr="00CC06D2" w:rsidRDefault="00E73CA5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89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897" w:author="Карина Мясникова" w:date="2019-12-13T11:34:00Z">
          <w:pPr>
            <w:ind w:firstLine="708"/>
            <w:contextualSpacing/>
            <w:jc w:val="both"/>
          </w:pPr>
        </w:pPrChange>
      </w:pPr>
      <w:ins w:id="898" w:author="Карина Мясникова" w:date="2019-12-13T11:13:00Z">
        <w:r w:rsidRPr="00CC06D2">
          <w:rPr>
            <w:rFonts w:ascii="Times New Roman" w:hAnsi="Times New Roman" w:cs="Times New Roman"/>
            <w:sz w:val="24"/>
            <w:szCs w:val="24"/>
            <w:rPrChange w:id="89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8.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0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Доступ к услугам </w:t>
      </w:r>
      <w:ins w:id="901" w:author="Карина Мясникова" w:date="2019-12-13T11:13:00Z">
        <w:r w:rsidR="006F24D7" w:rsidRPr="00CC06D2">
          <w:rPr>
            <w:rFonts w:ascii="Times New Roman" w:hAnsi="Times New Roman" w:cs="Times New Roman"/>
            <w:sz w:val="24"/>
            <w:szCs w:val="24"/>
            <w:rPrChange w:id="90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Товарищества </w:t>
        </w:r>
      </w:ins>
      <w:del w:id="903" w:author="Карина Мясникова" w:date="2019-12-13T11:13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90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по Договору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90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предоставляется </w:t>
      </w:r>
      <w:ins w:id="906" w:author="Карина Мясникова" w:date="2019-12-13T11:14:00Z">
        <w:r w:rsidR="006F24D7" w:rsidRPr="00CC06D2">
          <w:rPr>
            <w:rFonts w:ascii="Times New Roman" w:hAnsi="Times New Roman" w:cs="Times New Roman"/>
            <w:sz w:val="24"/>
            <w:szCs w:val="24"/>
            <w:rPrChange w:id="90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Заемщику</w:t>
        </w:r>
        <w:r w:rsidR="006F24D7" w:rsidRPr="00CC06D2" w:rsidDel="006F24D7">
          <w:rPr>
            <w:rFonts w:ascii="Times New Roman" w:hAnsi="Times New Roman" w:cs="Times New Roman"/>
            <w:sz w:val="24"/>
            <w:szCs w:val="24"/>
            <w:rPrChange w:id="90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909" w:author="Карина Мясникова" w:date="2019-12-13T11:14:00Z">
        <w:r w:rsidR="00796B7D" w:rsidRPr="00CC06D2" w:rsidDel="006F24D7">
          <w:rPr>
            <w:rFonts w:ascii="Times New Roman" w:hAnsi="Times New Roman" w:cs="Times New Roman"/>
            <w:sz w:val="24"/>
            <w:szCs w:val="24"/>
            <w:rPrChange w:id="91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Клиенту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91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после осуществления им</w:t>
      </w:r>
      <w:ins w:id="912" w:author="Карина Мясникова" w:date="2019-12-13T11:14:00Z">
        <w:r w:rsidR="000F2ADB" w:rsidRPr="00CC06D2">
          <w:rPr>
            <w:rFonts w:ascii="Times New Roman" w:hAnsi="Times New Roman" w:cs="Times New Roman"/>
            <w:sz w:val="24"/>
            <w:szCs w:val="24"/>
            <w:rPrChange w:id="91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определенных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1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действий</w:t>
      </w:r>
      <w:del w:id="915" w:author="Карина Мясникова" w:date="2019-12-13T11:14:00Z">
        <w:r w:rsidR="00796B7D" w:rsidRPr="00CC06D2" w:rsidDel="000F2ADB">
          <w:rPr>
            <w:rFonts w:ascii="Times New Roman" w:hAnsi="Times New Roman" w:cs="Times New Roman"/>
            <w:sz w:val="24"/>
            <w:szCs w:val="24"/>
            <w:rPrChange w:id="91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для</w:delText>
        </w:r>
        <w:r w:rsidR="00286251" w:rsidRPr="00CC06D2" w:rsidDel="000F2ADB">
          <w:rPr>
            <w:rFonts w:ascii="Times New Roman" w:hAnsi="Times New Roman" w:cs="Times New Roman"/>
            <w:sz w:val="24"/>
            <w:szCs w:val="24"/>
            <w:rPrChange w:id="91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="00796B7D" w:rsidRPr="00CC06D2" w:rsidDel="000F2ADB">
          <w:rPr>
            <w:rFonts w:ascii="Times New Roman" w:hAnsi="Times New Roman" w:cs="Times New Roman"/>
            <w:sz w:val="24"/>
            <w:szCs w:val="24"/>
            <w:rPrChange w:id="91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совершения Платежей/Операций на </w:delText>
        </w:r>
        <w:r w:rsidR="00286251" w:rsidRPr="00CC06D2" w:rsidDel="000F2ADB">
          <w:rPr>
            <w:rFonts w:ascii="Times New Roman" w:hAnsi="Times New Roman" w:cs="Times New Roman"/>
            <w:sz w:val="24"/>
            <w:szCs w:val="24"/>
            <w:rPrChange w:id="91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</w:del>
      <w:r w:rsidR="00286251" w:rsidRPr="00CC06D2">
        <w:rPr>
          <w:rFonts w:ascii="Times New Roman" w:hAnsi="Times New Roman" w:cs="Times New Roman"/>
          <w:sz w:val="24"/>
          <w:szCs w:val="24"/>
          <w:rPrChange w:id="92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</w:t>
      </w:r>
      <w:r w:rsidR="00796B7D" w:rsidRPr="00CC06D2">
        <w:rPr>
          <w:rFonts w:ascii="Times New Roman" w:hAnsi="Times New Roman" w:cs="Times New Roman"/>
          <w:sz w:val="24"/>
          <w:szCs w:val="24"/>
          <w:rPrChange w:id="92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286251" w:rsidRPr="00CC06D2">
        <w:rPr>
          <w:rFonts w:ascii="Times New Roman" w:hAnsi="Times New Roman" w:cs="Times New Roman"/>
          <w:sz w:val="24"/>
          <w:szCs w:val="24"/>
          <w:rPrChange w:id="92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а</w:t>
      </w:r>
      <w:r w:rsidR="00796B7D" w:rsidRPr="00CC06D2">
        <w:rPr>
          <w:rFonts w:ascii="Times New Roman" w:hAnsi="Times New Roman" w:cs="Times New Roman"/>
          <w:sz w:val="24"/>
          <w:szCs w:val="24"/>
          <w:rPrChange w:id="92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также при</w:t>
      </w:r>
      <w:r w:rsidR="00286251" w:rsidRPr="00CC06D2">
        <w:rPr>
          <w:rFonts w:ascii="Times New Roman" w:hAnsi="Times New Roman" w:cs="Times New Roman"/>
          <w:sz w:val="24"/>
          <w:szCs w:val="24"/>
          <w:rPrChange w:id="92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92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условии введения КСДИ. В рамках одного доступа к услугам одним КСДИ может быть подтверждено</w:t>
      </w:r>
      <w:r w:rsidR="00286251" w:rsidRPr="00CC06D2">
        <w:rPr>
          <w:rFonts w:ascii="Times New Roman" w:hAnsi="Times New Roman" w:cs="Times New Roman"/>
          <w:sz w:val="24"/>
          <w:szCs w:val="24"/>
          <w:rPrChange w:id="92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92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совершение нескольких </w:t>
      </w:r>
      <w:del w:id="928" w:author="Карина Мясникова" w:date="2019-12-13T11:15:00Z">
        <w:r w:rsidR="00796B7D" w:rsidRPr="00CC06D2" w:rsidDel="000F2ADB">
          <w:rPr>
            <w:rFonts w:ascii="Times New Roman" w:hAnsi="Times New Roman" w:cs="Times New Roman"/>
            <w:sz w:val="24"/>
            <w:szCs w:val="24"/>
            <w:rPrChange w:id="92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Платежей/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93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Операций. КСДИ используется также для Верификации,</w:t>
      </w:r>
      <w:r w:rsidR="00286251" w:rsidRPr="00CC06D2">
        <w:rPr>
          <w:rFonts w:ascii="Times New Roman" w:hAnsi="Times New Roman" w:cs="Times New Roman"/>
          <w:sz w:val="24"/>
          <w:szCs w:val="24"/>
          <w:rPrChange w:id="93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дополнительной р</w:t>
      </w:r>
      <w:r w:rsidR="00796B7D" w:rsidRPr="00CC06D2">
        <w:rPr>
          <w:rFonts w:ascii="Times New Roman" w:hAnsi="Times New Roman" w:cs="Times New Roman"/>
          <w:sz w:val="24"/>
          <w:szCs w:val="24"/>
          <w:rPrChange w:id="93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егистрации </w:t>
      </w:r>
      <w:del w:id="933" w:author="Карина Мясникова" w:date="2019-12-13T11:28:00Z">
        <w:r w:rsidR="00796B7D" w:rsidRPr="00CC06D2" w:rsidDel="00CC06D2">
          <w:rPr>
            <w:rFonts w:ascii="Times New Roman" w:hAnsi="Times New Roman" w:cs="Times New Roman"/>
            <w:sz w:val="24"/>
            <w:szCs w:val="24"/>
            <w:rPrChange w:id="93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</w:delText>
        </w:r>
      </w:del>
      <w:ins w:id="935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3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а.</w:t>
      </w:r>
    </w:p>
    <w:p w:rsidR="00796B7D" w:rsidRPr="00CC06D2" w:rsidRDefault="00796B7D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93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938" w:author="Карина Мясникова" w:date="2019-12-13T11:34:00Z">
          <w:pPr>
            <w:ind w:firstLine="708"/>
            <w:contextualSpacing/>
            <w:jc w:val="both"/>
          </w:pPr>
        </w:pPrChange>
      </w:pPr>
      <w:commentRangeStart w:id="939"/>
      <w:r w:rsidRPr="00CC06D2">
        <w:rPr>
          <w:rFonts w:ascii="Times New Roman" w:hAnsi="Times New Roman" w:cs="Times New Roman"/>
          <w:sz w:val="24"/>
          <w:szCs w:val="24"/>
          <w:rPrChange w:id="94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Время действия КСДИ равно 15 минутам.</w:t>
      </w:r>
      <w:commentRangeEnd w:id="939"/>
      <w:r w:rsidR="00286251" w:rsidRPr="00CC06D2">
        <w:rPr>
          <w:rStyle w:val="a3"/>
          <w:rFonts w:ascii="Times New Roman" w:hAnsi="Times New Roman" w:cs="Times New Roman"/>
          <w:sz w:val="24"/>
          <w:szCs w:val="24"/>
          <w:rPrChange w:id="941" w:author="Карина Мясникова" w:date="2019-12-13T11:29:00Z">
            <w:rPr>
              <w:rStyle w:val="a3"/>
            </w:rPr>
          </w:rPrChange>
        </w:rPr>
        <w:commentReference w:id="939"/>
      </w:r>
    </w:p>
    <w:p w:rsidR="00796B7D" w:rsidRPr="00CC06D2" w:rsidRDefault="000F2ADB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94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943" w:author="Карина Мясникова" w:date="2019-12-13T11:34:00Z">
          <w:pPr>
            <w:contextualSpacing/>
            <w:jc w:val="both"/>
          </w:pPr>
        </w:pPrChange>
      </w:pPr>
      <w:ins w:id="944" w:author="Карина Мясникова" w:date="2019-12-13T11:15:00Z">
        <w:r w:rsidRPr="00CC06D2">
          <w:rPr>
            <w:rFonts w:ascii="Times New Roman" w:hAnsi="Times New Roman" w:cs="Times New Roman"/>
            <w:sz w:val="24"/>
            <w:szCs w:val="24"/>
            <w:rPrChange w:id="94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9. </w:t>
        </w:r>
      </w:ins>
      <w:del w:id="946" w:author="Карина Мясникова" w:date="2019-12-13T11:15:00Z">
        <w:r w:rsidR="00286251" w:rsidRPr="00CC06D2" w:rsidDel="000F2ADB">
          <w:rPr>
            <w:rFonts w:ascii="Times New Roman" w:hAnsi="Times New Roman" w:cs="Times New Roman"/>
            <w:sz w:val="24"/>
            <w:szCs w:val="24"/>
            <w:rPrChange w:id="94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       </w:delText>
        </w:r>
      </w:del>
      <w:commentRangeStart w:id="948"/>
      <w:r w:rsidR="00796B7D" w:rsidRPr="00CC06D2">
        <w:rPr>
          <w:rFonts w:ascii="Times New Roman" w:hAnsi="Times New Roman" w:cs="Times New Roman"/>
          <w:sz w:val="24"/>
          <w:szCs w:val="24"/>
          <w:rPrChange w:id="94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Каждый новый запрос на изменение пароля подтверждается вновь </w:t>
      </w:r>
      <w:proofErr w:type="gramStart"/>
      <w:r w:rsidR="00796B7D" w:rsidRPr="00CC06D2">
        <w:rPr>
          <w:rFonts w:ascii="Times New Roman" w:hAnsi="Times New Roman" w:cs="Times New Roman"/>
          <w:sz w:val="24"/>
          <w:szCs w:val="24"/>
          <w:rPrChange w:id="95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сгенерированным</w:t>
      </w:r>
      <w:proofErr w:type="gramEnd"/>
      <w:r w:rsidR="00796B7D" w:rsidRPr="00CC06D2">
        <w:rPr>
          <w:rFonts w:ascii="Times New Roman" w:hAnsi="Times New Roman" w:cs="Times New Roman"/>
          <w:sz w:val="24"/>
          <w:szCs w:val="24"/>
          <w:rPrChange w:id="95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КСДИ. Дается</w:t>
      </w:r>
      <w:r w:rsidR="00286251" w:rsidRPr="00CC06D2">
        <w:rPr>
          <w:rFonts w:ascii="Times New Roman" w:hAnsi="Times New Roman" w:cs="Times New Roman"/>
          <w:sz w:val="24"/>
          <w:szCs w:val="24"/>
          <w:rPrChange w:id="95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95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5 попыт</w:t>
      </w:r>
      <w:r w:rsidR="00286251" w:rsidRPr="00CC06D2">
        <w:rPr>
          <w:rFonts w:ascii="Times New Roman" w:hAnsi="Times New Roman" w:cs="Times New Roman"/>
          <w:sz w:val="24"/>
          <w:szCs w:val="24"/>
          <w:rPrChange w:id="95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о</w:t>
      </w:r>
      <w:r w:rsidR="00796B7D" w:rsidRPr="00CC06D2">
        <w:rPr>
          <w:rFonts w:ascii="Times New Roman" w:hAnsi="Times New Roman" w:cs="Times New Roman"/>
          <w:sz w:val="24"/>
          <w:szCs w:val="24"/>
          <w:rPrChange w:id="95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к указать правильный Пароль, </w:t>
      </w:r>
      <w:del w:id="956" w:author="Карина Мясникова" w:date="2019-12-13T11:16:00Z">
        <w:r w:rsidR="00796B7D" w:rsidRPr="00CC06D2" w:rsidDel="000F2ADB">
          <w:rPr>
            <w:rFonts w:ascii="Times New Roman" w:hAnsi="Times New Roman" w:cs="Times New Roman"/>
            <w:sz w:val="24"/>
            <w:szCs w:val="24"/>
            <w:rPrChange w:id="95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иначе </w:delText>
        </w:r>
      </w:del>
      <w:ins w:id="958" w:author="Карина Мясникова" w:date="2019-12-13T11:16:00Z">
        <w:r w:rsidRPr="00CC06D2">
          <w:rPr>
            <w:rFonts w:ascii="Times New Roman" w:hAnsi="Times New Roman" w:cs="Times New Roman"/>
            <w:sz w:val="24"/>
            <w:szCs w:val="24"/>
            <w:rPrChange w:id="95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после чего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6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доступ </w:t>
      </w:r>
      <w:del w:id="961" w:author="Карина Мясникова" w:date="2019-12-13T11:16:00Z">
        <w:r w:rsidR="00796B7D" w:rsidRPr="00CC06D2" w:rsidDel="000F2ADB">
          <w:rPr>
            <w:rFonts w:ascii="Times New Roman" w:hAnsi="Times New Roman" w:cs="Times New Roman"/>
            <w:sz w:val="24"/>
            <w:szCs w:val="24"/>
            <w:rPrChange w:id="96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для Клиента на </w:delText>
        </w:r>
        <w:r w:rsidR="00286251" w:rsidRPr="00CC06D2" w:rsidDel="000F2ADB">
          <w:rPr>
            <w:rFonts w:ascii="Times New Roman" w:hAnsi="Times New Roman" w:cs="Times New Roman"/>
            <w:sz w:val="24"/>
            <w:szCs w:val="24"/>
            <w:rPrChange w:id="96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</w:del>
      <w:ins w:id="964" w:author="Карина Мясникова" w:date="2019-12-13T11:16:00Z">
        <w:r w:rsidRPr="00CC06D2">
          <w:rPr>
            <w:rFonts w:ascii="Times New Roman" w:hAnsi="Times New Roman" w:cs="Times New Roman"/>
            <w:sz w:val="24"/>
            <w:szCs w:val="24"/>
            <w:rPrChange w:id="96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к личному кабинету </w:t>
        </w:r>
      </w:ins>
      <w:del w:id="966" w:author="Карина Мясникова" w:date="2019-12-13T11:16:00Z">
        <w:r w:rsidR="00286251" w:rsidRPr="00CC06D2" w:rsidDel="000F2ADB">
          <w:rPr>
            <w:rFonts w:ascii="Times New Roman" w:hAnsi="Times New Roman" w:cs="Times New Roman"/>
            <w:sz w:val="24"/>
            <w:szCs w:val="24"/>
            <w:rPrChange w:id="96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96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блокируется на 15 минут</w:t>
      </w:r>
      <w:commentRangeEnd w:id="948"/>
      <w:r w:rsidR="00286251" w:rsidRPr="00CC06D2">
        <w:rPr>
          <w:rStyle w:val="a3"/>
          <w:rFonts w:ascii="Times New Roman" w:hAnsi="Times New Roman" w:cs="Times New Roman"/>
          <w:sz w:val="24"/>
          <w:szCs w:val="24"/>
          <w:rPrChange w:id="969" w:author="Карина Мясникова" w:date="2019-12-13T11:29:00Z">
            <w:rPr>
              <w:rStyle w:val="a3"/>
            </w:rPr>
          </w:rPrChange>
        </w:rPr>
        <w:commentReference w:id="948"/>
      </w:r>
      <w:r w:rsidR="00796B7D" w:rsidRPr="00CC06D2">
        <w:rPr>
          <w:rFonts w:ascii="Times New Roman" w:hAnsi="Times New Roman" w:cs="Times New Roman"/>
          <w:sz w:val="24"/>
          <w:szCs w:val="24"/>
          <w:rPrChange w:id="97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796B7D" w:rsidRPr="00CC06D2" w:rsidRDefault="00A6578F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97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972" w:author="Карина Мясникова" w:date="2019-12-13T11:34:00Z">
          <w:pPr>
            <w:ind w:firstLine="708"/>
            <w:contextualSpacing/>
            <w:jc w:val="both"/>
          </w:pPr>
        </w:pPrChange>
      </w:pPr>
      <w:ins w:id="973" w:author="Карина Мясникова" w:date="2019-12-13T11:16:00Z">
        <w:r w:rsidRPr="00CC06D2">
          <w:rPr>
            <w:rFonts w:ascii="Times New Roman" w:hAnsi="Times New Roman" w:cs="Times New Roman"/>
            <w:sz w:val="24"/>
            <w:szCs w:val="24"/>
            <w:rPrChange w:id="97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10.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7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Электронные </w:t>
      </w:r>
      <w:del w:id="976" w:author="Карина Мясникова" w:date="2019-12-13T11:16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97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платежные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97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услуги могут дополнительно подтверждаться КСДИ, присланным на Номер</w:t>
      </w:r>
      <w:r w:rsidR="00286251" w:rsidRPr="00CC06D2">
        <w:rPr>
          <w:rFonts w:ascii="Times New Roman" w:hAnsi="Times New Roman" w:cs="Times New Roman"/>
          <w:sz w:val="24"/>
          <w:szCs w:val="24"/>
          <w:rPrChange w:id="97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98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телефона </w:t>
      </w:r>
      <w:del w:id="981" w:author="Карина Мясникова" w:date="2019-12-13T11:28:00Z">
        <w:r w:rsidR="00796B7D" w:rsidRPr="00CC06D2" w:rsidDel="00CC06D2">
          <w:rPr>
            <w:rFonts w:ascii="Times New Roman" w:hAnsi="Times New Roman" w:cs="Times New Roman"/>
            <w:sz w:val="24"/>
            <w:szCs w:val="24"/>
            <w:rPrChange w:id="98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</w:delText>
        </w:r>
      </w:del>
      <w:ins w:id="983" w:author="Карина Мясникова" w:date="2019-12-13T11:28:00Z">
        <w:r w:rsidR="00CC06D2" w:rsidRPr="00FC31BB">
          <w:rPr>
            <w:rFonts w:ascii="Times New Roman" w:hAnsi="Times New Roman" w:cs="Times New Roman"/>
            <w:sz w:val="24"/>
            <w:szCs w:val="24"/>
          </w:rPr>
          <w:t>Заемщик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98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а, номер которого является Логином </w:t>
      </w:r>
      <w:ins w:id="985" w:author="Карина Мясникова" w:date="2019-12-13T11:17:00Z">
        <w:r w:rsidRPr="00CC06D2">
          <w:rPr>
            <w:rFonts w:ascii="Times New Roman" w:hAnsi="Times New Roman" w:cs="Times New Roman"/>
            <w:sz w:val="24"/>
            <w:szCs w:val="24"/>
            <w:rPrChange w:id="98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от личного кабинета Заемщика</w:t>
        </w:r>
      </w:ins>
      <w:del w:id="987" w:author="Карина Мясникова" w:date="2019-12-13T11:17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98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  <w:r w:rsidR="00286251" w:rsidRPr="00CC06D2" w:rsidDel="00A6578F">
          <w:rPr>
            <w:rFonts w:ascii="Times New Roman" w:hAnsi="Times New Roman" w:cs="Times New Roman"/>
            <w:sz w:val="24"/>
            <w:szCs w:val="24"/>
            <w:rPrChange w:id="98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</w:delText>
        </w:r>
      </w:del>
      <w:r w:rsidR="00286251" w:rsidRPr="00CC06D2">
        <w:rPr>
          <w:rFonts w:ascii="Times New Roman" w:hAnsi="Times New Roman" w:cs="Times New Roman"/>
          <w:sz w:val="24"/>
          <w:szCs w:val="24"/>
          <w:rPrChange w:id="99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796B7D" w:rsidRPr="00CC06D2" w:rsidRDefault="00A6578F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99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992" w:author="Карина Мясникова" w:date="2019-12-13T11:34:00Z">
          <w:pPr>
            <w:ind w:firstLine="708"/>
            <w:contextualSpacing/>
            <w:jc w:val="both"/>
          </w:pPr>
        </w:pPrChange>
      </w:pPr>
      <w:ins w:id="993" w:author="Карина Мясникова" w:date="2019-12-13T11:17:00Z">
        <w:r w:rsidRPr="00CC06D2">
          <w:rPr>
            <w:rFonts w:ascii="Times New Roman" w:hAnsi="Times New Roman" w:cs="Times New Roman"/>
            <w:sz w:val="24"/>
            <w:szCs w:val="24"/>
            <w:rPrChange w:id="99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11. </w:t>
        </w:r>
      </w:ins>
      <w:r w:rsidR="00286251" w:rsidRPr="00CC06D2">
        <w:rPr>
          <w:rFonts w:ascii="Times New Roman" w:hAnsi="Times New Roman" w:cs="Times New Roman"/>
          <w:sz w:val="24"/>
          <w:szCs w:val="24"/>
          <w:rPrChange w:id="99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Товарищество</w:t>
      </w:r>
      <w:r w:rsidR="00796B7D" w:rsidRPr="00CC06D2">
        <w:rPr>
          <w:rFonts w:ascii="Times New Roman" w:hAnsi="Times New Roman" w:cs="Times New Roman"/>
          <w:sz w:val="24"/>
          <w:szCs w:val="24"/>
          <w:rPrChange w:id="99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вправе в целях безопасности и обеспечения сохранности </w:t>
      </w:r>
      <w:del w:id="997" w:author="Карина Мясникова" w:date="2019-12-13T11:17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99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средств </w:delText>
        </w:r>
      </w:del>
      <w:ins w:id="999" w:author="Карина Мясникова" w:date="2019-12-13T11:17:00Z">
        <w:r w:rsidRPr="00CC06D2">
          <w:rPr>
            <w:rFonts w:ascii="Times New Roman" w:hAnsi="Times New Roman" w:cs="Times New Roman"/>
            <w:sz w:val="24"/>
            <w:szCs w:val="24"/>
            <w:rPrChange w:id="100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данных </w:t>
        </w:r>
      </w:ins>
      <w:del w:id="1001" w:author="Карина Мясникова" w:date="2019-12-13T11:17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0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Клиента </w:delText>
        </w:r>
      </w:del>
      <w:ins w:id="1003" w:author="Карина Мясникова" w:date="2019-12-13T11:17:00Z">
        <w:r w:rsidRPr="00CC06D2">
          <w:rPr>
            <w:rFonts w:ascii="Times New Roman" w:hAnsi="Times New Roman" w:cs="Times New Roman"/>
            <w:sz w:val="24"/>
            <w:szCs w:val="24"/>
            <w:rPrChange w:id="100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Заемщика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0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заблокировать</w:t>
      </w:r>
      <w:r w:rsidR="00286251" w:rsidRPr="00CC06D2">
        <w:rPr>
          <w:rFonts w:ascii="Times New Roman" w:hAnsi="Times New Roman" w:cs="Times New Roman"/>
          <w:sz w:val="24"/>
          <w:szCs w:val="24"/>
          <w:rPrChange w:id="100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100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доступ </w:t>
      </w:r>
      <w:del w:id="1008" w:author="Карина Мясникова" w:date="2019-12-13T11:17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0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Клиента </w:delText>
        </w:r>
      </w:del>
      <w:ins w:id="1010" w:author="Карина Мясникова" w:date="2019-12-13T11:17:00Z">
        <w:r w:rsidRPr="00CC06D2">
          <w:rPr>
            <w:rFonts w:ascii="Times New Roman" w:hAnsi="Times New Roman" w:cs="Times New Roman"/>
            <w:sz w:val="24"/>
            <w:szCs w:val="24"/>
            <w:rPrChange w:id="101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Заемщика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1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в личный кабинет </w:t>
      </w:r>
      <w:del w:id="1013" w:author="Карина Мясникова" w:date="2019-12-13T11:18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1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  <w:r w:rsidR="00286251" w:rsidRPr="00CC06D2" w:rsidDel="00A6578F">
          <w:rPr>
            <w:rFonts w:ascii="Times New Roman" w:hAnsi="Times New Roman" w:cs="Times New Roman"/>
            <w:sz w:val="24"/>
            <w:szCs w:val="24"/>
            <w:rPrChange w:id="101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1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01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и/или прекратить оказание услуги.</w:t>
      </w:r>
    </w:p>
    <w:p w:rsidR="00796B7D" w:rsidRPr="00CC06D2" w:rsidRDefault="00A6578F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101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019" w:author="Карина Мясникова" w:date="2019-12-13T11:34:00Z">
          <w:pPr>
            <w:contextualSpacing/>
            <w:jc w:val="both"/>
          </w:pPr>
        </w:pPrChange>
      </w:pPr>
      <w:ins w:id="1020" w:author="Карина Мясникова" w:date="2019-12-13T11:18:00Z">
        <w:r w:rsidRPr="00CC06D2">
          <w:rPr>
            <w:rFonts w:ascii="Times New Roman" w:hAnsi="Times New Roman" w:cs="Times New Roman"/>
            <w:sz w:val="24"/>
            <w:szCs w:val="24"/>
            <w:rPrChange w:id="102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12.</w:t>
        </w:r>
      </w:ins>
      <w:del w:id="1022" w:author="Карина Мясникова" w:date="2019-12-13T11:18:00Z">
        <w:r w:rsidR="00286251" w:rsidRPr="00CC06D2" w:rsidDel="00A6578F">
          <w:rPr>
            <w:rFonts w:ascii="Times New Roman" w:hAnsi="Times New Roman" w:cs="Times New Roman"/>
            <w:sz w:val="24"/>
            <w:szCs w:val="24"/>
            <w:rPrChange w:id="102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      </w:delText>
        </w:r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2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02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Информация обо всех действиях </w:t>
      </w:r>
      <w:del w:id="1026" w:author="Карина Мясникова" w:date="2019-12-13T11:18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2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Клиентов </w:delText>
        </w:r>
      </w:del>
      <w:proofErr w:type="spellStart"/>
      <w:ins w:id="1028" w:author="Карина Мясникова" w:date="2019-12-13T11:18:00Z">
        <w:r w:rsidRPr="00CC06D2">
          <w:rPr>
            <w:rFonts w:ascii="Times New Roman" w:hAnsi="Times New Roman" w:cs="Times New Roman"/>
            <w:sz w:val="24"/>
            <w:szCs w:val="24"/>
            <w:rPrChange w:id="102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Заеммщиков</w:t>
        </w:r>
        <w:proofErr w:type="spellEnd"/>
        <w:r w:rsidRPr="00CC06D2">
          <w:rPr>
            <w:rFonts w:ascii="Times New Roman" w:hAnsi="Times New Roman" w:cs="Times New Roman"/>
            <w:sz w:val="24"/>
            <w:szCs w:val="24"/>
            <w:rPrChange w:id="103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1031" w:author="Карина Мясникова" w:date="2019-12-13T11:18:00Z"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3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на </w:delText>
        </w:r>
        <w:r w:rsidR="00286251" w:rsidRPr="00CC06D2" w:rsidDel="00A6578F">
          <w:rPr>
            <w:rFonts w:ascii="Times New Roman" w:hAnsi="Times New Roman" w:cs="Times New Roman"/>
            <w:sz w:val="24"/>
            <w:szCs w:val="24"/>
            <w:rPrChange w:id="103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  <w:r w:rsidR="00796B7D" w:rsidRPr="00CC06D2" w:rsidDel="00A6578F">
          <w:rPr>
            <w:rFonts w:ascii="Times New Roman" w:hAnsi="Times New Roman" w:cs="Times New Roman"/>
            <w:sz w:val="24"/>
            <w:szCs w:val="24"/>
            <w:rPrChange w:id="103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03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хранится не более</w:t>
      </w:r>
      <w:r w:rsidR="00286251" w:rsidRPr="00CC06D2">
        <w:rPr>
          <w:rFonts w:ascii="Times New Roman" w:hAnsi="Times New Roman" w:cs="Times New Roman"/>
          <w:sz w:val="24"/>
          <w:szCs w:val="24"/>
          <w:rPrChange w:id="103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5</w:t>
      </w:r>
      <w:r w:rsidR="00796B7D" w:rsidRPr="00CC06D2">
        <w:rPr>
          <w:rFonts w:ascii="Times New Roman" w:hAnsi="Times New Roman" w:cs="Times New Roman"/>
          <w:sz w:val="24"/>
          <w:szCs w:val="24"/>
          <w:rPrChange w:id="103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лет.</w:t>
      </w:r>
    </w:p>
    <w:p w:rsidR="00796B7D" w:rsidRPr="00CC06D2" w:rsidRDefault="00286251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103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039" w:author="Карина Мясникова" w:date="2019-12-13T11:34:00Z">
          <w:pPr>
            <w:contextualSpacing/>
            <w:jc w:val="both"/>
          </w:pPr>
        </w:pPrChange>
      </w:pPr>
      <w:del w:id="1040" w:author="Карина Мясникова" w:date="2019-12-13T11:18:00Z">
        <w:r w:rsidRPr="00CC06D2" w:rsidDel="00E72320">
          <w:rPr>
            <w:rFonts w:ascii="Times New Roman" w:hAnsi="Times New Roman" w:cs="Times New Roman"/>
            <w:sz w:val="24"/>
            <w:szCs w:val="24"/>
            <w:rPrChange w:id="104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     </w:delText>
        </w:r>
        <w:r w:rsidR="00796B7D" w:rsidRPr="00CC06D2" w:rsidDel="00E72320">
          <w:rPr>
            <w:rFonts w:ascii="Times New Roman" w:hAnsi="Times New Roman" w:cs="Times New Roman"/>
            <w:sz w:val="24"/>
            <w:szCs w:val="24"/>
            <w:rPrChange w:id="104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</w:del>
      <w:ins w:id="1043" w:author="Карина Мясникова" w:date="2019-12-13T11:18:00Z">
        <w:r w:rsidR="00E72320" w:rsidRPr="00CC06D2">
          <w:rPr>
            <w:rFonts w:ascii="Times New Roman" w:hAnsi="Times New Roman" w:cs="Times New Roman"/>
            <w:sz w:val="24"/>
            <w:szCs w:val="24"/>
            <w:rPrChange w:id="104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13. </w:t>
        </w:r>
      </w:ins>
      <w:proofErr w:type="gramStart"/>
      <w:r w:rsidR="00796B7D" w:rsidRPr="00CC06D2">
        <w:rPr>
          <w:rFonts w:ascii="Times New Roman" w:hAnsi="Times New Roman" w:cs="Times New Roman"/>
          <w:sz w:val="24"/>
          <w:szCs w:val="24"/>
          <w:rPrChange w:id="104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При обнаружении несанкционированного доступа к информации</w:t>
      </w:r>
      <w:del w:id="1046" w:author="Карина Мясникова" w:date="2019-12-13T11:21:00Z">
        <w:r w:rsidR="00796B7D" w:rsidRPr="00CC06D2" w:rsidDel="000B7359">
          <w:rPr>
            <w:rFonts w:ascii="Times New Roman" w:hAnsi="Times New Roman" w:cs="Times New Roman"/>
            <w:sz w:val="24"/>
            <w:szCs w:val="24"/>
            <w:rPrChange w:id="104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, составляющей </w:delText>
        </w:r>
        <w:r w:rsidR="005C615D" w:rsidRPr="00CC06D2" w:rsidDel="000B7359">
          <w:rPr>
            <w:rFonts w:ascii="Times New Roman" w:hAnsi="Times New Roman" w:cs="Times New Roman"/>
            <w:sz w:val="24"/>
            <w:szCs w:val="24"/>
            <w:rPrChange w:id="1048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коммерческую и иную тайну</w:delText>
        </w:r>
      </w:del>
      <w:ins w:id="1049" w:author="Карина Мясникова" w:date="2019-12-13T11:21:00Z">
        <w:r w:rsidR="000B7359" w:rsidRPr="00CC06D2">
          <w:rPr>
            <w:rFonts w:ascii="Times New Roman" w:hAnsi="Times New Roman" w:cs="Times New Roman"/>
            <w:sz w:val="24"/>
            <w:szCs w:val="24"/>
            <w:rPrChange w:id="105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, охраняемой законодательством Республики Казахстан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5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</w:t>
      </w:r>
      <w:r w:rsidRPr="00CC06D2">
        <w:rPr>
          <w:rFonts w:ascii="Times New Roman" w:hAnsi="Times New Roman" w:cs="Times New Roman"/>
          <w:sz w:val="24"/>
          <w:szCs w:val="24"/>
          <w:rPrChange w:id="105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del w:id="1053" w:author="Карина Мясникова" w:date="2019-12-13T11:22:00Z">
        <w:r w:rsidR="00796B7D" w:rsidRPr="00CC06D2" w:rsidDel="000B7359">
          <w:rPr>
            <w:rFonts w:ascii="Times New Roman" w:hAnsi="Times New Roman" w:cs="Times New Roman"/>
            <w:sz w:val="24"/>
            <w:szCs w:val="24"/>
            <w:rPrChange w:id="105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ее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05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несанкционированного изменения</w:t>
      </w:r>
      <w:ins w:id="1056" w:author="Карина Мясникова" w:date="2019-12-13T11:22:00Z">
        <w:r w:rsidR="000B7359" w:rsidRPr="00CC06D2">
          <w:rPr>
            <w:rFonts w:ascii="Times New Roman" w:hAnsi="Times New Roman" w:cs="Times New Roman"/>
            <w:sz w:val="24"/>
            <w:szCs w:val="24"/>
            <w:rPrChange w:id="105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информации о Заемщике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5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 осуществления несанкционированного платежа или перевода денег</w:t>
      </w:r>
      <w:r w:rsidR="005C615D" w:rsidRPr="00CC06D2">
        <w:rPr>
          <w:rFonts w:ascii="Times New Roman" w:hAnsi="Times New Roman" w:cs="Times New Roman"/>
          <w:sz w:val="24"/>
          <w:szCs w:val="24"/>
          <w:rPrChange w:id="105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106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и иных несанкционированных действий, возникающих при предоставлении </w:t>
      </w:r>
      <w:r w:rsidR="005C615D" w:rsidRPr="00CC06D2">
        <w:rPr>
          <w:rFonts w:ascii="Times New Roman" w:hAnsi="Times New Roman" w:cs="Times New Roman"/>
          <w:sz w:val="24"/>
          <w:szCs w:val="24"/>
          <w:rPrChange w:id="1061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Товариществом </w:t>
      </w:r>
      <w:r w:rsidR="00796B7D" w:rsidRPr="00CC06D2">
        <w:rPr>
          <w:rFonts w:ascii="Times New Roman" w:hAnsi="Times New Roman" w:cs="Times New Roman"/>
          <w:sz w:val="24"/>
          <w:szCs w:val="24"/>
          <w:rPrChange w:id="1062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услуг</w:t>
      </w:r>
      <w:del w:id="1063" w:author="Карина Мясникова" w:date="2019-12-13T11:18:00Z">
        <w:r w:rsidR="00796B7D" w:rsidRPr="00CC06D2" w:rsidDel="00E72320">
          <w:rPr>
            <w:rFonts w:ascii="Times New Roman" w:hAnsi="Times New Roman" w:cs="Times New Roman"/>
            <w:sz w:val="24"/>
            <w:szCs w:val="24"/>
            <w:rPrChange w:id="106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на </w:delText>
        </w:r>
        <w:r w:rsidR="005C615D" w:rsidRPr="00CC06D2" w:rsidDel="00E72320">
          <w:rPr>
            <w:rFonts w:ascii="Times New Roman" w:hAnsi="Times New Roman" w:cs="Times New Roman"/>
            <w:sz w:val="24"/>
            <w:szCs w:val="24"/>
            <w:rPrChange w:id="106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solva.kz.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06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5C615D" w:rsidRPr="00CC06D2">
        <w:rPr>
          <w:rFonts w:ascii="Times New Roman" w:hAnsi="Times New Roman" w:cs="Times New Roman"/>
          <w:sz w:val="24"/>
          <w:szCs w:val="24"/>
          <w:rPrChange w:id="1067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Товарищество </w:t>
      </w:r>
      <w:r w:rsidR="00796B7D" w:rsidRPr="00CC06D2">
        <w:rPr>
          <w:rFonts w:ascii="Times New Roman" w:hAnsi="Times New Roman" w:cs="Times New Roman"/>
          <w:sz w:val="24"/>
          <w:szCs w:val="24"/>
          <w:rPrChange w:id="106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уведомляет об этом </w:t>
      </w:r>
      <w:del w:id="1069" w:author="Карина Мясникова" w:date="2019-12-13T11:18:00Z">
        <w:r w:rsidR="00796B7D" w:rsidRPr="00CC06D2" w:rsidDel="00E72320">
          <w:rPr>
            <w:rFonts w:ascii="Times New Roman" w:hAnsi="Times New Roman" w:cs="Times New Roman"/>
            <w:sz w:val="24"/>
            <w:szCs w:val="24"/>
            <w:rPrChange w:id="107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Клиента</w:delText>
        </w:r>
      </w:del>
      <w:ins w:id="1071" w:author="Карина Мясникова" w:date="2019-12-13T11:18:00Z">
        <w:r w:rsidR="00E72320" w:rsidRPr="00CC06D2">
          <w:rPr>
            <w:rFonts w:ascii="Times New Roman" w:hAnsi="Times New Roman" w:cs="Times New Roman"/>
            <w:sz w:val="24"/>
            <w:szCs w:val="24"/>
            <w:rPrChange w:id="107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Заемщика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7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 в отношении которого были допущены такие</w:t>
      </w:r>
      <w:r w:rsidR="005C615D" w:rsidRPr="00CC06D2">
        <w:rPr>
          <w:rFonts w:ascii="Times New Roman" w:hAnsi="Times New Roman" w:cs="Times New Roman"/>
          <w:sz w:val="24"/>
          <w:szCs w:val="24"/>
          <w:rPrChange w:id="107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107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действия, не позднее рабочего дня следующего за днем их обнаружения.</w:t>
      </w:r>
      <w:proofErr w:type="gramEnd"/>
    </w:p>
    <w:p w:rsidR="00796B7D" w:rsidRPr="00CC06D2" w:rsidRDefault="00E7232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1076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077" w:author="Карина Мясникова" w:date="2019-12-13T11:34:00Z">
          <w:pPr>
            <w:ind w:firstLine="708"/>
            <w:contextualSpacing/>
            <w:jc w:val="both"/>
          </w:pPr>
        </w:pPrChange>
      </w:pPr>
      <w:ins w:id="1078" w:author="Карина Мясникова" w:date="2019-12-13T11:19:00Z">
        <w:r w:rsidRPr="00CC06D2">
          <w:rPr>
            <w:rFonts w:ascii="Times New Roman" w:hAnsi="Times New Roman" w:cs="Times New Roman"/>
            <w:sz w:val="24"/>
            <w:szCs w:val="24"/>
            <w:rPrChange w:id="107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lastRenderedPageBreak/>
          <w:t xml:space="preserve">14. 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08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Несанкционированным </w:t>
      </w:r>
      <w:ins w:id="1081" w:author="Карина Мясникова" w:date="2019-12-13T11:19:00Z">
        <w:r w:rsidRPr="00CC06D2">
          <w:rPr>
            <w:rFonts w:ascii="Times New Roman" w:hAnsi="Times New Roman" w:cs="Times New Roman"/>
            <w:sz w:val="24"/>
            <w:szCs w:val="24"/>
            <w:rPrChange w:id="108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доступом </w:t>
        </w:r>
      </w:ins>
      <w:proofErr w:type="spellStart"/>
      <w:r w:rsidR="00796B7D" w:rsidRPr="00CC06D2">
        <w:rPr>
          <w:rFonts w:ascii="Times New Roman" w:hAnsi="Times New Roman" w:cs="Times New Roman"/>
          <w:sz w:val="24"/>
          <w:szCs w:val="24"/>
          <w:rPrChange w:id="108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является</w:t>
      </w:r>
      <w:del w:id="1084" w:author="Карина Мясникова" w:date="2019-12-13T11:19:00Z">
        <w:r w:rsidR="00796B7D" w:rsidRPr="00CC06D2" w:rsidDel="00E72320">
          <w:rPr>
            <w:rFonts w:ascii="Times New Roman" w:hAnsi="Times New Roman" w:cs="Times New Roman"/>
            <w:sz w:val="24"/>
            <w:szCs w:val="24"/>
            <w:rPrChange w:id="108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платеж</w:delText>
        </w:r>
      </w:del>
      <w:ins w:id="1086" w:author="Карина Мясникова" w:date="2019-12-13T11:19:00Z">
        <w:r w:rsidRPr="00CC06D2">
          <w:rPr>
            <w:rFonts w:ascii="Times New Roman" w:hAnsi="Times New Roman" w:cs="Times New Roman"/>
            <w:sz w:val="24"/>
            <w:szCs w:val="24"/>
            <w:rPrChange w:id="108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доступ</w:t>
        </w:r>
      </w:ins>
      <w:proofErr w:type="spellEnd"/>
      <w:r w:rsidR="00796B7D" w:rsidRPr="00CC06D2">
        <w:rPr>
          <w:rFonts w:ascii="Times New Roman" w:hAnsi="Times New Roman" w:cs="Times New Roman"/>
          <w:sz w:val="24"/>
          <w:szCs w:val="24"/>
          <w:rPrChange w:id="108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, осуществленный без соблюдения требований,</w:t>
      </w:r>
      <w:r w:rsidR="005C615D" w:rsidRPr="00CC06D2">
        <w:rPr>
          <w:rFonts w:ascii="Times New Roman" w:hAnsi="Times New Roman" w:cs="Times New Roman"/>
          <w:sz w:val="24"/>
          <w:szCs w:val="24"/>
          <w:rPrChange w:id="108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</w:t>
      </w:r>
      <w:r w:rsidR="00796B7D" w:rsidRPr="00CC06D2">
        <w:rPr>
          <w:rFonts w:ascii="Times New Roman" w:hAnsi="Times New Roman" w:cs="Times New Roman"/>
          <w:sz w:val="24"/>
          <w:szCs w:val="24"/>
          <w:rPrChange w:id="1090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установленных </w:t>
      </w:r>
      <w:del w:id="1091" w:author="Карина Мясникова" w:date="2019-12-13T11:20:00Z">
        <w:r w:rsidR="00796B7D" w:rsidRPr="00CC06D2" w:rsidDel="00E72320">
          <w:rPr>
            <w:rFonts w:ascii="Times New Roman" w:hAnsi="Times New Roman" w:cs="Times New Roman"/>
            <w:sz w:val="24"/>
            <w:szCs w:val="24"/>
            <w:rPrChange w:id="109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законодательством и/или Договором</w:delText>
        </w:r>
      </w:del>
      <w:ins w:id="1093" w:author="Карина Мясникова" w:date="2019-12-13T11:20:00Z">
        <w:r w:rsidRPr="00CC06D2">
          <w:rPr>
            <w:rFonts w:ascii="Times New Roman" w:hAnsi="Times New Roman" w:cs="Times New Roman"/>
            <w:sz w:val="24"/>
            <w:szCs w:val="24"/>
            <w:rPrChange w:id="1094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настоящ</w:t>
        </w:r>
        <w:r w:rsidR="00977472" w:rsidRPr="00CC06D2">
          <w:rPr>
            <w:rFonts w:ascii="Times New Roman" w:hAnsi="Times New Roman" w:cs="Times New Roman"/>
            <w:sz w:val="24"/>
            <w:szCs w:val="24"/>
            <w:rPrChange w:id="109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ей</w:t>
        </w:r>
        <w:r w:rsidRPr="00CC06D2">
          <w:rPr>
            <w:rFonts w:ascii="Times New Roman" w:hAnsi="Times New Roman" w:cs="Times New Roman"/>
            <w:sz w:val="24"/>
            <w:szCs w:val="24"/>
            <w:rPrChange w:id="109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  <w:r w:rsidR="00977472" w:rsidRPr="00CC06D2">
          <w:rPr>
            <w:rFonts w:ascii="Times New Roman" w:hAnsi="Times New Roman" w:cs="Times New Roman"/>
            <w:sz w:val="24"/>
            <w:szCs w:val="24"/>
            <w:rPrChange w:id="109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Процедурой и (</w:t>
        </w:r>
      </w:ins>
      <w:ins w:id="1098" w:author="Карина Мясникова" w:date="2019-12-13T11:21:00Z">
        <w:r w:rsidR="00977472" w:rsidRPr="00CC06D2">
          <w:rPr>
            <w:rFonts w:ascii="Times New Roman" w:hAnsi="Times New Roman" w:cs="Times New Roman"/>
            <w:sz w:val="24"/>
            <w:szCs w:val="24"/>
            <w:rPrChange w:id="1099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или</w:t>
        </w:r>
      </w:ins>
      <w:ins w:id="1100" w:author="Карина Мясникова" w:date="2019-12-13T11:20:00Z">
        <w:r w:rsidR="00977472" w:rsidRPr="00CC06D2">
          <w:rPr>
            <w:rFonts w:ascii="Times New Roman" w:hAnsi="Times New Roman" w:cs="Times New Roman"/>
            <w:sz w:val="24"/>
            <w:szCs w:val="24"/>
            <w:rPrChange w:id="110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)</w:t>
        </w:r>
      </w:ins>
      <w:ins w:id="1102" w:author="Карина Мясникова" w:date="2019-12-13T11:21:00Z">
        <w:r w:rsidR="00977472" w:rsidRPr="00CC06D2">
          <w:rPr>
            <w:rFonts w:ascii="Times New Roman" w:hAnsi="Times New Roman" w:cs="Times New Roman"/>
            <w:sz w:val="24"/>
            <w:szCs w:val="24"/>
            <w:rPrChange w:id="1103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</w:t>
        </w:r>
      </w:ins>
      <w:del w:id="1104" w:author="Карина Мясникова" w:date="2019-12-13T11:20:00Z">
        <w:r w:rsidR="00796B7D" w:rsidRPr="00CC06D2" w:rsidDel="00977472">
          <w:rPr>
            <w:rFonts w:ascii="Times New Roman" w:hAnsi="Times New Roman" w:cs="Times New Roman"/>
            <w:sz w:val="24"/>
            <w:szCs w:val="24"/>
            <w:rPrChange w:id="1105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. Несанкционированными платежами являются также</w:delText>
        </w:r>
        <w:r w:rsidR="005C615D" w:rsidRPr="00CC06D2" w:rsidDel="00977472">
          <w:rPr>
            <w:rFonts w:ascii="Times New Roman" w:hAnsi="Times New Roman" w:cs="Times New Roman"/>
            <w:sz w:val="24"/>
            <w:szCs w:val="24"/>
            <w:rPrChange w:id="1106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 </w:delText>
        </w:r>
        <w:r w:rsidR="00796B7D" w:rsidRPr="00CC06D2" w:rsidDel="00977472">
          <w:rPr>
            <w:rFonts w:ascii="Times New Roman" w:hAnsi="Times New Roman" w:cs="Times New Roman"/>
            <w:sz w:val="24"/>
            <w:szCs w:val="24"/>
            <w:rPrChange w:id="110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 xml:space="preserve">платежи </w:delText>
        </w:r>
      </w:del>
      <w:r w:rsidR="00796B7D" w:rsidRPr="00CC06D2">
        <w:rPr>
          <w:rFonts w:ascii="Times New Roman" w:hAnsi="Times New Roman" w:cs="Times New Roman"/>
          <w:sz w:val="24"/>
          <w:szCs w:val="24"/>
          <w:rPrChange w:id="110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с использованием поддельных </w:t>
      </w:r>
      <w:del w:id="1109" w:author="Карина Мясникова" w:date="2019-12-13T11:21:00Z">
        <w:r w:rsidR="00796B7D" w:rsidRPr="00CC06D2" w:rsidDel="00977472">
          <w:rPr>
            <w:rFonts w:ascii="Times New Roman" w:hAnsi="Times New Roman" w:cs="Times New Roman"/>
            <w:sz w:val="24"/>
            <w:szCs w:val="24"/>
            <w:rPrChange w:id="111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delText>платежных документов или поддельных платежных инструментов</w:delText>
        </w:r>
      </w:del>
      <w:ins w:id="1111" w:author="Карина Мясникова" w:date="2019-12-13T11:21:00Z">
        <w:r w:rsidR="00977472" w:rsidRPr="00CC06D2">
          <w:rPr>
            <w:rFonts w:ascii="Times New Roman" w:hAnsi="Times New Roman" w:cs="Times New Roman"/>
            <w:sz w:val="24"/>
            <w:szCs w:val="24"/>
            <w:rPrChange w:id="111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данных</w:t>
        </w:r>
      </w:ins>
      <w:r w:rsidR="00796B7D" w:rsidRPr="00CC06D2">
        <w:rPr>
          <w:rFonts w:ascii="Times New Roman" w:hAnsi="Times New Roman" w:cs="Times New Roman"/>
          <w:sz w:val="24"/>
          <w:szCs w:val="24"/>
          <w:rPrChange w:id="111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:rsidR="00AD544E" w:rsidRPr="00CC06D2" w:rsidRDefault="00977472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111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115" w:author="Карина Мясникова" w:date="2019-12-13T11:34:00Z">
          <w:pPr>
            <w:ind w:firstLine="708"/>
            <w:contextualSpacing/>
            <w:jc w:val="both"/>
          </w:pPr>
        </w:pPrChange>
      </w:pPr>
      <w:ins w:id="1116" w:author="Карина Мясникова" w:date="2019-12-13T11:21:00Z">
        <w:r w:rsidRPr="00CC06D2">
          <w:rPr>
            <w:rFonts w:ascii="Times New Roman" w:hAnsi="Times New Roman" w:cs="Times New Roman"/>
            <w:sz w:val="24"/>
            <w:szCs w:val="24"/>
            <w:rPrChange w:id="111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15. </w:t>
        </w:r>
      </w:ins>
      <w:proofErr w:type="gramStart"/>
      <w:r w:rsidR="00AD544E" w:rsidRPr="00CC06D2">
        <w:rPr>
          <w:rFonts w:ascii="Times New Roman" w:hAnsi="Times New Roman" w:cs="Times New Roman"/>
          <w:sz w:val="24"/>
          <w:szCs w:val="24"/>
          <w:rPrChange w:id="111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В случае обнаружения несанкционированного доступа к информации, </w:t>
      </w:r>
      <w:ins w:id="1119" w:author="Карина Мясникова" w:date="2019-12-13T11:22:00Z">
        <w:r w:rsidR="000B7359" w:rsidRPr="00CC06D2">
          <w:rPr>
            <w:rFonts w:ascii="Times New Roman" w:hAnsi="Times New Roman" w:cs="Times New Roman"/>
            <w:sz w:val="24"/>
            <w:szCs w:val="24"/>
            <w:rPrChange w:id="1120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охраняемой </w:t>
        </w:r>
        <w:proofErr w:type="spellStart"/>
        <w:r w:rsidR="000B7359" w:rsidRPr="00CC06D2">
          <w:rPr>
            <w:rFonts w:ascii="Times New Roman" w:hAnsi="Times New Roman" w:cs="Times New Roman"/>
            <w:sz w:val="24"/>
            <w:szCs w:val="24"/>
            <w:rPrChange w:id="1121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>законодательтством</w:t>
        </w:r>
        <w:proofErr w:type="spellEnd"/>
        <w:r w:rsidR="000B7359" w:rsidRPr="00CC06D2">
          <w:rPr>
            <w:rFonts w:ascii="Times New Roman" w:hAnsi="Times New Roman" w:cs="Times New Roman"/>
            <w:sz w:val="24"/>
            <w:szCs w:val="24"/>
            <w:rPrChange w:id="1122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 Республики Казахстан, в том числе, </w:t>
        </w:r>
      </w:ins>
      <w:r w:rsidR="00AD544E" w:rsidRPr="00CC06D2">
        <w:rPr>
          <w:rFonts w:ascii="Times New Roman" w:hAnsi="Times New Roman" w:cs="Times New Roman"/>
          <w:sz w:val="24"/>
          <w:szCs w:val="24"/>
          <w:rPrChange w:id="1123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составляющей тайну предоставления </w:t>
      </w:r>
      <w:proofErr w:type="spellStart"/>
      <w:r w:rsidR="00AD544E" w:rsidRPr="00CC06D2">
        <w:rPr>
          <w:rFonts w:ascii="Times New Roman" w:hAnsi="Times New Roman" w:cs="Times New Roman"/>
          <w:sz w:val="24"/>
          <w:szCs w:val="24"/>
          <w:rPrChange w:id="1124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микрокредита</w:t>
      </w:r>
      <w:proofErr w:type="spellEnd"/>
      <w:r w:rsidR="00AD544E" w:rsidRPr="00CC06D2">
        <w:rPr>
          <w:rFonts w:ascii="Times New Roman" w:hAnsi="Times New Roman" w:cs="Times New Roman"/>
          <w:sz w:val="24"/>
          <w:szCs w:val="24"/>
          <w:rPrChange w:id="1125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, ее несанкционированного изменения, осуществления несанкционированных действий со стороны третьих лиц, Товариществом незамедлительно принимаются меры для устранения причин и последствий таких действий, а также </w:t>
      </w:r>
      <w:ins w:id="1126" w:author="Карина Мясникова" w:date="2019-12-13T11:23:00Z">
        <w:r w:rsidR="000B7359" w:rsidRPr="00CC06D2">
          <w:rPr>
            <w:rFonts w:ascii="Times New Roman" w:hAnsi="Times New Roman" w:cs="Times New Roman"/>
            <w:sz w:val="24"/>
            <w:szCs w:val="24"/>
            <w:rPrChange w:id="1127" w:author="Карина Мясникова" w:date="2019-12-13T11:29:00Z">
              <w:rPr>
                <w:rFonts w:ascii="Times New Roman" w:hAnsi="Times New Roman" w:cs="Times New Roman"/>
                <w:sz w:val="28"/>
                <w:szCs w:val="28"/>
              </w:rPr>
            </w:rPrChange>
          </w:rPr>
          <w:t xml:space="preserve">Товарищество </w:t>
        </w:r>
      </w:ins>
      <w:r w:rsidR="00AD544E" w:rsidRPr="00CC06D2">
        <w:rPr>
          <w:rFonts w:ascii="Times New Roman" w:hAnsi="Times New Roman" w:cs="Times New Roman"/>
          <w:sz w:val="24"/>
          <w:szCs w:val="24"/>
          <w:rPrChange w:id="1128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t>в течение одного рабочего дня информирует об этом уполномоченный орган.</w:t>
      </w:r>
      <w:proofErr w:type="gramEnd"/>
    </w:p>
    <w:p w:rsidR="00CC06D2" w:rsidRPr="00FC31BB" w:rsidRDefault="00CC06D2">
      <w:pPr>
        <w:ind w:firstLine="567"/>
        <w:rPr>
          <w:ins w:id="1129" w:author="Карина Мясникова" w:date="2019-12-13T11:29:00Z"/>
          <w:rFonts w:ascii="Times New Roman" w:hAnsi="Times New Roman" w:cs="Times New Roman"/>
          <w:sz w:val="24"/>
          <w:szCs w:val="24"/>
        </w:rPr>
        <w:pPrChange w:id="1130" w:author="Карина Мясникова" w:date="2019-12-13T11:34:00Z">
          <w:pPr/>
        </w:pPrChange>
      </w:pPr>
      <w:ins w:id="1131" w:author="Карина Мясникова" w:date="2019-12-13T11:29:00Z">
        <w:r w:rsidRPr="00FC31BB">
          <w:rPr>
            <w:rFonts w:ascii="Times New Roman" w:hAnsi="Times New Roman" w:cs="Times New Roman"/>
            <w:sz w:val="24"/>
            <w:szCs w:val="24"/>
          </w:rPr>
          <w:br w:type="page"/>
        </w:r>
      </w:ins>
    </w:p>
    <w:p w:rsidR="00CC06D2" w:rsidRPr="00CC06D2" w:rsidRDefault="00CC06D2">
      <w:pPr>
        <w:ind w:firstLine="567"/>
        <w:jc w:val="center"/>
        <w:rPr>
          <w:ins w:id="1132" w:author="Карина Мясникова" w:date="2019-12-13T11:29:00Z"/>
          <w:rFonts w:ascii="Times New Roman" w:hAnsi="Times New Roman" w:cs="Times New Roman"/>
          <w:b/>
          <w:sz w:val="24"/>
          <w:szCs w:val="24"/>
          <w:rPrChange w:id="1133" w:author="Карина Мясникова" w:date="2019-12-13T11:29:00Z">
            <w:rPr>
              <w:ins w:id="1134" w:author="Карина Мясникова" w:date="2019-12-13T11:29:00Z"/>
              <w:b/>
            </w:rPr>
          </w:rPrChange>
        </w:rPr>
        <w:pPrChange w:id="1135" w:author="Карина Мясникова" w:date="2019-12-13T11:34:00Z">
          <w:pPr>
            <w:jc w:val="center"/>
          </w:pPr>
        </w:pPrChange>
      </w:pPr>
      <w:ins w:id="1136" w:author="Карина Мясникова" w:date="2019-12-13T11:29:00Z">
        <w:r w:rsidRPr="00CC06D2">
          <w:rPr>
            <w:rFonts w:ascii="Times New Roman" w:hAnsi="Times New Roman" w:cs="Times New Roman"/>
            <w:b/>
            <w:sz w:val="24"/>
            <w:szCs w:val="24"/>
            <w:rPrChange w:id="1137" w:author="Карина Мясникова" w:date="2019-12-13T11:29:00Z">
              <w:rPr>
                <w:b/>
              </w:rPr>
            </w:rPrChange>
          </w:rPr>
          <w:lastRenderedPageBreak/>
          <w:t>ЛИСТ ОЗНАКОМЛЕНИЯ</w:t>
        </w:r>
      </w:ins>
    </w:p>
    <w:p w:rsidR="00CC06D2" w:rsidRPr="00CC06D2" w:rsidRDefault="00CC06D2">
      <w:pPr>
        <w:ind w:firstLine="567"/>
        <w:jc w:val="center"/>
        <w:rPr>
          <w:ins w:id="1138" w:author="Карина Мясникова" w:date="2019-12-13T11:29:00Z"/>
          <w:rFonts w:ascii="Times New Roman" w:hAnsi="Times New Roman" w:cs="Times New Roman"/>
          <w:b/>
          <w:sz w:val="24"/>
          <w:szCs w:val="24"/>
          <w:rPrChange w:id="1139" w:author="Карина Мясникова" w:date="2019-12-13T11:29:00Z">
            <w:rPr>
              <w:ins w:id="1140" w:author="Карина Мясникова" w:date="2019-12-13T11:29:00Z"/>
              <w:b/>
            </w:rPr>
          </w:rPrChange>
        </w:rPr>
        <w:pPrChange w:id="1141" w:author="Карина Мясникова" w:date="2019-12-13T11:34:00Z">
          <w:pPr>
            <w:jc w:val="center"/>
          </w:pPr>
        </w:pPrChange>
      </w:pPr>
    </w:p>
    <w:p w:rsidR="00CC06D2" w:rsidRPr="00CC06D2" w:rsidRDefault="00CC06D2">
      <w:pPr>
        <w:ind w:firstLine="567"/>
        <w:jc w:val="center"/>
        <w:rPr>
          <w:ins w:id="1142" w:author="Карина Мясникова" w:date="2019-12-13T11:29:00Z"/>
          <w:rFonts w:ascii="Times New Roman" w:hAnsi="Times New Roman" w:cs="Times New Roman"/>
          <w:b/>
          <w:sz w:val="24"/>
          <w:szCs w:val="24"/>
          <w:rPrChange w:id="1143" w:author="Карина Мясникова" w:date="2019-12-13T11:29:00Z">
            <w:rPr>
              <w:ins w:id="1144" w:author="Карина Мясникова" w:date="2019-12-13T11:29:00Z"/>
              <w:b/>
            </w:rPr>
          </w:rPrChange>
        </w:rPr>
        <w:pPrChange w:id="1145" w:author="Карина Мясникова" w:date="2019-12-13T11:34:00Z">
          <w:pPr>
            <w:jc w:val="center"/>
          </w:pPr>
        </w:pPrChange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1"/>
        <w:gridCol w:w="1882"/>
        <w:gridCol w:w="2499"/>
      </w:tblGrid>
      <w:tr w:rsidR="00CC06D2" w:rsidRPr="00CC06D2" w:rsidTr="004D1B63">
        <w:trPr>
          <w:ins w:id="1146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CC06D2" w:rsidRDefault="00CC06D2">
            <w:pPr>
              <w:ind w:firstLine="567"/>
              <w:jc w:val="center"/>
              <w:rPr>
                <w:ins w:id="1147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48" w:author="Карина Мясникова" w:date="2019-12-13T11:29:00Z">
                  <w:rPr>
                    <w:ins w:id="1149" w:author="Карина Мясникова" w:date="2019-12-13T11:29:00Z"/>
                    <w:b/>
                  </w:rPr>
                </w:rPrChange>
              </w:rPr>
              <w:pPrChange w:id="1150" w:author="Карина Мясникова" w:date="2019-12-13T11:34:00Z">
                <w:pPr>
                  <w:jc w:val="center"/>
                </w:pPr>
              </w:pPrChange>
            </w:pPr>
            <w:ins w:id="1151" w:author="Карина Мясникова" w:date="2019-12-13T11:29:00Z">
              <w:r w:rsidRPr="00CC06D2">
                <w:rPr>
                  <w:rFonts w:ascii="Times New Roman" w:hAnsi="Times New Roman" w:cs="Times New Roman"/>
                  <w:b/>
                  <w:sz w:val="24"/>
                  <w:szCs w:val="24"/>
                  <w:rPrChange w:id="1152" w:author="Карина Мясникова" w:date="2019-12-13T11:29:00Z">
                    <w:rPr>
                      <w:b/>
                    </w:rPr>
                  </w:rPrChange>
                </w:rPr>
                <w:t>Ф.И.О. сотрудника, вступающего в должность</w:t>
              </w:r>
            </w:ins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CC06D2" w:rsidRDefault="00CC06D2">
            <w:pPr>
              <w:ind w:firstLine="567"/>
              <w:jc w:val="center"/>
              <w:rPr>
                <w:ins w:id="115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54" w:author="Карина Мясникова" w:date="2019-12-13T11:29:00Z">
                  <w:rPr>
                    <w:ins w:id="1155" w:author="Карина Мясникова" w:date="2019-12-13T11:29:00Z"/>
                    <w:b/>
                  </w:rPr>
                </w:rPrChange>
              </w:rPr>
              <w:pPrChange w:id="1156" w:author="Карина Мясникова" w:date="2019-12-13T11:34:00Z">
                <w:pPr>
                  <w:jc w:val="center"/>
                </w:pPr>
              </w:pPrChange>
            </w:pPr>
            <w:ins w:id="1157" w:author="Карина Мясникова" w:date="2019-12-13T11:29:00Z">
              <w:r w:rsidRPr="00CC06D2">
                <w:rPr>
                  <w:rFonts w:ascii="Times New Roman" w:hAnsi="Times New Roman" w:cs="Times New Roman"/>
                  <w:b/>
                  <w:sz w:val="24"/>
                  <w:szCs w:val="24"/>
                  <w:rPrChange w:id="1158" w:author="Карина Мясникова" w:date="2019-12-13T11:29:00Z">
                    <w:rPr>
                      <w:b/>
                    </w:rPr>
                  </w:rPrChange>
                </w:rPr>
                <w:t>Дата ознакомления</w:t>
              </w:r>
            </w:ins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CC06D2" w:rsidRDefault="00CC06D2">
            <w:pPr>
              <w:ind w:firstLine="567"/>
              <w:jc w:val="center"/>
              <w:rPr>
                <w:ins w:id="115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60" w:author="Карина Мясникова" w:date="2019-12-13T11:29:00Z">
                  <w:rPr>
                    <w:ins w:id="1161" w:author="Карина Мясникова" w:date="2019-12-13T11:29:00Z"/>
                    <w:b/>
                  </w:rPr>
                </w:rPrChange>
              </w:rPr>
              <w:pPrChange w:id="1162" w:author="Карина Мясникова" w:date="2019-12-13T11:34:00Z">
                <w:pPr>
                  <w:jc w:val="center"/>
                </w:pPr>
              </w:pPrChange>
            </w:pPr>
            <w:ins w:id="1163" w:author="Карина Мясникова" w:date="2019-12-13T11:29:00Z">
              <w:r w:rsidRPr="00CC06D2">
                <w:rPr>
                  <w:rFonts w:ascii="Times New Roman" w:hAnsi="Times New Roman" w:cs="Times New Roman"/>
                  <w:b/>
                  <w:sz w:val="24"/>
                  <w:szCs w:val="24"/>
                  <w:rPrChange w:id="1164" w:author="Карина Мясникова" w:date="2019-12-13T11:29:00Z">
                    <w:rPr>
                      <w:b/>
                    </w:rPr>
                  </w:rPrChange>
                </w:rPr>
                <w:t>Подпись об ознакомлении</w:t>
              </w:r>
            </w:ins>
          </w:p>
        </w:tc>
      </w:tr>
      <w:tr w:rsidR="00CC06D2" w:rsidRPr="00CC06D2" w:rsidTr="004D1B63">
        <w:trPr>
          <w:trHeight w:val="850"/>
          <w:ins w:id="1165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66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67" w:author="Карина Мясникова" w:date="2019-12-13T11:29:00Z">
                  <w:rPr>
                    <w:ins w:id="1168" w:author="Карина Мясникова" w:date="2019-12-13T11:29:00Z"/>
                    <w:b/>
                  </w:rPr>
                </w:rPrChange>
              </w:rPr>
              <w:pPrChange w:id="1169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70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71" w:author="Карина Мясникова" w:date="2019-12-13T11:29:00Z">
                  <w:rPr>
                    <w:ins w:id="1172" w:author="Карина Мясникова" w:date="2019-12-13T11:29:00Z"/>
                    <w:b/>
                  </w:rPr>
                </w:rPrChange>
              </w:rPr>
              <w:pPrChange w:id="1173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74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75" w:author="Карина Мясникова" w:date="2019-12-13T11:29:00Z">
                  <w:rPr>
                    <w:ins w:id="1176" w:author="Карина Мясникова" w:date="2019-12-13T11:29:00Z"/>
                    <w:b/>
                  </w:rPr>
                </w:rPrChange>
              </w:rPr>
              <w:pPrChange w:id="1177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178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7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80" w:author="Карина Мясникова" w:date="2019-12-13T11:29:00Z">
                  <w:rPr>
                    <w:ins w:id="1181" w:author="Карина Мясникова" w:date="2019-12-13T11:29:00Z"/>
                    <w:b/>
                  </w:rPr>
                </w:rPrChange>
              </w:rPr>
              <w:pPrChange w:id="1182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8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84" w:author="Карина Мясникова" w:date="2019-12-13T11:29:00Z">
                  <w:rPr>
                    <w:ins w:id="1185" w:author="Карина Мясникова" w:date="2019-12-13T11:29:00Z"/>
                    <w:b/>
                  </w:rPr>
                </w:rPrChange>
              </w:rPr>
              <w:pPrChange w:id="1186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87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88" w:author="Карина Мясникова" w:date="2019-12-13T11:29:00Z">
                  <w:rPr>
                    <w:ins w:id="1189" w:author="Карина Мясникова" w:date="2019-12-13T11:29:00Z"/>
                    <w:b/>
                  </w:rPr>
                </w:rPrChange>
              </w:rPr>
              <w:pPrChange w:id="1190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191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92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93" w:author="Карина Мясникова" w:date="2019-12-13T11:29:00Z">
                  <w:rPr>
                    <w:ins w:id="1194" w:author="Карина Мясникова" w:date="2019-12-13T11:29:00Z"/>
                    <w:b/>
                  </w:rPr>
                </w:rPrChange>
              </w:rPr>
              <w:pPrChange w:id="1195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196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197" w:author="Карина Мясникова" w:date="2019-12-13T11:29:00Z">
                  <w:rPr>
                    <w:ins w:id="1198" w:author="Карина Мясникова" w:date="2019-12-13T11:29:00Z"/>
                    <w:b/>
                  </w:rPr>
                </w:rPrChange>
              </w:rPr>
              <w:pPrChange w:id="1199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00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01" w:author="Карина Мясникова" w:date="2019-12-13T11:29:00Z">
                  <w:rPr>
                    <w:ins w:id="1202" w:author="Карина Мясникова" w:date="2019-12-13T11:29:00Z"/>
                    <w:b/>
                  </w:rPr>
                </w:rPrChange>
              </w:rPr>
              <w:pPrChange w:id="1203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04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05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06" w:author="Карина Мясникова" w:date="2019-12-13T11:29:00Z">
                  <w:rPr>
                    <w:ins w:id="1207" w:author="Карина Мясникова" w:date="2019-12-13T11:29:00Z"/>
                    <w:b/>
                  </w:rPr>
                </w:rPrChange>
              </w:rPr>
              <w:pPrChange w:id="1208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0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10" w:author="Карина Мясникова" w:date="2019-12-13T11:29:00Z">
                  <w:rPr>
                    <w:ins w:id="1211" w:author="Карина Мясникова" w:date="2019-12-13T11:29:00Z"/>
                    <w:b/>
                  </w:rPr>
                </w:rPrChange>
              </w:rPr>
              <w:pPrChange w:id="1212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1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14" w:author="Карина Мясникова" w:date="2019-12-13T11:29:00Z">
                  <w:rPr>
                    <w:ins w:id="1215" w:author="Карина Мясникова" w:date="2019-12-13T11:29:00Z"/>
                    <w:b/>
                  </w:rPr>
                </w:rPrChange>
              </w:rPr>
              <w:pPrChange w:id="1216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17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18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19" w:author="Карина Мясникова" w:date="2019-12-13T11:29:00Z">
                  <w:rPr>
                    <w:ins w:id="1220" w:author="Карина Мясникова" w:date="2019-12-13T11:29:00Z"/>
                    <w:b/>
                  </w:rPr>
                </w:rPrChange>
              </w:rPr>
              <w:pPrChange w:id="1221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22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23" w:author="Карина Мясникова" w:date="2019-12-13T11:29:00Z">
                  <w:rPr>
                    <w:ins w:id="1224" w:author="Карина Мясникова" w:date="2019-12-13T11:29:00Z"/>
                    <w:b/>
                  </w:rPr>
                </w:rPrChange>
              </w:rPr>
              <w:pPrChange w:id="1225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26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27" w:author="Карина Мясникова" w:date="2019-12-13T11:29:00Z">
                  <w:rPr>
                    <w:ins w:id="1228" w:author="Карина Мясникова" w:date="2019-12-13T11:29:00Z"/>
                    <w:b/>
                  </w:rPr>
                </w:rPrChange>
              </w:rPr>
              <w:pPrChange w:id="1229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30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31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32" w:author="Карина Мясникова" w:date="2019-12-13T11:29:00Z">
                  <w:rPr>
                    <w:ins w:id="1233" w:author="Карина Мясникова" w:date="2019-12-13T11:29:00Z"/>
                    <w:b/>
                  </w:rPr>
                </w:rPrChange>
              </w:rPr>
              <w:pPrChange w:id="1234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35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36" w:author="Карина Мясникова" w:date="2019-12-13T11:29:00Z">
                  <w:rPr>
                    <w:ins w:id="1237" w:author="Карина Мясникова" w:date="2019-12-13T11:29:00Z"/>
                    <w:b/>
                  </w:rPr>
                </w:rPrChange>
              </w:rPr>
              <w:pPrChange w:id="1238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3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40" w:author="Карина Мясникова" w:date="2019-12-13T11:29:00Z">
                  <w:rPr>
                    <w:ins w:id="1241" w:author="Карина Мясникова" w:date="2019-12-13T11:29:00Z"/>
                    <w:b/>
                  </w:rPr>
                </w:rPrChange>
              </w:rPr>
              <w:pPrChange w:id="1242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43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44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45" w:author="Карина Мясникова" w:date="2019-12-13T11:29:00Z">
                  <w:rPr>
                    <w:ins w:id="1246" w:author="Карина Мясникова" w:date="2019-12-13T11:29:00Z"/>
                    <w:b/>
                  </w:rPr>
                </w:rPrChange>
              </w:rPr>
              <w:pPrChange w:id="1247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48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49" w:author="Карина Мясникова" w:date="2019-12-13T11:29:00Z">
                  <w:rPr>
                    <w:ins w:id="1250" w:author="Карина Мясникова" w:date="2019-12-13T11:29:00Z"/>
                    <w:b/>
                  </w:rPr>
                </w:rPrChange>
              </w:rPr>
              <w:pPrChange w:id="1251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52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53" w:author="Карина Мясникова" w:date="2019-12-13T11:29:00Z">
                  <w:rPr>
                    <w:ins w:id="1254" w:author="Карина Мясникова" w:date="2019-12-13T11:29:00Z"/>
                    <w:b/>
                  </w:rPr>
                </w:rPrChange>
              </w:rPr>
              <w:pPrChange w:id="1255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56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57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58" w:author="Карина Мясникова" w:date="2019-12-13T11:29:00Z">
                  <w:rPr>
                    <w:ins w:id="1259" w:author="Карина Мясникова" w:date="2019-12-13T11:29:00Z"/>
                    <w:b/>
                  </w:rPr>
                </w:rPrChange>
              </w:rPr>
              <w:pPrChange w:id="1260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61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62" w:author="Карина Мясникова" w:date="2019-12-13T11:29:00Z">
                  <w:rPr>
                    <w:ins w:id="1263" w:author="Карина Мясникова" w:date="2019-12-13T11:29:00Z"/>
                    <w:b/>
                  </w:rPr>
                </w:rPrChange>
              </w:rPr>
              <w:pPrChange w:id="1264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65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66" w:author="Карина Мясникова" w:date="2019-12-13T11:29:00Z">
                  <w:rPr>
                    <w:ins w:id="1267" w:author="Карина Мясникова" w:date="2019-12-13T11:29:00Z"/>
                    <w:b/>
                  </w:rPr>
                </w:rPrChange>
              </w:rPr>
              <w:pPrChange w:id="1268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69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70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71" w:author="Карина Мясникова" w:date="2019-12-13T11:29:00Z">
                  <w:rPr>
                    <w:ins w:id="1272" w:author="Карина Мясникова" w:date="2019-12-13T11:29:00Z"/>
                    <w:b/>
                  </w:rPr>
                </w:rPrChange>
              </w:rPr>
              <w:pPrChange w:id="1273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74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75" w:author="Карина Мясникова" w:date="2019-12-13T11:29:00Z">
                  <w:rPr>
                    <w:ins w:id="1276" w:author="Карина Мясникова" w:date="2019-12-13T11:29:00Z"/>
                    <w:b/>
                  </w:rPr>
                </w:rPrChange>
              </w:rPr>
              <w:pPrChange w:id="1277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78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79" w:author="Карина Мясникова" w:date="2019-12-13T11:29:00Z">
                  <w:rPr>
                    <w:ins w:id="1280" w:author="Карина Мясникова" w:date="2019-12-13T11:29:00Z"/>
                    <w:b/>
                  </w:rPr>
                </w:rPrChange>
              </w:rPr>
              <w:pPrChange w:id="1281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82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8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84" w:author="Карина Мясникова" w:date="2019-12-13T11:29:00Z">
                  <w:rPr>
                    <w:ins w:id="1285" w:author="Карина Мясникова" w:date="2019-12-13T11:29:00Z"/>
                    <w:b/>
                  </w:rPr>
                </w:rPrChange>
              </w:rPr>
              <w:pPrChange w:id="1286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87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88" w:author="Карина Мясникова" w:date="2019-12-13T11:29:00Z">
                  <w:rPr>
                    <w:ins w:id="1289" w:author="Карина Мясникова" w:date="2019-12-13T11:29:00Z"/>
                    <w:b/>
                  </w:rPr>
                </w:rPrChange>
              </w:rPr>
              <w:pPrChange w:id="1290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91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92" w:author="Карина Мясникова" w:date="2019-12-13T11:29:00Z">
                  <w:rPr>
                    <w:ins w:id="1293" w:author="Карина Мясникова" w:date="2019-12-13T11:29:00Z"/>
                    <w:b/>
                  </w:rPr>
                </w:rPrChange>
              </w:rPr>
              <w:pPrChange w:id="1294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295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296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297" w:author="Карина Мясникова" w:date="2019-12-13T11:29:00Z">
                  <w:rPr>
                    <w:ins w:id="1298" w:author="Карина Мясникова" w:date="2019-12-13T11:29:00Z"/>
                    <w:b/>
                  </w:rPr>
                </w:rPrChange>
              </w:rPr>
              <w:pPrChange w:id="1299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00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01" w:author="Карина Мясникова" w:date="2019-12-13T11:29:00Z">
                  <w:rPr>
                    <w:ins w:id="1302" w:author="Карина Мясникова" w:date="2019-12-13T11:29:00Z"/>
                    <w:b/>
                  </w:rPr>
                </w:rPrChange>
              </w:rPr>
              <w:pPrChange w:id="1303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04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05" w:author="Карина Мясникова" w:date="2019-12-13T11:29:00Z">
                  <w:rPr>
                    <w:ins w:id="1306" w:author="Карина Мясникова" w:date="2019-12-13T11:29:00Z"/>
                    <w:b/>
                  </w:rPr>
                </w:rPrChange>
              </w:rPr>
              <w:pPrChange w:id="1307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308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0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10" w:author="Карина Мясникова" w:date="2019-12-13T11:29:00Z">
                  <w:rPr>
                    <w:ins w:id="1311" w:author="Карина Мясникова" w:date="2019-12-13T11:29:00Z"/>
                    <w:b/>
                  </w:rPr>
                </w:rPrChange>
              </w:rPr>
              <w:pPrChange w:id="1312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1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14" w:author="Карина Мясникова" w:date="2019-12-13T11:29:00Z">
                  <w:rPr>
                    <w:ins w:id="1315" w:author="Карина Мясникова" w:date="2019-12-13T11:29:00Z"/>
                    <w:b/>
                  </w:rPr>
                </w:rPrChange>
              </w:rPr>
              <w:pPrChange w:id="1316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17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18" w:author="Карина Мясникова" w:date="2019-12-13T11:29:00Z">
                  <w:rPr>
                    <w:ins w:id="1319" w:author="Карина Мясникова" w:date="2019-12-13T11:29:00Z"/>
                    <w:b/>
                  </w:rPr>
                </w:rPrChange>
              </w:rPr>
              <w:pPrChange w:id="1320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321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22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23" w:author="Карина Мясникова" w:date="2019-12-13T11:29:00Z">
                  <w:rPr>
                    <w:ins w:id="1324" w:author="Карина Мясникова" w:date="2019-12-13T11:29:00Z"/>
                    <w:b/>
                  </w:rPr>
                </w:rPrChange>
              </w:rPr>
              <w:pPrChange w:id="1325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26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27" w:author="Карина Мясникова" w:date="2019-12-13T11:29:00Z">
                  <w:rPr>
                    <w:ins w:id="1328" w:author="Карина Мясникова" w:date="2019-12-13T11:29:00Z"/>
                    <w:b/>
                  </w:rPr>
                </w:rPrChange>
              </w:rPr>
              <w:pPrChange w:id="1329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30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31" w:author="Карина Мясникова" w:date="2019-12-13T11:29:00Z">
                  <w:rPr>
                    <w:ins w:id="1332" w:author="Карина Мясникова" w:date="2019-12-13T11:29:00Z"/>
                    <w:b/>
                  </w:rPr>
                </w:rPrChange>
              </w:rPr>
              <w:pPrChange w:id="1333" w:author="Карина Мясникова" w:date="2019-12-13T11:34:00Z">
                <w:pPr>
                  <w:jc w:val="center"/>
                </w:pPr>
              </w:pPrChange>
            </w:pPr>
          </w:p>
        </w:tc>
      </w:tr>
      <w:tr w:rsidR="00CC06D2" w:rsidRPr="00CC06D2" w:rsidTr="004D1B63">
        <w:trPr>
          <w:trHeight w:val="850"/>
          <w:ins w:id="1334" w:author="Карина Мясникова" w:date="2019-12-13T11:29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35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36" w:author="Карина Мясникова" w:date="2019-12-13T11:29:00Z">
                  <w:rPr>
                    <w:ins w:id="1337" w:author="Карина Мясникова" w:date="2019-12-13T11:29:00Z"/>
                    <w:b/>
                  </w:rPr>
                </w:rPrChange>
              </w:rPr>
              <w:pPrChange w:id="1338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39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40" w:author="Карина Мясникова" w:date="2019-12-13T11:29:00Z">
                  <w:rPr>
                    <w:ins w:id="1341" w:author="Карина Мясникова" w:date="2019-12-13T11:29:00Z"/>
                    <w:b/>
                  </w:rPr>
                </w:rPrChange>
              </w:rPr>
              <w:pPrChange w:id="1342" w:author="Карина Мясникова" w:date="2019-12-13T11:34:00Z">
                <w:pPr>
                  <w:jc w:val="center"/>
                </w:pPr>
              </w:pPrChange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CC06D2" w:rsidRDefault="00CC06D2">
            <w:pPr>
              <w:ind w:firstLine="567"/>
              <w:jc w:val="center"/>
              <w:rPr>
                <w:ins w:id="1343" w:author="Карина Мясникова" w:date="2019-12-13T11:29:00Z"/>
                <w:rFonts w:ascii="Times New Roman" w:hAnsi="Times New Roman" w:cs="Times New Roman"/>
                <w:b/>
                <w:sz w:val="24"/>
                <w:szCs w:val="24"/>
                <w:rPrChange w:id="1344" w:author="Карина Мясникова" w:date="2019-12-13T11:29:00Z">
                  <w:rPr>
                    <w:ins w:id="1345" w:author="Карина Мясникова" w:date="2019-12-13T11:29:00Z"/>
                    <w:b/>
                  </w:rPr>
                </w:rPrChange>
              </w:rPr>
              <w:pPrChange w:id="1346" w:author="Карина Мясникова" w:date="2019-12-13T11:34:00Z">
                <w:pPr>
                  <w:jc w:val="center"/>
                </w:pPr>
              </w:pPrChange>
            </w:pPr>
          </w:p>
        </w:tc>
      </w:tr>
    </w:tbl>
    <w:p w:rsidR="006D7C71" w:rsidRPr="00CC06D2" w:rsidDel="00CC06D2" w:rsidRDefault="006D7C71">
      <w:pPr>
        <w:spacing w:after="0"/>
        <w:ind w:firstLine="567"/>
        <w:contextualSpacing/>
        <w:jc w:val="both"/>
        <w:rPr>
          <w:del w:id="1347" w:author="Карина Мясникова" w:date="2019-12-13T11:29:00Z"/>
          <w:rFonts w:ascii="Times New Roman" w:hAnsi="Times New Roman" w:cs="Times New Roman"/>
          <w:sz w:val="24"/>
          <w:szCs w:val="24"/>
          <w:rPrChange w:id="1348" w:author="Карина Мясникова" w:date="2019-12-13T11:29:00Z">
            <w:rPr>
              <w:del w:id="1349" w:author="Карина Мясникова" w:date="2019-12-13T11:29:00Z"/>
              <w:rFonts w:ascii="Times New Roman" w:hAnsi="Times New Roman" w:cs="Times New Roman"/>
              <w:sz w:val="28"/>
              <w:szCs w:val="28"/>
            </w:rPr>
          </w:rPrChange>
        </w:rPr>
        <w:pPrChange w:id="1350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5C615D" w:rsidRPr="00CC06D2" w:rsidDel="00CC06D2" w:rsidRDefault="005C615D">
      <w:pPr>
        <w:spacing w:after="0"/>
        <w:ind w:firstLine="567"/>
        <w:contextualSpacing/>
        <w:jc w:val="both"/>
        <w:rPr>
          <w:del w:id="1351" w:author="Карина Мясникова" w:date="2019-12-13T11:29:00Z"/>
          <w:rFonts w:ascii="Times New Roman" w:hAnsi="Times New Roman" w:cs="Times New Roman"/>
          <w:sz w:val="24"/>
          <w:szCs w:val="24"/>
          <w:rPrChange w:id="1352" w:author="Карина Мясникова" w:date="2019-12-13T11:29:00Z">
            <w:rPr>
              <w:del w:id="1353" w:author="Карина Мясникова" w:date="2019-12-13T11:29:00Z"/>
              <w:rFonts w:ascii="Times New Roman" w:hAnsi="Times New Roman" w:cs="Times New Roman"/>
              <w:sz w:val="28"/>
              <w:szCs w:val="28"/>
            </w:rPr>
          </w:rPrChange>
        </w:rPr>
        <w:pPrChange w:id="1354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796B7D" w:rsidRPr="00CC06D2" w:rsidDel="00CC06D2" w:rsidRDefault="00796B7D">
      <w:pPr>
        <w:spacing w:after="0"/>
        <w:ind w:firstLine="567"/>
        <w:contextualSpacing/>
        <w:jc w:val="both"/>
        <w:rPr>
          <w:del w:id="1355" w:author="Карина Мясникова" w:date="2019-12-13T11:29:00Z"/>
          <w:rFonts w:ascii="Times New Roman" w:hAnsi="Times New Roman" w:cs="Times New Roman"/>
          <w:sz w:val="24"/>
          <w:szCs w:val="24"/>
          <w:rPrChange w:id="1356" w:author="Карина Мясникова" w:date="2019-12-13T11:29:00Z">
            <w:rPr>
              <w:del w:id="1357" w:author="Карина Мясникова" w:date="2019-12-13T11:29:00Z"/>
              <w:rFonts w:ascii="Times New Roman" w:hAnsi="Times New Roman" w:cs="Times New Roman"/>
              <w:sz w:val="28"/>
              <w:szCs w:val="28"/>
            </w:rPr>
          </w:rPrChange>
        </w:rPr>
        <w:pPrChange w:id="1358" w:author="Карина Мясникова" w:date="2019-12-13T11:34:00Z">
          <w:pPr>
            <w:ind w:firstLine="708"/>
            <w:contextualSpacing/>
            <w:jc w:val="both"/>
          </w:pPr>
        </w:pPrChange>
      </w:pPr>
    </w:p>
    <w:p w:rsidR="003D0366" w:rsidRPr="00CC06D2" w:rsidRDefault="003D0366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rPrChange w:id="1359" w:author="Карина Мясникова" w:date="2019-12-13T11:29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360" w:author="Карина Мясникова" w:date="2019-12-13T11:34:00Z">
          <w:pPr>
            <w:ind w:firstLine="708"/>
            <w:contextualSpacing/>
            <w:jc w:val="both"/>
          </w:pPr>
        </w:pPrChange>
      </w:pPr>
    </w:p>
    <w:sectPr w:rsidR="003D0366" w:rsidRPr="00CC0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696" w:author="Сергей Бойко" w:date="2019-12-12T19:20:00Z" w:initials="СБ">
    <w:p w:rsidR="002D7106" w:rsidRDefault="002D7106">
      <w:pPr>
        <w:pStyle w:val="a4"/>
      </w:pPr>
      <w:r>
        <w:rPr>
          <w:rStyle w:val="a3"/>
        </w:rPr>
        <w:annotationRef/>
      </w:r>
      <w:r>
        <w:t xml:space="preserve">Коллеги необходимо изменить на </w:t>
      </w:r>
      <w:proofErr w:type="gramStart"/>
      <w:r>
        <w:t>наш</w:t>
      </w:r>
      <w:proofErr w:type="gramEnd"/>
      <w:r>
        <w:t xml:space="preserve"> </w:t>
      </w:r>
      <w:proofErr w:type="spellStart"/>
      <w:r>
        <w:t>сетефикат</w:t>
      </w:r>
      <w:proofErr w:type="spellEnd"/>
    </w:p>
  </w:comment>
  <w:comment w:id="773" w:author="Сергей Бойко" w:date="2019-12-12T19:24:00Z" w:initials="СБ">
    <w:p w:rsidR="002D7106" w:rsidRDefault="002D7106">
      <w:pPr>
        <w:pStyle w:val="a4"/>
      </w:pPr>
      <w:r>
        <w:rPr>
          <w:rStyle w:val="a3"/>
        </w:rPr>
        <w:annotationRef/>
      </w:r>
      <w:r>
        <w:t xml:space="preserve">Коллеги, не знаю так ли это, если </w:t>
      </w:r>
      <w:proofErr w:type="gramStart"/>
      <w:r>
        <w:t>нет</w:t>
      </w:r>
      <w:proofErr w:type="gramEnd"/>
      <w:r>
        <w:t xml:space="preserve"> то удалите данный абзац</w:t>
      </w:r>
    </w:p>
  </w:comment>
  <w:comment w:id="939" w:author="Сергей Бойко" w:date="2019-12-12T19:33:00Z" w:initials="СБ">
    <w:p w:rsidR="00286251" w:rsidRDefault="00286251">
      <w:pPr>
        <w:pStyle w:val="a4"/>
      </w:pPr>
      <w:r>
        <w:rPr>
          <w:rStyle w:val="a3"/>
        </w:rPr>
        <w:annotationRef/>
      </w:r>
      <w:r>
        <w:t>Необходимо указать наше время</w:t>
      </w:r>
    </w:p>
  </w:comment>
  <w:comment w:id="948" w:author="Сергей Бойко" w:date="2019-12-12T19:34:00Z" w:initials="СБ">
    <w:p w:rsidR="00286251" w:rsidRDefault="00286251">
      <w:pPr>
        <w:pStyle w:val="a4"/>
      </w:pPr>
      <w:r>
        <w:rPr>
          <w:rStyle w:val="a3"/>
        </w:rPr>
        <w:annotationRef/>
      </w:r>
      <w:r>
        <w:t>Так же необходимо указать время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5E1D"/>
    <w:multiLevelType w:val="hybridMultilevel"/>
    <w:tmpl w:val="6D46ACB2"/>
    <w:lvl w:ilvl="0" w:tplc="6FC2EC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0462E8"/>
    <w:multiLevelType w:val="hybridMultilevel"/>
    <w:tmpl w:val="6688F18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4D811AF6"/>
    <w:multiLevelType w:val="multilevel"/>
    <w:tmpl w:val="234ED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color w:val="00000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0BD"/>
    <w:rsid w:val="0001524D"/>
    <w:rsid w:val="00031977"/>
    <w:rsid w:val="00090828"/>
    <w:rsid w:val="000A4248"/>
    <w:rsid w:val="000B3B9D"/>
    <w:rsid w:val="000B7359"/>
    <w:rsid w:val="000C1ABA"/>
    <w:rsid w:val="000D1D72"/>
    <w:rsid w:val="000F2ADB"/>
    <w:rsid w:val="00111943"/>
    <w:rsid w:val="0012212E"/>
    <w:rsid w:val="00143053"/>
    <w:rsid w:val="00160C72"/>
    <w:rsid w:val="001700BD"/>
    <w:rsid w:val="00183FF4"/>
    <w:rsid w:val="0020485A"/>
    <w:rsid w:val="00230085"/>
    <w:rsid w:val="00274BF7"/>
    <w:rsid w:val="00286251"/>
    <w:rsid w:val="002D7106"/>
    <w:rsid w:val="0039418A"/>
    <w:rsid w:val="003C4CC3"/>
    <w:rsid w:val="003D0366"/>
    <w:rsid w:val="003D1206"/>
    <w:rsid w:val="004772E9"/>
    <w:rsid w:val="004A6274"/>
    <w:rsid w:val="004D734E"/>
    <w:rsid w:val="0057715C"/>
    <w:rsid w:val="005C469D"/>
    <w:rsid w:val="005C615D"/>
    <w:rsid w:val="005E3374"/>
    <w:rsid w:val="0069783F"/>
    <w:rsid w:val="006D7C71"/>
    <w:rsid w:val="006F24D7"/>
    <w:rsid w:val="00780E43"/>
    <w:rsid w:val="00796B7D"/>
    <w:rsid w:val="007A5271"/>
    <w:rsid w:val="007D0229"/>
    <w:rsid w:val="008165D1"/>
    <w:rsid w:val="008504F0"/>
    <w:rsid w:val="00894CE3"/>
    <w:rsid w:val="008B7EDE"/>
    <w:rsid w:val="00977472"/>
    <w:rsid w:val="009A4663"/>
    <w:rsid w:val="00A6578F"/>
    <w:rsid w:val="00A801D2"/>
    <w:rsid w:val="00A8767F"/>
    <w:rsid w:val="00AA53A2"/>
    <w:rsid w:val="00AD544E"/>
    <w:rsid w:val="00B144BE"/>
    <w:rsid w:val="00B42AF6"/>
    <w:rsid w:val="00B70184"/>
    <w:rsid w:val="00BA5A99"/>
    <w:rsid w:val="00BF0C9C"/>
    <w:rsid w:val="00C2220D"/>
    <w:rsid w:val="00C945E7"/>
    <w:rsid w:val="00CA3EB9"/>
    <w:rsid w:val="00CB54BB"/>
    <w:rsid w:val="00CC06D2"/>
    <w:rsid w:val="00D12FFA"/>
    <w:rsid w:val="00D445A7"/>
    <w:rsid w:val="00D56165"/>
    <w:rsid w:val="00D87B57"/>
    <w:rsid w:val="00DE083A"/>
    <w:rsid w:val="00E61D8B"/>
    <w:rsid w:val="00E72320"/>
    <w:rsid w:val="00E73CA5"/>
    <w:rsid w:val="00ED02F4"/>
    <w:rsid w:val="00ED54B5"/>
    <w:rsid w:val="00EF3960"/>
    <w:rsid w:val="00FC31BB"/>
    <w:rsid w:val="00FC672D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D710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D710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D710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D710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D710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D7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7106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0A4248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69D"/>
    <w:rPr>
      <w:color w:val="0000FF"/>
      <w:u w:val="single"/>
    </w:rPr>
  </w:style>
  <w:style w:type="character" w:customStyle="1" w:styleId="s0">
    <w:name w:val="s0"/>
    <w:rsid w:val="00BA5A9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D710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D710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D710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D710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D710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D7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7106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0A4248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69D"/>
    <w:rPr>
      <w:color w:val="0000FF"/>
      <w:u w:val="single"/>
    </w:rPr>
  </w:style>
  <w:style w:type="character" w:customStyle="1" w:styleId="s0">
    <w:name w:val="s0"/>
    <w:rsid w:val="00BA5A9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dcterms:created xsi:type="dcterms:W3CDTF">2020-06-10T03:31:00Z</dcterms:created>
  <dcterms:modified xsi:type="dcterms:W3CDTF">2020-06-10T03:31:00Z</dcterms:modified>
</cp:coreProperties>
</file>