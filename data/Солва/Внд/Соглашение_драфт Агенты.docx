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07E0" w:rsidRPr="001600FF" w:rsidRDefault="000C07E0" w:rsidP="000C07E0">
      <w:pPr>
        <w:keepNext/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jc w:val="right"/>
        <w:outlineLvl w:val="0"/>
        <w:rPr>
          <w:rFonts w:ascii="Times New Roman" w:eastAsia="Times New Roman" w:hAnsi="Times New Roman" w:cs="Times New Roman"/>
          <w:b/>
          <w:bCs/>
          <w:color w:val="000000"/>
          <w:spacing w:val="-3"/>
          <w:lang w:eastAsia="ru-RU"/>
        </w:rPr>
      </w:pPr>
      <w:r w:rsidRPr="001600FF">
        <w:rPr>
          <w:rFonts w:ascii="Times New Roman" w:eastAsia="Times New Roman" w:hAnsi="Times New Roman" w:cs="Times New Roman"/>
          <w:color w:val="000000"/>
          <w:lang w:eastAsia="ru-RU"/>
        </w:rPr>
        <w:t xml:space="preserve">                                         </w:t>
      </w:r>
    </w:p>
    <w:p w:rsidR="000C07E0" w:rsidRPr="001600FF" w:rsidRDefault="000C07E0" w:rsidP="000C07E0">
      <w:pPr>
        <w:keepNext/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spacing w:val="-3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3"/>
          <w:lang w:eastAsia="ru-RU"/>
        </w:rPr>
        <w:t>Соглашение</w:t>
      </w:r>
    </w:p>
    <w:p w:rsidR="000C07E0" w:rsidRPr="001600FF" w:rsidRDefault="000C07E0" w:rsidP="000C07E0">
      <w:pPr>
        <w:keepNext/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spacing w:val="-3"/>
          <w:lang w:eastAsia="ru-RU"/>
        </w:rPr>
      </w:pPr>
      <w:r w:rsidRPr="001600FF">
        <w:rPr>
          <w:rFonts w:ascii="Times New Roman" w:eastAsia="Times New Roman" w:hAnsi="Times New Roman" w:cs="Times New Roman"/>
          <w:b/>
          <w:bCs/>
          <w:color w:val="000000"/>
          <w:spacing w:val="-3"/>
          <w:lang w:eastAsia="ru-RU"/>
        </w:rPr>
        <w:t xml:space="preserve">об оказании агентских услуг </w:t>
      </w:r>
    </w:p>
    <w:p w:rsidR="000C07E0" w:rsidRPr="001600FF" w:rsidRDefault="000C07E0" w:rsidP="000C07E0">
      <w:pPr>
        <w:widowControl w:val="0"/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:rsidR="000C07E0" w:rsidRPr="001600FF" w:rsidRDefault="000C07E0" w:rsidP="000C07E0">
      <w:pPr>
        <w:widowControl w:val="0"/>
        <w:shd w:val="clear" w:color="auto" w:fill="FFFFFF"/>
        <w:tabs>
          <w:tab w:val="left" w:pos="5438"/>
        </w:tabs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0FF">
        <w:rPr>
          <w:rFonts w:ascii="Times New Roman" w:eastAsia="Times New Roman" w:hAnsi="Times New Roman" w:cs="Times New Roman"/>
          <w:b/>
          <w:bCs/>
          <w:color w:val="000000"/>
          <w:spacing w:val="-5"/>
          <w:lang w:eastAsia="ru-RU"/>
        </w:rPr>
        <w:t>г.  Алматы</w:t>
      </w:r>
      <w:r w:rsidRPr="001600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ab/>
        <w:t xml:space="preserve">         </w:t>
      </w:r>
      <w:r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            </w:t>
      </w:r>
      <w:r w:rsidRPr="001600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 </w:t>
      </w:r>
      <w:r w:rsidRPr="000C07E0">
        <w:rPr>
          <w:rFonts w:ascii="Times New Roman" w:eastAsia="Times New Roman" w:hAnsi="Times New Roman" w:cs="Times New Roman"/>
          <w:b/>
          <w:bCs/>
          <w:color w:val="000000"/>
          <w:highlight w:val="yellow"/>
          <w:lang w:eastAsia="ru-RU"/>
        </w:rPr>
        <w:t>«__» ____ 2019 года</w:t>
      </w:r>
    </w:p>
    <w:p w:rsidR="000C07E0" w:rsidRPr="001600FF" w:rsidRDefault="000C07E0" w:rsidP="000C07E0">
      <w:pPr>
        <w:widowControl w:val="0"/>
        <w:tabs>
          <w:tab w:val="left" w:pos="0"/>
          <w:tab w:val="left" w:pos="567"/>
        </w:tabs>
        <w:suppressAutoHyphens/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:rsidR="000C07E0" w:rsidRPr="001600FF" w:rsidRDefault="000C07E0" w:rsidP="000C07E0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        </w:t>
      </w:r>
      <w:r w:rsidRPr="001600FF">
        <w:rPr>
          <w:rFonts w:ascii="Times New Roman" w:eastAsia="Times New Roman" w:hAnsi="Times New Roman" w:cs="Times New Roman"/>
          <w:b/>
          <w:color w:val="000000"/>
          <w:lang w:eastAsia="ru-RU"/>
        </w:rPr>
        <w:t>ТОО «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lang w:eastAsia="ru-RU"/>
        </w:rPr>
        <w:t>Микрофинансовая</w:t>
      </w:r>
      <w:proofErr w:type="spellEnd"/>
      <w:r>
        <w:rPr>
          <w:rFonts w:ascii="Times New Roman" w:eastAsia="Times New Roman" w:hAnsi="Times New Roman" w:cs="Times New Roman"/>
          <w:b/>
          <w:color w:val="000000"/>
          <w:lang w:eastAsia="ru-RU"/>
        </w:rPr>
        <w:t xml:space="preserve"> организация «</w:t>
      </w:r>
      <w:proofErr w:type="spellStart"/>
      <w:r w:rsidRPr="001600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Онлайн</w:t>
      </w:r>
      <w:r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Каз</w:t>
      </w:r>
      <w:r w:rsidRPr="001600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Финанс</w:t>
      </w:r>
      <w:proofErr w:type="spellEnd"/>
      <w:r w:rsidRPr="001600FF">
        <w:rPr>
          <w:rFonts w:ascii="Times New Roman" w:eastAsia="Times New Roman" w:hAnsi="Times New Roman" w:cs="Times New Roman"/>
          <w:b/>
          <w:color w:val="000000"/>
          <w:lang w:eastAsia="ru-RU"/>
        </w:rPr>
        <w:t>»</w:t>
      </w:r>
      <w:r w:rsidRPr="001600FF">
        <w:rPr>
          <w:rFonts w:ascii="Times New Roman" w:eastAsia="Times New Roman" w:hAnsi="Times New Roman" w:cs="Times New Roman"/>
          <w:color w:val="000000"/>
          <w:lang w:eastAsia="ru-RU"/>
        </w:rPr>
        <w:t xml:space="preserve">, именуемое в дальнейшем </w:t>
      </w:r>
      <w:r w:rsidRPr="001600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«Товарищество», </w:t>
      </w:r>
      <w:r w:rsidRPr="001600FF">
        <w:rPr>
          <w:rFonts w:ascii="Times New Roman" w:eastAsia="Times New Roman" w:hAnsi="Times New Roman" w:cs="Times New Roman"/>
          <w:color w:val="000000"/>
          <w:lang w:eastAsia="ru-RU"/>
        </w:rPr>
        <w:t xml:space="preserve">в лице </w:t>
      </w:r>
      <w:r w:rsidRPr="001600FF">
        <w:rPr>
          <w:rFonts w:ascii="Times New Roman" w:eastAsia="Times New Roman" w:hAnsi="Times New Roman" w:cs="Times New Roman"/>
          <w:bCs/>
          <w:color w:val="000000"/>
          <w:lang w:eastAsia="ru-RU"/>
        </w:rPr>
        <w:t xml:space="preserve">Генерального директора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lang w:eastAsia="ru-RU"/>
        </w:rPr>
        <w:t>Бекжанова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lang w:eastAsia="ru-RU"/>
        </w:rPr>
        <w:t xml:space="preserve"> Марата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lang w:eastAsia="ru-RU"/>
        </w:rPr>
        <w:t>Ардагеровича</w:t>
      </w:r>
      <w:proofErr w:type="spellEnd"/>
      <w:r w:rsidRPr="001600FF">
        <w:rPr>
          <w:rFonts w:ascii="Times New Roman" w:eastAsia="Times New Roman" w:hAnsi="Times New Roman" w:cs="Times New Roman"/>
          <w:bCs/>
          <w:color w:val="000000"/>
          <w:lang w:eastAsia="ru-RU"/>
        </w:rPr>
        <w:t>, действующего на основании Устава</w:t>
      </w:r>
      <w:r w:rsidRPr="001600FF">
        <w:rPr>
          <w:rFonts w:ascii="Times New Roman" w:eastAsia="Times New Roman" w:hAnsi="Times New Roman" w:cs="Times New Roman"/>
          <w:color w:val="000000"/>
          <w:lang w:eastAsia="ru-RU"/>
        </w:rPr>
        <w:t xml:space="preserve">, с одной стороны, и </w:t>
      </w:r>
    </w:p>
    <w:p w:rsidR="000C07E0" w:rsidRPr="001600FF" w:rsidRDefault="000C07E0" w:rsidP="000C07E0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0FF">
        <w:rPr>
          <w:rFonts w:ascii="Times New Roman" w:eastAsia="Times New Roman" w:hAnsi="Times New Roman" w:cs="Times New Roman"/>
          <w:b/>
          <w:color w:val="000000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  <w:lang w:eastAsia="ru-RU"/>
        </w:rPr>
        <w:t xml:space="preserve">  </w:t>
      </w:r>
      <w:r w:rsidRPr="001600FF">
        <w:rPr>
          <w:rFonts w:ascii="Times New Roman" w:eastAsia="Times New Roman" w:hAnsi="Times New Roman" w:cs="Times New Roman"/>
          <w:b/>
          <w:color w:val="000000"/>
          <w:lang w:eastAsia="ru-RU"/>
        </w:rPr>
        <w:t xml:space="preserve">     </w:t>
      </w:r>
      <w:proofErr w:type="gramStart"/>
      <w:r w:rsidRPr="000C07E0">
        <w:rPr>
          <w:rFonts w:ascii="Times New Roman" w:eastAsia="Times New Roman" w:hAnsi="Times New Roman" w:cs="Times New Roman"/>
          <w:b/>
          <w:color w:val="000000"/>
          <w:highlight w:val="yellow"/>
          <w:lang w:eastAsia="ru-RU"/>
        </w:rPr>
        <w:t>ФИО</w:t>
      </w:r>
      <w:r w:rsidRPr="000C07E0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,</w:t>
      </w:r>
      <w:r w:rsidRPr="001600FF">
        <w:rPr>
          <w:rFonts w:ascii="Times New Roman" w:eastAsia="Times New Roman" w:hAnsi="Times New Roman" w:cs="Times New Roman"/>
          <w:color w:val="000000"/>
          <w:lang w:eastAsia="ru-RU"/>
        </w:rPr>
        <w:t xml:space="preserve"> именуемый в дальнейшем </w:t>
      </w:r>
      <w:r w:rsidRPr="001600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«Агент»</w:t>
      </w:r>
      <w:r w:rsidRPr="001600FF">
        <w:rPr>
          <w:rFonts w:ascii="Times New Roman" w:eastAsia="Times New Roman" w:hAnsi="Times New Roman" w:cs="Times New Roman"/>
          <w:color w:val="000000"/>
          <w:lang w:eastAsia="ru-RU"/>
        </w:rPr>
        <w:t xml:space="preserve">, с другой стороны, далее совместно </w:t>
      </w:r>
      <w:r w:rsidRPr="00325894">
        <w:rPr>
          <w:rFonts w:ascii="Times New Roman" w:eastAsia="Times New Roman" w:hAnsi="Times New Roman" w:cs="Times New Roman"/>
          <w:color w:val="000000"/>
          <w:lang w:eastAsia="ru-RU"/>
        </w:rPr>
        <w:t>именуемые «Стороны», а по отдельности «Сторона» или как указано выше, заключили настоящее Соглашение  об</w:t>
      </w:r>
      <w:r w:rsidRPr="001600FF">
        <w:rPr>
          <w:rFonts w:ascii="Times New Roman" w:eastAsia="Times New Roman" w:hAnsi="Times New Roman" w:cs="Times New Roman"/>
          <w:color w:val="000000"/>
          <w:lang w:eastAsia="ru-RU"/>
        </w:rPr>
        <w:t xml:space="preserve"> оказании агентских услуг (далее – Соглашение) о нижеследующем:</w:t>
      </w:r>
      <w:proofErr w:type="gramEnd"/>
    </w:p>
    <w:p w:rsidR="000C07E0" w:rsidRPr="001600FF" w:rsidRDefault="000C07E0" w:rsidP="000C07E0">
      <w:pPr>
        <w:suppressAutoHyphens/>
        <w:spacing w:after="0" w:line="240" w:lineRule="auto"/>
        <w:jc w:val="both"/>
        <w:rPr>
          <w:rFonts w:ascii="Times New Roman" w:eastAsia="Calibri" w:hAnsi="Times New Roman" w:cs="Times New Roman"/>
          <w:color w:val="000000"/>
        </w:rPr>
      </w:pPr>
    </w:p>
    <w:p w:rsidR="000C07E0" w:rsidRPr="001600FF" w:rsidRDefault="000C07E0" w:rsidP="000C07E0">
      <w:pPr>
        <w:widowControl w:val="0"/>
        <w:tabs>
          <w:tab w:val="left" w:pos="0"/>
          <w:tab w:val="left" w:pos="567"/>
          <w:tab w:val="left" w:pos="8100"/>
        </w:tabs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0FF">
        <w:rPr>
          <w:rFonts w:ascii="Times New Roman" w:eastAsia="Times New Roman" w:hAnsi="Times New Roman" w:cs="Times New Roman"/>
          <w:color w:val="000000"/>
          <w:lang w:eastAsia="ru-RU"/>
        </w:rPr>
        <w:t>Понятия и термины, используемые в настоящем Соглашении:</w:t>
      </w:r>
    </w:p>
    <w:p w:rsidR="000C07E0" w:rsidRPr="001600FF" w:rsidRDefault="000C07E0" w:rsidP="000C07E0">
      <w:pPr>
        <w:widowControl w:val="0"/>
        <w:numPr>
          <w:ilvl w:val="0"/>
          <w:numId w:val="2"/>
        </w:numPr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0FF">
        <w:rPr>
          <w:rFonts w:ascii="Times New Roman" w:eastAsia="Times New Roman" w:hAnsi="Times New Roman" w:cs="Times New Roman"/>
          <w:b/>
          <w:bCs/>
          <w:color w:val="000000"/>
          <w:spacing w:val="-3"/>
          <w:lang w:eastAsia="ru-RU"/>
        </w:rPr>
        <w:t xml:space="preserve">Агентские услуги </w:t>
      </w:r>
      <w:r w:rsidRPr="001600FF">
        <w:rPr>
          <w:rFonts w:ascii="Times New Roman" w:eastAsia="Times New Roman" w:hAnsi="Times New Roman" w:cs="Times New Roman"/>
          <w:color w:val="000000"/>
          <w:spacing w:val="-3"/>
          <w:lang w:eastAsia="ru-RU"/>
        </w:rPr>
        <w:t>- комплекс действий, осуществляемых Агентом в пользу Товарищества по привлечению</w:t>
      </w:r>
      <w:r>
        <w:rPr>
          <w:rFonts w:ascii="Times New Roman" w:eastAsia="Times New Roman" w:hAnsi="Times New Roman" w:cs="Times New Roman"/>
          <w:color w:val="000000"/>
          <w:spacing w:val="-3"/>
          <w:lang w:eastAsia="ru-RU"/>
        </w:rPr>
        <w:t xml:space="preserve"> и оформлению физических лиц в качестве</w:t>
      </w:r>
      <w:r w:rsidRPr="001600FF">
        <w:rPr>
          <w:rFonts w:ascii="Times New Roman" w:eastAsia="Times New Roman" w:hAnsi="Times New Roman" w:cs="Times New Roman"/>
          <w:color w:val="000000"/>
          <w:spacing w:val="-4"/>
          <w:lang w:eastAsia="ru-RU"/>
        </w:rPr>
        <w:t xml:space="preserve"> Клиентов Товарищества; </w:t>
      </w:r>
    </w:p>
    <w:p w:rsidR="000C07E0" w:rsidRPr="001600FF" w:rsidRDefault="000C07E0" w:rsidP="000C07E0">
      <w:pPr>
        <w:widowControl w:val="0"/>
        <w:numPr>
          <w:ilvl w:val="0"/>
          <w:numId w:val="2"/>
        </w:numPr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0FF">
        <w:rPr>
          <w:rFonts w:ascii="Times New Roman" w:eastAsia="Times New Roman" w:hAnsi="Times New Roman" w:cs="Times New Roman"/>
          <w:b/>
          <w:bCs/>
          <w:color w:val="000000"/>
          <w:spacing w:val="-4"/>
          <w:lang w:eastAsia="ru-RU"/>
        </w:rPr>
        <w:t xml:space="preserve">Вознаграждение </w:t>
      </w:r>
      <w:r w:rsidRPr="001600FF">
        <w:rPr>
          <w:rFonts w:ascii="Times New Roman" w:eastAsia="Times New Roman" w:hAnsi="Times New Roman" w:cs="Times New Roman"/>
          <w:color w:val="000000"/>
          <w:spacing w:val="-4"/>
          <w:lang w:eastAsia="ru-RU"/>
        </w:rPr>
        <w:t xml:space="preserve">- сумма денег, подлежащая оплате Агенту со стороны Товарищества,  за оказание  агентских </w:t>
      </w:r>
      <w:r w:rsidRPr="001600FF">
        <w:rPr>
          <w:rFonts w:ascii="Times New Roman" w:eastAsia="Times New Roman" w:hAnsi="Times New Roman" w:cs="Times New Roman"/>
          <w:color w:val="000000"/>
          <w:spacing w:val="-5"/>
          <w:lang w:eastAsia="ru-RU"/>
        </w:rPr>
        <w:t>услуг;</w:t>
      </w:r>
    </w:p>
    <w:p w:rsidR="000C07E0" w:rsidRPr="001600FF" w:rsidRDefault="000C07E0" w:rsidP="000C07E0">
      <w:pPr>
        <w:widowControl w:val="0"/>
        <w:numPr>
          <w:ilvl w:val="0"/>
          <w:numId w:val="2"/>
        </w:numPr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pacing w:val="-2"/>
          <w:lang w:eastAsia="ru-RU"/>
        </w:rPr>
      </w:pPr>
      <w:r w:rsidRPr="001600FF">
        <w:rPr>
          <w:rFonts w:ascii="Times New Roman" w:eastAsia="Times New Roman" w:hAnsi="Times New Roman" w:cs="Times New Roman"/>
          <w:b/>
          <w:bCs/>
          <w:color w:val="000000"/>
          <w:spacing w:val="-2"/>
          <w:lang w:eastAsia="ru-RU"/>
        </w:rPr>
        <w:t>Клиент</w:t>
      </w:r>
      <w:r w:rsidRPr="001600FF">
        <w:rPr>
          <w:rFonts w:ascii="Times New Roman" w:eastAsia="Times New Roman" w:hAnsi="Times New Roman" w:cs="Times New Roman"/>
          <w:color w:val="000000"/>
          <w:spacing w:val="-2"/>
          <w:lang w:eastAsia="ru-RU"/>
        </w:rPr>
        <w:t xml:space="preserve"> - физическое лицо, получившее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2"/>
          <w:lang w:eastAsia="ru-RU"/>
        </w:rPr>
        <w:t>микрокредит</w:t>
      </w:r>
      <w:proofErr w:type="spellEnd"/>
      <w:r w:rsidRPr="001600FF">
        <w:rPr>
          <w:rFonts w:ascii="Times New Roman" w:eastAsia="Times New Roman" w:hAnsi="Times New Roman" w:cs="Times New Roman"/>
          <w:color w:val="000000"/>
          <w:spacing w:val="-2"/>
          <w:lang w:eastAsia="ru-RU"/>
        </w:rPr>
        <w:t xml:space="preserve"> у Товарищества; </w:t>
      </w:r>
    </w:p>
    <w:p w:rsidR="000C07E0" w:rsidRPr="00383C17" w:rsidRDefault="000C07E0" w:rsidP="000C07E0">
      <w:pPr>
        <w:widowControl w:val="0"/>
        <w:numPr>
          <w:ilvl w:val="0"/>
          <w:numId w:val="2"/>
        </w:numPr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bCs/>
          <w:color w:val="000000"/>
          <w:spacing w:val="-4"/>
          <w:lang w:eastAsia="ru-RU"/>
        </w:rPr>
      </w:pPr>
      <w:r w:rsidRPr="00383C17">
        <w:rPr>
          <w:rFonts w:ascii="Times New Roman" w:eastAsia="Times New Roman" w:hAnsi="Times New Roman" w:cs="Times New Roman"/>
          <w:b/>
          <w:bCs/>
          <w:color w:val="000000"/>
          <w:spacing w:val="-4"/>
          <w:lang w:eastAsia="ru-RU"/>
        </w:rPr>
        <w:t xml:space="preserve">Тайна – </w:t>
      </w:r>
      <w:r w:rsidRPr="00383C17">
        <w:rPr>
          <w:rFonts w:ascii="Times New Roman" w:eastAsia="Times New Roman" w:hAnsi="Times New Roman" w:cs="Times New Roman"/>
          <w:bCs/>
          <w:color w:val="000000"/>
          <w:spacing w:val="-4"/>
          <w:lang w:eastAsia="ru-RU"/>
        </w:rPr>
        <w:t>персональные данные Клиента; информация об условиях настоящего Соглашения; не являющ</w:t>
      </w:r>
      <w:r>
        <w:rPr>
          <w:rFonts w:ascii="Times New Roman" w:eastAsia="Times New Roman" w:hAnsi="Times New Roman" w:cs="Times New Roman"/>
          <w:bCs/>
          <w:color w:val="000000"/>
          <w:spacing w:val="-4"/>
          <w:lang w:eastAsia="ru-RU"/>
        </w:rPr>
        <w:t>ие</w:t>
      </w:r>
      <w:r w:rsidRPr="00383C17">
        <w:rPr>
          <w:rFonts w:ascii="Times New Roman" w:eastAsia="Times New Roman" w:hAnsi="Times New Roman" w:cs="Times New Roman"/>
          <w:bCs/>
          <w:color w:val="000000"/>
          <w:spacing w:val="-4"/>
          <w:lang w:eastAsia="ru-RU"/>
        </w:rPr>
        <w:t>ся общедоступными сведения, разглашение которых может привести к возникновению убытков и/или повлиять на деловую репутацию</w:t>
      </w:r>
      <w:r>
        <w:rPr>
          <w:rFonts w:ascii="Times New Roman" w:eastAsia="Times New Roman" w:hAnsi="Times New Roman" w:cs="Times New Roman"/>
          <w:bCs/>
          <w:color w:val="000000"/>
          <w:spacing w:val="-4"/>
          <w:lang w:eastAsia="ru-RU"/>
        </w:rPr>
        <w:t xml:space="preserve"> Товарищества;</w:t>
      </w:r>
      <w:r w:rsidRPr="00383C17">
        <w:rPr>
          <w:rFonts w:ascii="Times New Roman" w:eastAsia="Times New Roman" w:hAnsi="Times New Roman" w:cs="Times New Roman"/>
          <w:bCs/>
          <w:color w:val="000000"/>
          <w:spacing w:val="-4"/>
          <w:lang w:eastAsia="ru-RU"/>
        </w:rPr>
        <w:t xml:space="preserve"> коммерческая и иная охраняемая информация, определяемая в соответст</w:t>
      </w:r>
      <w:r w:rsidRPr="00383C17">
        <w:rPr>
          <w:rFonts w:ascii="Times New Roman" w:eastAsia="Times New Roman" w:hAnsi="Times New Roman" w:cs="Times New Roman"/>
          <w:bCs/>
          <w:color w:val="000000"/>
          <w:spacing w:val="-4"/>
          <w:lang w:eastAsia="ru-RU"/>
        </w:rPr>
        <w:softHyphen/>
        <w:t>вии с действующим законодательством Республик</w:t>
      </w:r>
      <w:r>
        <w:rPr>
          <w:rFonts w:ascii="Times New Roman" w:eastAsia="Times New Roman" w:hAnsi="Times New Roman" w:cs="Times New Roman"/>
          <w:bCs/>
          <w:color w:val="000000"/>
          <w:spacing w:val="-4"/>
          <w:lang w:eastAsia="ru-RU"/>
        </w:rPr>
        <w:t>и</w:t>
      </w:r>
      <w:r w:rsidRPr="00383C17">
        <w:rPr>
          <w:rFonts w:ascii="Times New Roman" w:eastAsia="Times New Roman" w:hAnsi="Times New Roman" w:cs="Times New Roman"/>
          <w:bCs/>
          <w:color w:val="000000"/>
          <w:spacing w:val="-4"/>
          <w:lang w:eastAsia="ru-RU"/>
        </w:rPr>
        <w:t xml:space="preserve"> Казахстан;</w:t>
      </w:r>
    </w:p>
    <w:p w:rsidR="000C07E0" w:rsidRPr="003F79E4" w:rsidRDefault="000C07E0" w:rsidP="000C07E0">
      <w:pPr>
        <w:widowControl w:val="0"/>
        <w:numPr>
          <w:ilvl w:val="0"/>
          <w:numId w:val="2"/>
        </w:numPr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b/>
          <w:bCs/>
          <w:color w:val="000000"/>
          <w:spacing w:val="-4"/>
          <w:lang w:eastAsia="ru-RU"/>
        </w:rPr>
      </w:pPr>
      <w:r w:rsidRPr="001600FF">
        <w:rPr>
          <w:rFonts w:ascii="Times New Roman" w:eastAsia="Times New Roman" w:hAnsi="Times New Roman" w:cs="Times New Roman"/>
          <w:b/>
          <w:bCs/>
          <w:color w:val="000000"/>
          <w:spacing w:val="-4"/>
          <w:lang w:eastAsia="ru-RU"/>
        </w:rPr>
        <w:t xml:space="preserve">Отчетный период -  </w:t>
      </w:r>
      <w:r w:rsidRPr="001600FF">
        <w:rPr>
          <w:rFonts w:ascii="Times New Roman" w:eastAsia="Times New Roman" w:hAnsi="Times New Roman" w:cs="Times New Roman"/>
          <w:color w:val="000000"/>
          <w:lang w:eastAsia="ru-RU"/>
        </w:rPr>
        <w:t>период, установленный для фиксирования данных по продажам через агентскую сеть и рассчитываемый с первого числа по последнее число текущего месяца</w:t>
      </w:r>
      <w:r>
        <w:rPr>
          <w:rFonts w:ascii="Times New Roman" w:eastAsia="Times New Roman" w:hAnsi="Times New Roman" w:cs="Times New Roman"/>
          <w:color w:val="000000"/>
          <w:lang w:eastAsia="ru-RU"/>
        </w:rPr>
        <w:t>;</w:t>
      </w:r>
    </w:p>
    <w:p w:rsidR="000C07E0" w:rsidRPr="001600FF" w:rsidRDefault="000C07E0" w:rsidP="000C07E0">
      <w:pPr>
        <w:widowControl w:val="0"/>
        <w:numPr>
          <w:ilvl w:val="0"/>
          <w:numId w:val="2"/>
        </w:numPr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b/>
          <w:bCs/>
          <w:color w:val="000000"/>
          <w:spacing w:val="-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4"/>
          <w:lang w:eastAsia="ru-RU"/>
        </w:rPr>
        <w:t>Документы –</w:t>
      </w:r>
      <w:r>
        <w:rPr>
          <w:rFonts w:ascii="Times New Roman" w:eastAsia="Times New Roman" w:hAnsi="Times New Roman" w:cs="Times New Roman"/>
          <w:bCs/>
          <w:color w:val="000000"/>
          <w:spacing w:val="-4"/>
          <w:lang w:eastAsia="ru-RU"/>
        </w:rPr>
        <w:t xml:space="preserve"> документы Товарищества, которые должен подписать Клиент для получения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pacing w:val="-4"/>
          <w:lang w:eastAsia="ru-RU"/>
        </w:rPr>
        <w:t>микрокредита</w:t>
      </w:r>
      <w:proofErr w:type="spellEnd"/>
      <w:r w:rsidRPr="001600FF">
        <w:rPr>
          <w:rFonts w:ascii="Times New Roman" w:eastAsia="Times New Roman" w:hAnsi="Times New Roman" w:cs="Times New Roman"/>
          <w:bCs/>
          <w:color w:val="000000"/>
          <w:spacing w:val="-4"/>
          <w:lang w:eastAsia="ru-RU"/>
        </w:rPr>
        <w:t>.</w:t>
      </w:r>
      <w:r>
        <w:rPr>
          <w:rFonts w:ascii="Times New Roman" w:eastAsia="Times New Roman" w:hAnsi="Times New Roman" w:cs="Times New Roman"/>
          <w:bCs/>
          <w:color w:val="000000"/>
          <w:spacing w:val="-4"/>
          <w:lang w:eastAsia="ru-RU"/>
        </w:rPr>
        <w:t xml:space="preserve"> Перечень документов, как правило, включает в себя: договор о предоставлении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pacing w:val="-4"/>
          <w:lang w:eastAsia="ru-RU"/>
        </w:rPr>
        <w:t>микрокредита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pacing w:val="-4"/>
          <w:lang w:eastAsia="ru-RU"/>
        </w:rPr>
        <w:t xml:space="preserve"> с графиком погашения, согласия Клиента на отправку данных в кредитные бюро и получение кредитных отчетов, согласия на отправку данных в НАО «Правительство для граждан» и получение информации о пенсионных накоплениях и социальных отчислениях, договор страхования, заявление на страхование. Перечень Документов может меняться в зависимости от изменения условий кредитного продукта.    </w:t>
      </w:r>
    </w:p>
    <w:p w:rsidR="000C07E0" w:rsidRPr="001600FF" w:rsidRDefault="000C07E0" w:rsidP="000C07E0">
      <w:pPr>
        <w:widowControl w:val="0"/>
        <w:tabs>
          <w:tab w:val="left" w:pos="0"/>
          <w:tab w:val="left" w:pos="567"/>
        </w:tabs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:rsidR="000C07E0" w:rsidRPr="001600FF" w:rsidRDefault="000C07E0" w:rsidP="000C07E0">
      <w:pPr>
        <w:widowControl w:val="0"/>
        <w:numPr>
          <w:ilvl w:val="0"/>
          <w:numId w:val="1"/>
        </w:numPr>
        <w:shd w:val="clear" w:color="auto" w:fill="FFFFFF"/>
        <w:tabs>
          <w:tab w:val="left" w:pos="216"/>
        </w:tabs>
        <w:suppressAutoHyphens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b/>
          <w:bCs/>
          <w:color w:val="000000"/>
          <w:spacing w:val="3"/>
          <w:lang w:eastAsia="ru-RU"/>
        </w:rPr>
      </w:pPr>
      <w:r w:rsidRPr="001600FF">
        <w:rPr>
          <w:rFonts w:ascii="Times New Roman" w:eastAsia="Times New Roman" w:hAnsi="Times New Roman" w:cs="Times New Roman"/>
          <w:b/>
          <w:bCs/>
          <w:color w:val="000000"/>
          <w:spacing w:val="3"/>
          <w:lang w:eastAsia="ru-RU"/>
        </w:rPr>
        <w:t>ЗАЯВЛЕНИЯ И ГАРАНТИИ СТОРОН</w:t>
      </w:r>
    </w:p>
    <w:p w:rsidR="000C07E0" w:rsidRPr="001C540A" w:rsidRDefault="000C07E0" w:rsidP="000C07E0">
      <w:pPr>
        <w:pStyle w:val="a3"/>
        <w:widowControl w:val="0"/>
        <w:numPr>
          <w:ilvl w:val="1"/>
          <w:numId w:val="1"/>
        </w:numPr>
        <w:shd w:val="clear" w:color="auto" w:fill="FFFFFF"/>
        <w:tabs>
          <w:tab w:val="clear" w:pos="3234"/>
          <w:tab w:val="left" w:pos="216"/>
          <w:tab w:val="num" w:pos="567"/>
        </w:tabs>
        <w:suppressAutoHyphens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b/>
          <w:color w:val="000000"/>
          <w:lang w:eastAsia="ru-RU"/>
        </w:rPr>
      </w:pPr>
      <w:r w:rsidRPr="001C540A">
        <w:rPr>
          <w:rFonts w:ascii="Times New Roman" w:eastAsia="Times New Roman" w:hAnsi="Times New Roman" w:cs="Times New Roman"/>
          <w:b/>
          <w:bCs/>
          <w:color w:val="000000"/>
          <w:spacing w:val="1"/>
          <w:lang w:eastAsia="ru-RU"/>
        </w:rPr>
        <w:t>Настоящим Стороны заверяют и гарантируют, что:</w:t>
      </w:r>
    </w:p>
    <w:p w:rsidR="000C07E0" w:rsidRDefault="000C07E0" w:rsidP="000C07E0">
      <w:pPr>
        <w:pStyle w:val="a3"/>
        <w:widowControl w:val="0"/>
        <w:numPr>
          <w:ilvl w:val="2"/>
          <w:numId w:val="1"/>
        </w:numPr>
        <w:shd w:val="clear" w:color="auto" w:fill="FFFFFF"/>
        <w:tabs>
          <w:tab w:val="clear" w:pos="3414"/>
          <w:tab w:val="num" w:pos="1276"/>
        </w:tabs>
        <w:suppressAutoHyphens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pacing w:val="-4"/>
          <w:lang w:eastAsia="ru-RU"/>
        </w:rPr>
      </w:pPr>
      <w:r w:rsidRPr="001C540A">
        <w:rPr>
          <w:rFonts w:ascii="Times New Roman" w:eastAsia="Times New Roman" w:hAnsi="Times New Roman" w:cs="Times New Roman"/>
          <w:color w:val="000000"/>
          <w:spacing w:val="-4"/>
          <w:lang w:eastAsia="ru-RU"/>
        </w:rPr>
        <w:t>осуществляют свою деятельность в соответствии с действующим законода</w:t>
      </w:r>
      <w:r>
        <w:rPr>
          <w:rFonts w:ascii="Times New Roman" w:eastAsia="Times New Roman" w:hAnsi="Times New Roman" w:cs="Times New Roman"/>
          <w:color w:val="000000"/>
          <w:spacing w:val="-4"/>
          <w:lang w:eastAsia="ru-RU"/>
        </w:rPr>
        <w:t>тельством Республики Казахстан;</w:t>
      </w:r>
    </w:p>
    <w:p w:rsidR="000C07E0" w:rsidRPr="001C540A" w:rsidRDefault="000C07E0" w:rsidP="000C07E0">
      <w:pPr>
        <w:pStyle w:val="a3"/>
        <w:widowControl w:val="0"/>
        <w:numPr>
          <w:ilvl w:val="2"/>
          <w:numId w:val="1"/>
        </w:numPr>
        <w:shd w:val="clear" w:color="auto" w:fill="FFFFFF"/>
        <w:tabs>
          <w:tab w:val="clear" w:pos="3414"/>
          <w:tab w:val="num" w:pos="1276"/>
        </w:tabs>
        <w:suppressAutoHyphens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pacing w:val="-4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не имеют судебных тяжб в качестве ответчика с третьими лицами либо судебных решений с непогашенными обязательствами;</w:t>
      </w:r>
    </w:p>
    <w:p w:rsidR="000C07E0" w:rsidRPr="001C540A" w:rsidRDefault="000C07E0" w:rsidP="000C07E0">
      <w:pPr>
        <w:pStyle w:val="a3"/>
        <w:widowControl w:val="0"/>
        <w:numPr>
          <w:ilvl w:val="2"/>
          <w:numId w:val="1"/>
        </w:numPr>
        <w:shd w:val="clear" w:color="auto" w:fill="FFFFFF"/>
        <w:tabs>
          <w:tab w:val="clear" w:pos="3414"/>
          <w:tab w:val="num" w:pos="1276"/>
        </w:tabs>
        <w:suppressAutoHyphens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pacing w:val="-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-4"/>
          <w:lang w:eastAsia="ru-RU"/>
        </w:rPr>
        <w:t>не имеют непогашенную судимость.</w:t>
      </w:r>
    </w:p>
    <w:p w:rsidR="000C07E0" w:rsidRPr="006B2EED" w:rsidRDefault="000C07E0" w:rsidP="000C07E0">
      <w:pPr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-4"/>
          <w:lang w:eastAsia="ru-RU"/>
        </w:rPr>
      </w:pPr>
    </w:p>
    <w:p w:rsidR="000C07E0" w:rsidRPr="001600FF" w:rsidRDefault="000C07E0" w:rsidP="000C07E0">
      <w:pPr>
        <w:widowControl w:val="0"/>
        <w:numPr>
          <w:ilvl w:val="0"/>
          <w:numId w:val="1"/>
        </w:numPr>
        <w:shd w:val="clear" w:color="auto" w:fill="FFFFFF"/>
        <w:tabs>
          <w:tab w:val="left" w:pos="216"/>
        </w:tabs>
        <w:suppressAutoHyphens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b/>
          <w:bCs/>
          <w:color w:val="000000"/>
          <w:spacing w:val="5"/>
          <w:lang w:eastAsia="ru-RU"/>
        </w:rPr>
      </w:pPr>
      <w:r w:rsidRPr="001600FF">
        <w:rPr>
          <w:rFonts w:ascii="Times New Roman" w:eastAsia="Times New Roman" w:hAnsi="Times New Roman" w:cs="Times New Roman"/>
          <w:b/>
          <w:bCs/>
          <w:color w:val="000000"/>
          <w:spacing w:val="5"/>
          <w:lang w:eastAsia="ru-RU"/>
        </w:rPr>
        <w:t>ПРЕДМЕТ СОГЛАШЕНИЯ</w:t>
      </w:r>
    </w:p>
    <w:p w:rsidR="000C07E0" w:rsidRDefault="000C07E0" w:rsidP="000C07E0">
      <w:pPr>
        <w:pStyle w:val="a3"/>
        <w:widowControl w:val="0"/>
        <w:numPr>
          <w:ilvl w:val="1"/>
          <w:numId w:val="1"/>
        </w:numPr>
        <w:shd w:val="clear" w:color="auto" w:fill="FFFFFF"/>
        <w:tabs>
          <w:tab w:val="clear" w:pos="3234"/>
          <w:tab w:val="left" w:pos="216"/>
          <w:tab w:val="num" w:pos="567"/>
        </w:tabs>
        <w:suppressAutoHyphens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bCs/>
          <w:color w:val="000000"/>
          <w:spacing w:val="1"/>
          <w:lang w:eastAsia="ru-RU"/>
        </w:rPr>
      </w:pPr>
      <w:r w:rsidRPr="001C540A">
        <w:rPr>
          <w:rFonts w:ascii="Times New Roman" w:eastAsia="Times New Roman" w:hAnsi="Times New Roman" w:cs="Times New Roman"/>
          <w:bCs/>
          <w:color w:val="000000"/>
          <w:spacing w:val="1"/>
          <w:lang w:eastAsia="ru-RU"/>
        </w:rPr>
        <w:t xml:space="preserve">Товарищество поручает, а Агент принимает на себя обязательство оказать Товариществу </w:t>
      </w:r>
      <w:r>
        <w:rPr>
          <w:rFonts w:ascii="Times New Roman" w:eastAsia="Times New Roman" w:hAnsi="Times New Roman" w:cs="Times New Roman"/>
          <w:bCs/>
          <w:color w:val="000000"/>
          <w:spacing w:val="1"/>
          <w:lang w:eastAsia="ru-RU"/>
        </w:rPr>
        <w:t>Агентские услуги</w:t>
      </w:r>
      <w:r w:rsidRPr="001C540A">
        <w:rPr>
          <w:rFonts w:ascii="Times New Roman" w:eastAsia="Times New Roman" w:hAnsi="Times New Roman" w:cs="Times New Roman"/>
          <w:bCs/>
          <w:color w:val="000000"/>
          <w:spacing w:val="1"/>
          <w:lang w:eastAsia="ru-RU"/>
        </w:rPr>
        <w:t xml:space="preserve">. </w:t>
      </w:r>
    </w:p>
    <w:p w:rsidR="000C07E0" w:rsidRPr="007B2D95" w:rsidRDefault="000C07E0" w:rsidP="000C07E0">
      <w:pPr>
        <w:pStyle w:val="a3"/>
        <w:widowControl w:val="0"/>
        <w:numPr>
          <w:ilvl w:val="1"/>
          <w:numId w:val="1"/>
        </w:numPr>
        <w:shd w:val="clear" w:color="auto" w:fill="FFFFFF"/>
        <w:tabs>
          <w:tab w:val="clear" w:pos="3234"/>
          <w:tab w:val="left" w:pos="216"/>
          <w:tab w:val="num" w:pos="567"/>
        </w:tabs>
        <w:suppressAutoHyphens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bCs/>
          <w:color w:val="000000"/>
          <w:spacing w:val="1"/>
          <w:lang w:eastAsia="ru-RU"/>
        </w:rPr>
      </w:pPr>
      <w:r w:rsidRPr="001C540A">
        <w:rPr>
          <w:rFonts w:ascii="Times New Roman" w:eastAsia="Times New Roman" w:hAnsi="Times New Roman" w:cs="Times New Roman"/>
          <w:color w:val="000000"/>
          <w:spacing w:val="-3"/>
          <w:lang w:eastAsia="ru-RU"/>
        </w:rPr>
        <w:t>Агент в полном объеме несет ответственность за все последствия, убытки, ущерб, возникшие в результате ненадлежащего оказания им Товариществу услуг, указанных в пункте 2.5. настоящего Соглашения.</w:t>
      </w:r>
    </w:p>
    <w:p w:rsidR="000C07E0" w:rsidRPr="007B2D95" w:rsidRDefault="000C07E0" w:rsidP="000C07E0">
      <w:pPr>
        <w:pStyle w:val="a3"/>
        <w:widowControl w:val="0"/>
        <w:numPr>
          <w:ilvl w:val="1"/>
          <w:numId w:val="1"/>
        </w:numPr>
        <w:shd w:val="clear" w:color="auto" w:fill="FFFFFF"/>
        <w:tabs>
          <w:tab w:val="clear" w:pos="3234"/>
          <w:tab w:val="left" w:pos="216"/>
          <w:tab w:val="num" w:pos="567"/>
        </w:tabs>
        <w:suppressAutoHyphens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bCs/>
          <w:color w:val="000000"/>
          <w:spacing w:val="1"/>
          <w:lang w:eastAsia="ru-RU"/>
        </w:rPr>
      </w:pPr>
      <w:r w:rsidRPr="007B2D95">
        <w:rPr>
          <w:rFonts w:ascii="Times New Roman" w:eastAsia="Times New Roman" w:hAnsi="Times New Roman" w:cs="Times New Roman"/>
          <w:color w:val="000000"/>
          <w:spacing w:val="-3"/>
          <w:lang w:eastAsia="ru-RU"/>
        </w:rPr>
        <w:t>Агент при оказании услуг по настоящему Соглашению не состоит в трудовых отношениях с Товариществом, не подчиняется трудовому распорядку Товарищества, оказывает услуги вне</w:t>
      </w:r>
      <w:r>
        <w:rPr>
          <w:rFonts w:ascii="Times New Roman" w:eastAsia="Times New Roman" w:hAnsi="Times New Roman" w:cs="Times New Roman"/>
          <w:color w:val="000000"/>
          <w:spacing w:val="-3"/>
          <w:lang w:eastAsia="ru-RU"/>
        </w:rPr>
        <w:t xml:space="preserve"> места нахождения Товарищества.</w:t>
      </w:r>
    </w:p>
    <w:p w:rsidR="000C07E0" w:rsidRPr="007B2D95" w:rsidRDefault="000C07E0" w:rsidP="000C07E0">
      <w:pPr>
        <w:pStyle w:val="a3"/>
        <w:widowControl w:val="0"/>
        <w:numPr>
          <w:ilvl w:val="1"/>
          <w:numId w:val="1"/>
        </w:numPr>
        <w:shd w:val="clear" w:color="auto" w:fill="FFFFFF"/>
        <w:tabs>
          <w:tab w:val="clear" w:pos="3234"/>
          <w:tab w:val="left" w:pos="216"/>
          <w:tab w:val="num" w:pos="567"/>
        </w:tabs>
        <w:suppressAutoHyphens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bCs/>
          <w:color w:val="000000"/>
          <w:spacing w:val="1"/>
          <w:lang w:eastAsia="ru-RU"/>
        </w:rPr>
      </w:pPr>
      <w:r w:rsidRPr="007B2D95">
        <w:rPr>
          <w:rFonts w:ascii="Times New Roman" w:eastAsia="Times New Roman" w:hAnsi="Times New Roman" w:cs="Times New Roman"/>
          <w:color w:val="000000"/>
          <w:spacing w:val="-3"/>
          <w:lang w:eastAsia="ru-RU"/>
        </w:rPr>
        <w:t>Агент оказывает услуги по настоящему Соглашению лично.</w:t>
      </w:r>
    </w:p>
    <w:p w:rsidR="000C07E0" w:rsidRPr="007B2D95" w:rsidRDefault="000C07E0" w:rsidP="000C07E0">
      <w:pPr>
        <w:pStyle w:val="a3"/>
        <w:widowControl w:val="0"/>
        <w:numPr>
          <w:ilvl w:val="1"/>
          <w:numId w:val="1"/>
        </w:numPr>
        <w:shd w:val="clear" w:color="auto" w:fill="FFFFFF"/>
        <w:tabs>
          <w:tab w:val="clear" w:pos="3234"/>
          <w:tab w:val="left" w:pos="216"/>
          <w:tab w:val="num" w:pos="567"/>
        </w:tabs>
        <w:suppressAutoHyphens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bCs/>
          <w:color w:val="000000"/>
          <w:spacing w:val="1"/>
          <w:lang w:eastAsia="ru-RU"/>
        </w:rPr>
      </w:pPr>
      <w:r w:rsidRPr="007B2D95">
        <w:rPr>
          <w:rFonts w:ascii="Times New Roman" w:eastAsia="Times New Roman" w:hAnsi="Times New Roman" w:cs="Times New Roman"/>
          <w:color w:val="000000"/>
          <w:spacing w:val="-2"/>
          <w:lang w:eastAsia="ru-RU"/>
        </w:rPr>
        <w:t>Услуги Агента включают в себя</w:t>
      </w:r>
      <w:r w:rsidRPr="007B2D95">
        <w:rPr>
          <w:rFonts w:ascii="Times New Roman" w:eastAsia="Times New Roman" w:hAnsi="Times New Roman" w:cs="Times New Roman"/>
          <w:color w:val="000000"/>
          <w:spacing w:val="-3"/>
          <w:lang w:eastAsia="ru-RU"/>
        </w:rPr>
        <w:t>:</w:t>
      </w:r>
    </w:p>
    <w:p w:rsidR="000C07E0" w:rsidRPr="00EA7F5D" w:rsidRDefault="000C07E0" w:rsidP="000C07E0">
      <w:pPr>
        <w:pStyle w:val="a3"/>
        <w:widowControl w:val="0"/>
        <w:numPr>
          <w:ilvl w:val="2"/>
          <w:numId w:val="1"/>
        </w:numPr>
        <w:shd w:val="clear" w:color="auto" w:fill="FFFFFF"/>
        <w:tabs>
          <w:tab w:val="clear" w:pos="3414"/>
          <w:tab w:val="num" w:pos="1276"/>
        </w:tabs>
        <w:suppressAutoHyphens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pacing w:val="-4"/>
          <w:lang w:eastAsia="ru-RU"/>
        </w:rPr>
      </w:pPr>
      <w:r w:rsidRPr="00EA7F5D">
        <w:rPr>
          <w:rFonts w:ascii="Times New Roman" w:eastAsia="Times New Roman" w:hAnsi="Times New Roman" w:cs="Times New Roman"/>
          <w:color w:val="000000"/>
          <w:spacing w:val="-4"/>
          <w:lang w:eastAsia="ru-RU"/>
        </w:rPr>
        <w:t>привлечение Клиентов, в том числе консультацию Клиентов по условиям, предоставляемых Товариществом продуктов;</w:t>
      </w:r>
    </w:p>
    <w:p w:rsidR="000C07E0" w:rsidRPr="007B2D95" w:rsidRDefault="000C07E0" w:rsidP="000C07E0">
      <w:pPr>
        <w:pStyle w:val="a3"/>
        <w:widowControl w:val="0"/>
        <w:numPr>
          <w:ilvl w:val="2"/>
          <w:numId w:val="1"/>
        </w:numPr>
        <w:shd w:val="clear" w:color="auto" w:fill="FFFFFF"/>
        <w:tabs>
          <w:tab w:val="clear" w:pos="3414"/>
          <w:tab w:val="num" w:pos="1276"/>
        </w:tabs>
        <w:suppressAutoHyphens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pacing w:val="-4"/>
          <w:lang w:eastAsia="ru-RU"/>
        </w:rPr>
      </w:pPr>
      <w:r w:rsidRPr="007B2D95">
        <w:rPr>
          <w:rFonts w:ascii="Times New Roman" w:eastAsia="Times New Roman" w:hAnsi="Times New Roman" w:cs="Times New Roman"/>
          <w:color w:val="000000"/>
          <w:spacing w:val="-3"/>
          <w:lang w:eastAsia="ru-RU"/>
        </w:rPr>
        <w:t>проведение предварительной классификации Клиента в соответствии с требованиями Товарищества</w:t>
      </w:r>
      <w:r>
        <w:rPr>
          <w:rFonts w:ascii="Times New Roman" w:eastAsia="Times New Roman" w:hAnsi="Times New Roman" w:cs="Times New Roman"/>
          <w:color w:val="000000"/>
          <w:spacing w:val="-3"/>
          <w:lang w:eastAsia="ru-RU"/>
        </w:rPr>
        <w:t>;</w:t>
      </w:r>
    </w:p>
    <w:p w:rsidR="000C07E0" w:rsidRPr="003F79E4" w:rsidRDefault="000C07E0" w:rsidP="000C07E0">
      <w:pPr>
        <w:pStyle w:val="a3"/>
        <w:widowControl w:val="0"/>
        <w:numPr>
          <w:ilvl w:val="2"/>
          <w:numId w:val="1"/>
        </w:numPr>
        <w:shd w:val="clear" w:color="auto" w:fill="FFFFFF"/>
        <w:tabs>
          <w:tab w:val="clear" w:pos="3414"/>
          <w:tab w:val="num" w:pos="1276"/>
        </w:tabs>
        <w:suppressAutoHyphens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pacing w:val="-4"/>
          <w:lang w:eastAsia="ru-RU"/>
        </w:rPr>
      </w:pPr>
      <w:r w:rsidRPr="001600FF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 xml:space="preserve">при необходимости и наличии соответствующей возможности оказание </w:t>
      </w:r>
      <w:r w:rsidRPr="001600FF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lastRenderedPageBreak/>
        <w:t xml:space="preserve">консультационной помощи при регистрации заявки Клиента на сайте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1"/>
          <w:lang w:val="en-US" w:eastAsia="ru-RU"/>
        </w:rPr>
        <w:t>solva</w:t>
      </w:r>
      <w:proofErr w:type="spellEnd"/>
      <w:r w:rsidRPr="001600FF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>.</w:t>
      </w:r>
      <w:proofErr w:type="spellStart"/>
      <w:r w:rsidRPr="001600FF">
        <w:rPr>
          <w:rFonts w:ascii="Times New Roman" w:eastAsia="Times New Roman" w:hAnsi="Times New Roman" w:cs="Times New Roman"/>
          <w:color w:val="000000"/>
          <w:spacing w:val="-1"/>
          <w:lang w:val="en-US" w:eastAsia="ru-RU"/>
        </w:rPr>
        <w:t>kz</w:t>
      </w:r>
      <w:proofErr w:type="spellEnd"/>
      <w:r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>;</w:t>
      </w:r>
    </w:p>
    <w:p w:rsidR="000C07E0" w:rsidRPr="007B2D95" w:rsidRDefault="000C07E0" w:rsidP="000C07E0">
      <w:pPr>
        <w:pStyle w:val="a3"/>
        <w:widowControl w:val="0"/>
        <w:numPr>
          <w:ilvl w:val="2"/>
          <w:numId w:val="1"/>
        </w:numPr>
        <w:shd w:val="clear" w:color="auto" w:fill="FFFFFF"/>
        <w:tabs>
          <w:tab w:val="clear" w:pos="3414"/>
          <w:tab w:val="num" w:pos="1276"/>
        </w:tabs>
        <w:suppressAutoHyphens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pacing w:val="-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>идентификация Клиента;</w:t>
      </w:r>
    </w:p>
    <w:p w:rsidR="000C07E0" w:rsidRPr="001B7B39" w:rsidRDefault="000C07E0" w:rsidP="000C07E0">
      <w:pPr>
        <w:pStyle w:val="a3"/>
        <w:widowControl w:val="0"/>
        <w:numPr>
          <w:ilvl w:val="2"/>
          <w:numId w:val="1"/>
        </w:numPr>
        <w:shd w:val="clear" w:color="auto" w:fill="FFFFFF"/>
        <w:tabs>
          <w:tab w:val="clear" w:pos="3414"/>
          <w:tab w:val="num" w:pos="1276"/>
        </w:tabs>
        <w:suppressAutoHyphens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pacing w:val="-4"/>
          <w:lang w:eastAsia="ru-RU"/>
        </w:rPr>
      </w:pPr>
      <w:r w:rsidRPr="007B2D95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>сбор</w:t>
      </w:r>
      <w:r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 xml:space="preserve"> и</w:t>
      </w:r>
      <w:r w:rsidRPr="007B2D95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 xml:space="preserve"> подписание оригинал</w:t>
      </w:r>
      <w:r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>ов</w:t>
      </w:r>
      <w:r w:rsidRPr="007B2D95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>Документов, а также дополнительных документов</w:t>
      </w:r>
      <w:r w:rsidRPr="007B2D95">
        <w:rPr>
          <w:rFonts w:ascii="Times New Roman" w:eastAsia="Times New Roman" w:hAnsi="Times New Roman" w:cs="Times New Roman"/>
          <w:color w:val="000000"/>
          <w:spacing w:val="-3"/>
          <w:lang w:eastAsia="ru-RU"/>
        </w:rPr>
        <w:t>, необходимых в соответствии с требованиями законодательства Республики Казахстан и/или внутренними документами</w:t>
      </w:r>
      <w:r>
        <w:rPr>
          <w:rFonts w:ascii="Times New Roman" w:eastAsia="Times New Roman" w:hAnsi="Times New Roman" w:cs="Times New Roman"/>
          <w:color w:val="000000"/>
          <w:spacing w:val="-3"/>
          <w:lang w:eastAsia="ru-RU"/>
        </w:rPr>
        <w:t xml:space="preserve"> и актами </w:t>
      </w:r>
      <w:r w:rsidRPr="007B2D95">
        <w:rPr>
          <w:rFonts w:ascii="Times New Roman" w:eastAsia="Times New Roman" w:hAnsi="Times New Roman" w:cs="Times New Roman"/>
          <w:color w:val="000000"/>
          <w:spacing w:val="-3"/>
          <w:lang w:eastAsia="ru-RU"/>
        </w:rPr>
        <w:t>Товарищества</w:t>
      </w:r>
      <w:r w:rsidRPr="007B2D95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 xml:space="preserve">; </w:t>
      </w:r>
    </w:p>
    <w:p w:rsidR="000C07E0" w:rsidRPr="005B26CC" w:rsidRDefault="000C07E0" w:rsidP="000C07E0">
      <w:pPr>
        <w:pStyle w:val="a3"/>
        <w:widowControl w:val="0"/>
        <w:numPr>
          <w:ilvl w:val="2"/>
          <w:numId w:val="1"/>
        </w:numPr>
        <w:shd w:val="clear" w:color="auto" w:fill="FFFFFF"/>
        <w:tabs>
          <w:tab w:val="clear" w:pos="3414"/>
          <w:tab w:val="num" w:pos="1276"/>
        </w:tabs>
        <w:suppressAutoHyphens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pacing w:val="-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 xml:space="preserve">фото фиксация Клиента и оригинала документа, удостоверяющего его личность, а также передача данных фотографий Товариществу путем электронной связи; </w:t>
      </w:r>
    </w:p>
    <w:p w:rsidR="000C07E0" w:rsidRPr="005B26CC" w:rsidRDefault="000C07E0" w:rsidP="000C07E0">
      <w:pPr>
        <w:pStyle w:val="a3"/>
        <w:widowControl w:val="0"/>
        <w:numPr>
          <w:ilvl w:val="2"/>
          <w:numId w:val="1"/>
        </w:numPr>
        <w:shd w:val="clear" w:color="auto" w:fill="FFFFFF"/>
        <w:tabs>
          <w:tab w:val="clear" w:pos="3414"/>
          <w:tab w:val="num" w:pos="1276"/>
        </w:tabs>
        <w:suppressAutoHyphens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pacing w:val="-4"/>
          <w:lang w:eastAsia="ru-RU"/>
        </w:rPr>
      </w:pPr>
      <w:r w:rsidRPr="005B26CC">
        <w:rPr>
          <w:rFonts w:ascii="Times New Roman" w:eastAsia="Times New Roman" w:hAnsi="Times New Roman" w:cs="Times New Roman"/>
          <w:color w:val="000000"/>
          <w:lang w:eastAsia="ru-RU"/>
        </w:rPr>
        <w:t>обеспечение п</w:t>
      </w:r>
      <w:r w:rsidRPr="005B26CC">
        <w:rPr>
          <w:rFonts w:ascii="Times New Roman" w:eastAsia="Times New Roman" w:hAnsi="Times New Roman" w:cs="Times New Roman"/>
          <w:color w:val="000000"/>
          <w:spacing w:val="-2"/>
          <w:lang w:eastAsia="ru-RU"/>
        </w:rPr>
        <w:t xml:space="preserve">ередачи пакета </w:t>
      </w:r>
      <w:r>
        <w:rPr>
          <w:rFonts w:ascii="Times New Roman" w:eastAsia="Times New Roman" w:hAnsi="Times New Roman" w:cs="Times New Roman"/>
          <w:color w:val="000000"/>
          <w:spacing w:val="-2"/>
          <w:lang w:eastAsia="ru-RU"/>
        </w:rPr>
        <w:t>Документов</w:t>
      </w:r>
      <w:r w:rsidRPr="005B26CC">
        <w:rPr>
          <w:rFonts w:ascii="Times New Roman" w:eastAsia="Times New Roman" w:hAnsi="Times New Roman" w:cs="Times New Roman"/>
          <w:color w:val="000000"/>
          <w:spacing w:val="-2"/>
          <w:lang w:eastAsia="ru-RU"/>
        </w:rPr>
        <w:t xml:space="preserve"> по Акту приема-передачи (Приложение № 2) </w:t>
      </w:r>
      <w:r w:rsidRPr="005B26CC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 xml:space="preserve">ответственному работнику </w:t>
      </w:r>
      <w:r w:rsidRPr="005B26CC">
        <w:rPr>
          <w:rFonts w:ascii="Times New Roman" w:eastAsia="Times New Roman" w:hAnsi="Times New Roman" w:cs="Times New Roman"/>
          <w:color w:val="000000"/>
          <w:spacing w:val="-3"/>
          <w:lang w:eastAsia="ru-RU"/>
        </w:rPr>
        <w:t>Товарищества</w:t>
      </w:r>
      <w:r w:rsidRPr="005B26CC">
        <w:rPr>
          <w:rFonts w:ascii="Times New Roman" w:eastAsia="Times New Roman" w:hAnsi="Times New Roman" w:cs="Times New Roman"/>
          <w:color w:val="000000"/>
          <w:spacing w:val="-2"/>
          <w:lang w:eastAsia="ru-RU"/>
        </w:rPr>
        <w:t xml:space="preserve"> в</w:t>
      </w:r>
      <w:r>
        <w:rPr>
          <w:rFonts w:ascii="Times New Roman" w:eastAsia="Times New Roman" w:hAnsi="Times New Roman" w:cs="Times New Roman"/>
          <w:color w:val="000000"/>
          <w:spacing w:val="-2"/>
          <w:lang w:eastAsia="ru-RU"/>
        </w:rPr>
        <w:t xml:space="preserve"> срок не позднее</w:t>
      </w:r>
      <w:r w:rsidRPr="005B26CC">
        <w:rPr>
          <w:rFonts w:ascii="Times New Roman" w:eastAsia="Times New Roman" w:hAnsi="Times New Roman" w:cs="Times New Roman"/>
          <w:color w:val="000000"/>
          <w:spacing w:val="-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lang w:eastAsia="ru-RU"/>
        </w:rPr>
        <w:t>2</w:t>
      </w:r>
      <w:r w:rsidRPr="005B26CC">
        <w:rPr>
          <w:rFonts w:ascii="Times New Roman" w:eastAsia="Times New Roman" w:hAnsi="Times New Roman" w:cs="Times New Roman"/>
          <w:color w:val="000000"/>
          <w:spacing w:val="-2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pacing w:val="-2"/>
          <w:lang w:eastAsia="ru-RU"/>
        </w:rPr>
        <w:t>двух</w:t>
      </w:r>
      <w:r w:rsidRPr="005B26CC">
        <w:rPr>
          <w:rFonts w:ascii="Times New Roman" w:eastAsia="Times New Roman" w:hAnsi="Times New Roman" w:cs="Times New Roman"/>
          <w:color w:val="000000"/>
          <w:spacing w:val="-2"/>
          <w:lang w:eastAsia="ru-RU"/>
        </w:rPr>
        <w:t xml:space="preserve">)  рабочих </w:t>
      </w:r>
      <w:r w:rsidRPr="005B26CC">
        <w:rPr>
          <w:rFonts w:ascii="Times New Roman" w:eastAsia="Times New Roman" w:hAnsi="Times New Roman" w:cs="Times New Roman"/>
          <w:color w:val="000000"/>
          <w:spacing w:val="-3"/>
          <w:lang w:eastAsia="ru-RU"/>
        </w:rPr>
        <w:t xml:space="preserve">дней после </w:t>
      </w:r>
      <w:r>
        <w:rPr>
          <w:rFonts w:ascii="Times New Roman" w:eastAsia="Times New Roman" w:hAnsi="Times New Roman" w:cs="Times New Roman"/>
          <w:color w:val="000000"/>
          <w:spacing w:val="-3"/>
          <w:lang w:eastAsia="ru-RU"/>
        </w:rPr>
        <w:t>подписания</w:t>
      </w:r>
      <w:r w:rsidRPr="005B26CC">
        <w:rPr>
          <w:rFonts w:ascii="Times New Roman" w:eastAsia="Times New Roman" w:hAnsi="Times New Roman" w:cs="Times New Roman"/>
          <w:color w:val="000000"/>
          <w:spacing w:val="-3"/>
          <w:lang w:eastAsia="ru-RU"/>
        </w:rPr>
        <w:t xml:space="preserve"> Клиентом </w:t>
      </w:r>
      <w:r>
        <w:rPr>
          <w:rFonts w:ascii="Times New Roman" w:eastAsia="Times New Roman" w:hAnsi="Times New Roman" w:cs="Times New Roman"/>
          <w:color w:val="000000"/>
          <w:spacing w:val="-3"/>
          <w:lang w:eastAsia="ru-RU"/>
        </w:rPr>
        <w:t>Документов</w:t>
      </w:r>
      <w:r w:rsidRPr="005B26CC">
        <w:rPr>
          <w:rFonts w:ascii="Times New Roman" w:eastAsia="Times New Roman" w:hAnsi="Times New Roman" w:cs="Times New Roman"/>
          <w:color w:val="000000"/>
          <w:spacing w:val="-3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pacing w:val="-3"/>
          <w:lang w:eastAsia="ru-RU"/>
        </w:rPr>
        <w:t>В случае фактического</w:t>
      </w:r>
      <w:r w:rsidRPr="005B26CC">
        <w:rPr>
          <w:rFonts w:ascii="Times New Roman" w:eastAsia="Times New Roman" w:hAnsi="Times New Roman" w:cs="Times New Roman"/>
          <w:color w:val="000000"/>
          <w:spacing w:val="-3"/>
          <w:lang w:eastAsia="ru-RU"/>
        </w:rPr>
        <w:t xml:space="preserve"> местонахождения Агента </w:t>
      </w:r>
      <w:r>
        <w:rPr>
          <w:rFonts w:ascii="Times New Roman" w:eastAsia="Times New Roman" w:hAnsi="Times New Roman" w:cs="Times New Roman"/>
          <w:color w:val="000000"/>
          <w:spacing w:val="-3"/>
          <w:lang w:eastAsia="ru-RU"/>
        </w:rPr>
        <w:t xml:space="preserve">за пределами </w:t>
      </w:r>
      <w:r w:rsidRPr="005B26CC">
        <w:rPr>
          <w:rFonts w:ascii="Times New Roman" w:eastAsia="Times New Roman" w:hAnsi="Times New Roman" w:cs="Times New Roman"/>
          <w:color w:val="000000"/>
          <w:spacing w:val="-3"/>
          <w:lang w:eastAsia="ru-RU"/>
        </w:rPr>
        <w:t xml:space="preserve">г. Алматы, в течение </w:t>
      </w:r>
      <w:r>
        <w:rPr>
          <w:rFonts w:ascii="Times New Roman" w:eastAsia="Times New Roman" w:hAnsi="Times New Roman" w:cs="Times New Roman"/>
          <w:color w:val="000000"/>
          <w:spacing w:val="-3"/>
          <w:lang w:eastAsia="ru-RU"/>
        </w:rPr>
        <w:t>5</w:t>
      </w:r>
      <w:r w:rsidRPr="005B26CC">
        <w:rPr>
          <w:rFonts w:ascii="Times New Roman" w:eastAsia="Times New Roman" w:hAnsi="Times New Roman" w:cs="Times New Roman"/>
          <w:color w:val="000000"/>
          <w:spacing w:val="-3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pacing w:val="-3"/>
          <w:lang w:eastAsia="ru-RU"/>
        </w:rPr>
        <w:t>пяти</w:t>
      </w:r>
      <w:r w:rsidRPr="005B26CC">
        <w:rPr>
          <w:rFonts w:ascii="Times New Roman" w:eastAsia="Times New Roman" w:hAnsi="Times New Roman" w:cs="Times New Roman"/>
          <w:color w:val="000000"/>
          <w:spacing w:val="-3"/>
          <w:lang w:eastAsia="ru-RU"/>
        </w:rPr>
        <w:t xml:space="preserve">) рабочих дней </w:t>
      </w:r>
      <w:r>
        <w:rPr>
          <w:rFonts w:ascii="Times New Roman" w:eastAsia="Times New Roman" w:hAnsi="Times New Roman" w:cs="Times New Roman"/>
          <w:color w:val="000000"/>
          <w:spacing w:val="-3"/>
          <w:lang w:eastAsia="ru-RU"/>
        </w:rPr>
        <w:t>после подписания Клиентом Документов.</w:t>
      </w:r>
    </w:p>
    <w:p w:rsidR="000C07E0" w:rsidRDefault="000C07E0" w:rsidP="000C07E0">
      <w:pPr>
        <w:pStyle w:val="a3"/>
        <w:widowControl w:val="0"/>
        <w:numPr>
          <w:ilvl w:val="1"/>
          <w:numId w:val="1"/>
        </w:numPr>
        <w:shd w:val="clear" w:color="auto" w:fill="FFFFFF"/>
        <w:tabs>
          <w:tab w:val="clear" w:pos="3234"/>
          <w:tab w:val="left" w:pos="216"/>
          <w:tab w:val="num" w:pos="567"/>
        </w:tabs>
        <w:suppressAutoHyphens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pacing w:val="-2"/>
          <w:lang w:eastAsia="ru-RU"/>
        </w:rPr>
      </w:pPr>
      <w:r w:rsidRPr="00CA3E8D">
        <w:rPr>
          <w:rFonts w:ascii="Times New Roman" w:eastAsia="Times New Roman" w:hAnsi="Times New Roman" w:cs="Times New Roman"/>
          <w:color w:val="000000"/>
          <w:spacing w:val="-2"/>
          <w:lang w:eastAsia="ru-RU"/>
        </w:rPr>
        <w:t xml:space="preserve">В случае поступления жалоб от Клиентов на действия/бездействие Агента Товарищество вправе </w:t>
      </w:r>
      <w:r>
        <w:rPr>
          <w:rFonts w:ascii="Times New Roman" w:eastAsia="Times New Roman" w:hAnsi="Times New Roman" w:cs="Times New Roman"/>
          <w:color w:val="000000"/>
          <w:spacing w:val="-2"/>
          <w:lang w:eastAsia="ru-RU"/>
        </w:rPr>
        <w:t>запросить</w:t>
      </w:r>
      <w:r w:rsidRPr="00CA3E8D">
        <w:rPr>
          <w:rFonts w:ascii="Times New Roman" w:eastAsia="Times New Roman" w:hAnsi="Times New Roman" w:cs="Times New Roman"/>
          <w:color w:val="000000"/>
          <w:spacing w:val="-2"/>
          <w:lang w:eastAsia="ru-RU"/>
        </w:rPr>
        <w:t>, а Агент обязуется предостав</w:t>
      </w:r>
      <w:r>
        <w:rPr>
          <w:rFonts w:ascii="Times New Roman" w:eastAsia="Times New Roman" w:hAnsi="Times New Roman" w:cs="Times New Roman"/>
          <w:color w:val="000000"/>
          <w:spacing w:val="-2"/>
          <w:lang w:eastAsia="ru-RU"/>
        </w:rPr>
        <w:t>и</w:t>
      </w:r>
      <w:r w:rsidRPr="00CA3E8D">
        <w:rPr>
          <w:rFonts w:ascii="Times New Roman" w:eastAsia="Times New Roman" w:hAnsi="Times New Roman" w:cs="Times New Roman"/>
          <w:color w:val="000000"/>
          <w:spacing w:val="-2"/>
          <w:lang w:eastAsia="ru-RU"/>
        </w:rPr>
        <w:t xml:space="preserve">ть Товариществу необходимые пояснения, документы и другую информацию </w:t>
      </w:r>
      <w:r>
        <w:rPr>
          <w:rFonts w:ascii="Times New Roman" w:eastAsia="Times New Roman" w:hAnsi="Times New Roman" w:cs="Times New Roman"/>
          <w:color w:val="000000"/>
          <w:spacing w:val="-2"/>
          <w:lang w:eastAsia="ru-RU"/>
        </w:rPr>
        <w:t>по</w:t>
      </w:r>
      <w:r w:rsidRPr="00CA3E8D">
        <w:rPr>
          <w:rFonts w:ascii="Times New Roman" w:eastAsia="Times New Roman" w:hAnsi="Times New Roman" w:cs="Times New Roman"/>
          <w:color w:val="000000"/>
          <w:spacing w:val="-2"/>
          <w:lang w:eastAsia="ru-RU"/>
        </w:rPr>
        <w:t xml:space="preserve"> существ</w:t>
      </w:r>
      <w:r>
        <w:rPr>
          <w:rFonts w:ascii="Times New Roman" w:eastAsia="Times New Roman" w:hAnsi="Times New Roman" w:cs="Times New Roman"/>
          <w:color w:val="000000"/>
          <w:spacing w:val="-2"/>
          <w:lang w:eastAsia="ru-RU"/>
        </w:rPr>
        <w:t>у</w:t>
      </w:r>
      <w:r w:rsidRPr="00CA3E8D">
        <w:rPr>
          <w:rFonts w:ascii="Times New Roman" w:eastAsia="Times New Roman" w:hAnsi="Times New Roman" w:cs="Times New Roman"/>
          <w:color w:val="000000"/>
          <w:spacing w:val="-2"/>
          <w:lang w:eastAsia="ru-RU"/>
        </w:rPr>
        <w:t xml:space="preserve"> жалобы.</w:t>
      </w:r>
    </w:p>
    <w:p w:rsidR="000C07E0" w:rsidRPr="00CA3E8D" w:rsidRDefault="000C07E0" w:rsidP="000C07E0">
      <w:pPr>
        <w:pStyle w:val="a3"/>
        <w:widowControl w:val="0"/>
        <w:numPr>
          <w:ilvl w:val="1"/>
          <w:numId w:val="1"/>
        </w:numPr>
        <w:shd w:val="clear" w:color="auto" w:fill="FFFFFF"/>
        <w:tabs>
          <w:tab w:val="clear" w:pos="3234"/>
          <w:tab w:val="left" w:pos="216"/>
          <w:tab w:val="num" w:pos="567"/>
        </w:tabs>
        <w:suppressAutoHyphens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pacing w:val="-2"/>
          <w:lang w:eastAsia="ru-RU"/>
        </w:rPr>
      </w:pPr>
      <w:r w:rsidRPr="00CA3E8D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 xml:space="preserve">Товарищество и Агент по своей инициативе проводят рекламные и информационные мероприятия по </w:t>
      </w:r>
      <w:r w:rsidRPr="00CA3E8D">
        <w:rPr>
          <w:rFonts w:ascii="Times New Roman" w:eastAsia="Times New Roman" w:hAnsi="Times New Roman" w:cs="Times New Roman"/>
          <w:color w:val="000000"/>
          <w:spacing w:val="-2"/>
          <w:lang w:eastAsia="ru-RU"/>
        </w:rPr>
        <w:t>совместному сотрудничеству в области реализации продуктов кредитования</w:t>
      </w:r>
      <w:r w:rsidRPr="00CA3E8D">
        <w:rPr>
          <w:rFonts w:ascii="Times New Roman" w:eastAsia="Times New Roman" w:hAnsi="Times New Roman" w:cs="Times New Roman"/>
          <w:color w:val="000000"/>
          <w:spacing w:val="-6"/>
          <w:lang w:eastAsia="ru-RU"/>
        </w:rPr>
        <w:t>. Любые рекламные и информационные акции по продуктам Товарищества, осуществляемые Агентом с использованием любой рекламной продукции Товарищества, проводятся исключительно с предварительного согласования с Товариществом, в противном случае Товарищество имеет право выставить (потребовать уплаты) штраф за незаконное использование логотипа Товарищества в размере 20 (двадцати) месячных расчетных показателей за каждый такой случай, Агент при этом обязуется оплатить такой штраф в течение 3 (трех) рабочих дней</w:t>
      </w:r>
      <w:r>
        <w:rPr>
          <w:rFonts w:ascii="Times New Roman" w:eastAsia="Times New Roman" w:hAnsi="Times New Roman" w:cs="Times New Roman"/>
          <w:color w:val="000000"/>
          <w:spacing w:val="-6"/>
          <w:lang w:eastAsia="ru-RU"/>
        </w:rPr>
        <w:t xml:space="preserve"> с момента отправки письменного требования Товарищества</w:t>
      </w:r>
      <w:bookmarkStart w:id="0" w:name="_GoBack"/>
      <w:bookmarkEnd w:id="0"/>
      <w:r w:rsidRPr="00CA3E8D">
        <w:rPr>
          <w:rFonts w:ascii="Times New Roman" w:eastAsia="Times New Roman" w:hAnsi="Times New Roman" w:cs="Times New Roman"/>
          <w:color w:val="000000"/>
          <w:spacing w:val="-6"/>
          <w:lang w:eastAsia="ru-RU"/>
        </w:rPr>
        <w:t xml:space="preserve">. </w:t>
      </w:r>
    </w:p>
    <w:p w:rsidR="000C07E0" w:rsidRPr="001600FF" w:rsidRDefault="000C07E0" w:rsidP="000C07E0">
      <w:pPr>
        <w:widowControl w:val="0"/>
        <w:shd w:val="clear" w:color="auto" w:fill="FFFFFF"/>
        <w:tabs>
          <w:tab w:val="left" w:pos="288"/>
        </w:tabs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pacing w:val="-4"/>
          <w:lang w:eastAsia="ru-RU"/>
        </w:rPr>
      </w:pPr>
    </w:p>
    <w:p w:rsidR="000C07E0" w:rsidRPr="00EA7F5D" w:rsidRDefault="000C07E0" w:rsidP="000C07E0">
      <w:pPr>
        <w:widowControl w:val="0"/>
        <w:numPr>
          <w:ilvl w:val="0"/>
          <w:numId w:val="1"/>
        </w:numPr>
        <w:shd w:val="clear" w:color="auto" w:fill="FFFFFF"/>
        <w:tabs>
          <w:tab w:val="left" w:pos="216"/>
        </w:tabs>
        <w:suppressAutoHyphens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b/>
          <w:color w:val="000000"/>
          <w:spacing w:val="2"/>
          <w:lang w:eastAsia="ru-RU"/>
        </w:rPr>
      </w:pPr>
      <w:r w:rsidRPr="00EA7F5D">
        <w:rPr>
          <w:rFonts w:ascii="Times New Roman" w:eastAsia="Times New Roman" w:hAnsi="Times New Roman" w:cs="Times New Roman"/>
          <w:b/>
          <w:bCs/>
          <w:color w:val="000000"/>
          <w:spacing w:val="5"/>
          <w:lang w:eastAsia="ru-RU"/>
        </w:rPr>
        <w:t>ПРАВА И ОБЯЗАННОСТИ СТОРОН</w:t>
      </w:r>
    </w:p>
    <w:p w:rsidR="000C07E0" w:rsidRPr="00EA7F5D" w:rsidRDefault="000C07E0" w:rsidP="000C07E0">
      <w:pPr>
        <w:pStyle w:val="a3"/>
        <w:widowControl w:val="0"/>
        <w:numPr>
          <w:ilvl w:val="1"/>
          <w:numId w:val="1"/>
        </w:numPr>
        <w:shd w:val="clear" w:color="auto" w:fill="FFFFFF"/>
        <w:tabs>
          <w:tab w:val="clear" w:pos="3234"/>
          <w:tab w:val="left" w:pos="216"/>
          <w:tab w:val="num" w:pos="567"/>
        </w:tabs>
        <w:suppressAutoHyphens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b/>
          <w:color w:val="000000"/>
          <w:spacing w:val="-1"/>
          <w:lang w:eastAsia="ru-RU"/>
        </w:rPr>
      </w:pPr>
      <w:r w:rsidRPr="00EA7F5D">
        <w:rPr>
          <w:rFonts w:ascii="Times New Roman" w:eastAsia="Times New Roman" w:hAnsi="Times New Roman" w:cs="Times New Roman"/>
          <w:b/>
          <w:color w:val="000000"/>
          <w:spacing w:val="-1"/>
          <w:lang w:eastAsia="ru-RU"/>
        </w:rPr>
        <w:t>Товарищество обязуется:</w:t>
      </w:r>
    </w:p>
    <w:p w:rsidR="000C07E0" w:rsidRPr="001600FF" w:rsidRDefault="000C07E0" w:rsidP="000C07E0">
      <w:pPr>
        <w:pStyle w:val="a3"/>
        <w:widowControl w:val="0"/>
        <w:numPr>
          <w:ilvl w:val="2"/>
          <w:numId w:val="1"/>
        </w:numPr>
        <w:shd w:val="clear" w:color="auto" w:fill="FFFFFF"/>
        <w:tabs>
          <w:tab w:val="clear" w:pos="3414"/>
          <w:tab w:val="num" w:pos="1276"/>
        </w:tabs>
        <w:suppressAutoHyphens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EA7F5D">
        <w:rPr>
          <w:rFonts w:ascii="Times New Roman" w:eastAsia="Times New Roman" w:hAnsi="Times New Roman" w:cs="Times New Roman"/>
          <w:color w:val="000000"/>
          <w:lang w:eastAsia="ru-RU"/>
        </w:rPr>
        <w:t>обеспечить Агента необходимыми для выполнения условий настоящего Со</w:t>
      </w:r>
      <w:r w:rsidRPr="00EA7F5D">
        <w:rPr>
          <w:rFonts w:ascii="Times New Roman" w:eastAsia="Times New Roman" w:hAnsi="Times New Roman" w:cs="Times New Roman"/>
          <w:color w:val="000000"/>
          <w:lang w:eastAsia="ru-RU"/>
        </w:rPr>
        <w:softHyphen/>
        <w:t>глашения инструкциями, правилами, указаниями и другими материалами Товарищества, ка</w:t>
      </w:r>
      <w:r w:rsidRPr="00EA7F5D">
        <w:rPr>
          <w:rFonts w:ascii="Times New Roman" w:eastAsia="Times New Roman" w:hAnsi="Times New Roman" w:cs="Times New Roman"/>
          <w:color w:val="000000"/>
          <w:lang w:eastAsia="ru-RU"/>
        </w:rPr>
        <w:softHyphen/>
        <w:t xml:space="preserve">сающимися настоящего Соглашения, </w:t>
      </w:r>
      <w:r w:rsidRPr="00503744">
        <w:rPr>
          <w:rFonts w:ascii="Times New Roman" w:eastAsia="Times New Roman" w:hAnsi="Times New Roman" w:cs="Times New Roman"/>
          <w:color w:val="000000"/>
          <w:lang w:eastAsia="ru-RU"/>
        </w:rPr>
        <w:t>рекламно-информационной продукцией (в бумажном или электронном виде), бланками документов, необходимых для предоставления агентских услуг (на бумажных носителях)</w:t>
      </w:r>
      <w:r w:rsidRPr="00EA7F5D">
        <w:rPr>
          <w:rFonts w:ascii="Times New Roman" w:eastAsia="Times New Roman" w:hAnsi="Times New Roman" w:cs="Times New Roman"/>
          <w:color w:val="000000"/>
          <w:lang w:eastAsia="ru-RU"/>
        </w:rPr>
        <w:t xml:space="preserve"> по заявкам Клиента;</w:t>
      </w:r>
    </w:p>
    <w:p w:rsidR="000C07E0" w:rsidRPr="00EA7F5D" w:rsidRDefault="000C07E0" w:rsidP="000C07E0">
      <w:pPr>
        <w:pStyle w:val="a3"/>
        <w:widowControl w:val="0"/>
        <w:numPr>
          <w:ilvl w:val="2"/>
          <w:numId w:val="1"/>
        </w:numPr>
        <w:shd w:val="clear" w:color="auto" w:fill="FFFFFF"/>
        <w:tabs>
          <w:tab w:val="clear" w:pos="3414"/>
          <w:tab w:val="num" w:pos="1276"/>
        </w:tabs>
        <w:suppressAutoHyphens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EA7F5D">
        <w:rPr>
          <w:rFonts w:ascii="Times New Roman" w:eastAsia="Times New Roman" w:hAnsi="Times New Roman" w:cs="Times New Roman"/>
          <w:color w:val="000000"/>
          <w:lang w:eastAsia="ru-RU"/>
        </w:rPr>
        <w:t>начислить и оплатить Агенту вознаграждение в порядке и размерах, оговоренных в разделе 4 настоящего Соглашения.</w:t>
      </w:r>
    </w:p>
    <w:p w:rsidR="000C07E0" w:rsidRPr="00EA7F5D" w:rsidRDefault="000C07E0" w:rsidP="000C07E0">
      <w:pPr>
        <w:pStyle w:val="a3"/>
        <w:widowControl w:val="0"/>
        <w:numPr>
          <w:ilvl w:val="1"/>
          <w:numId w:val="1"/>
        </w:numPr>
        <w:shd w:val="clear" w:color="auto" w:fill="FFFFFF"/>
        <w:tabs>
          <w:tab w:val="clear" w:pos="3234"/>
          <w:tab w:val="left" w:pos="216"/>
          <w:tab w:val="num" w:pos="567"/>
        </w:tabs>
        <w:suppressAutoHyphens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b/>
          <w:color w:val="000000"/>
          <w:spacing w:val="-1"/>
          <w:lang w:eastAsia="ru-RU"/>
        </w:rPr>
      </w:pPr>
      <w:r w:rsidRPr="00EA7F5D">
        <w:rPr>
          <w:rFonts w:ascii="Times New Roman" w:eastAsia="Times New Roman" w:hAnsi="Times New Roman" w:cs="Times New Roman"/>
          <w:b/>
          <w:color w:val="000000"/>
          <w:spacing w:val="-1"/>
          <w:lang w:eastAsia="ru-RU"/>
        </w:rPr>
        <w:t>Агент обязуется:</w:t>
      </w:r>
    </w:p>
    <w:p w:rsidR="000C07E0" w:rsidRPr="001600FF" w:rsidRDefault="000C07E0" w:rsidP="000C07E0">
      <w:pPr>
        <w:pStyle w:val="a3"/>
        <w:widowControl w:val="0"/>
        <w:numPr>
          <w:ilvl w:val="2"/>
          <w:numId w:val="1"/>
        </w:numPr>
        <w:shd w:val="clear" w:color="auto" w:fill="FFFFFF"/>
        <w:tabs>
          <w:tab w:val="clear" w:pos="3414"/>
          <w:tab w:val="num" w:pos="1276"/>
        </w:tabs>
        <w:suppressAutoHyphens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EA7F5D">
        <w:rPr>
          <w:rFonts w:ascii="Times New Roman" w:eastAsia="Times New Roman" w:hAnsi="Times New Roman" w:cs="Times New Roman"/>
          <w:color w:val="000000"/>
          <w:lang w:eastAsia="ru-RU"/>
        </w:rPr>
        <w:t xml:space="preserve">обеспечить полное, добросовестное и своевременное оказание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А</w:t>
      </w:r>
      <w:r w:rsidRPr="00EA7F5D">
        <w:rPr>
          <w:rFonts w:ascii="Times New Roman" w:eastAsia="Times New Roman" w:hAnsi="Times New Roman" w:cs="Times New Roman"/>
          <w:color w:val="000000"/>
          <w:lang w:eastAsia="ru-RU"/>
        </w:rPr>
        <w:t>гентских услуг в соответствии с инструкциями, прави</w:t>
      </w:r>
      <w:r w:rsidRPr="00EA7F5D">
        <w:rPr>
          <w:rFonts w:ascii="Times New Roman" w:eastAsia="Times New Roman" w:hAnsi="Times New Roman" w:cs="Times New Roman"/>
          <w:color w:val="000000"/>
          <w:lang w:eastAsia="ru-RU"/>
        </w:rPr>
        <w:softHyphen/>
        <w:t>лами и другими материалами Товарищества, указаниями Товарищества, доведенных своевременно в письменном виде до сведения Агента и согласно условиям настоящего Соглашения;</w:t>
      </w:r>
    </w:p>
    <w:p w:rsidR="000C07E0" w:rsidRPr="001600FF" w:rsidRDefault="000C07E0" w:rsidP="000C07E0">
      <w:pPr>
        <w:pStyle w:val="a3"/>
        <w:widowControl w:val="0"/>
        <w:numPr>
          <w:ilvl w:val="2"/>
          <w:numId w:val="1"/>
        </w:numPr>
        <w:shd w:val="clear" w:color="auto" w:fill="FFFFFF"/>
        <w:tabs>
          <w:tab w:val="clear" w:pos="3414"/>
          <w:tab w:val="num" w:pos="1276"/>
        </w:tabs>
        <w:suppressAutoHyphens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EA7F5D">
        <w:rPr>
          <w:rFonts w:ascii="Times New Roman" w:eastAsia="Times New Roman" w:hAnsi="Times New Roman" w:cs="Times New Roman"/>
          <w:color w:val="000000"/>
          <w:lang w:eastAsia="ru-RU"/>
        </w:rPr>
        <w:t xml:space="preserve">обеспечить хранение и сохранность 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Документов, </w:t>
      </w:r>
      <w:r w:rsidRPr="00EA7F5D">
        <w:rPr>
          <w:rFonts w:ascii="Times New Roman" w:eastAsia="Times New Roman" w:hAnsi="Times New Roman" w:cs="Times New Roman"/>
          <w:color w:val="000000"/>
          <w:lang w:eastAsia="ru-RU"/>
        </w:rPr>
        <w:t>бланков и других материалов (документов), переданных Товариществом, в целях оказания Агентом услуг в рамках настоящего Соглашения;</w:t>
      </w:r>
    </w:p>
    <w:p w:rsidR="000C07E0" w:rsidRPr="001600FF" w:rsidRDefault="000C07E0" w:rsidP="000C07E0">
      <w:pPr>
        <w:pStyle w:val="a3"/>
        <w:widowControl w:val="0"/>
        <w:numPr>
          <w:ilvl w:val="2"/>
          <w:numId w:val="1"/>
        </w:numPr>
        <w:shd w:val="clear" w:color="auto" w:fill="FFFFFF"/>
        <w:tabs>
          <w:tab w:val="clear" w:pos="3414"/>
          <w:tab w:val="num" w:pos="1276"/>
        </w:tabs>
        <w:suppressAutoHyphens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proofErr w:type="gramStart"/>
      <w:r w:rsidRPr="00EA7F5D">
        <w:rPr>
          <w:rFonts w:ascii="Times New Roman" w:eastAsia="Times New Roman" w:hAnsi="Times New Roman" w:cs="Times New Roman"/>
          <w:color w:val="000000"/>
          <w:lang w:eastAsia="ru-RU"/>
        </w:rPr>
        <w:t>выполнять все указания (поручения) Товарищества добросовестно, качественно, своевременно, с уче</w:t>
      </w:r>
      <w:r w:rsidRPr="00EA7F5D">
        <w:rPr>
          <w:rFonts w:ascii="Times New Roman" w:eastAsia="Times New Roman" w:hAnsi="Times New Roman" w:cs="Times New Roman"/>
          <w:color w:val="000000"/>
          <w:lang w:eastAsia="ru-RU"/>
        </w:rPr>
        <w:softHyphen/>
        <w:t xml:space="preserve">том максимальной выгоды (интересов) для Товарищества; </w:t>
      </w:r>
      <w:proofErr w:type="gramEnd"/>
    </w:p>
    <w:p w:rsidR="000C07E0" w:rsidRPr="00EA7F5D" w:rsidRDefault="000C07E0" w:rsidP="000C07E0">
      <w:pPr>
        <w:pStyle w:val="a3"/>
        <w:widowControl w:val="0"/>
        <w:numPr>
          <w:ilvl w:val="2"/>
          <w:numId w:val="1"/>
        </w:numPr>
        <w:shd w:val="clear" w:color="auto" w:fill="FFFFFF"/>
        <w:tabs>
          <w:tab w:val="clear" w:pos="3414"/>
          <w:tab w:val="num" w:pos="1276"/>
        </w:tabs>
        <w:suppressAutoHyphens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proofErr w:type="gramStart"/>
      <w:r w:rsidRPr="00EA7F5D">
        <w:rPr>
          <w:rFonts w:ascii="Times New Roman" w:eastAsia="Times New Roman" w:hAnsi="Times New Roman" w:cs="Times New Roman"/>
          <w:color w:val="000000"/>
          <w:lang w:eastAsia="ru-RU"/>
        </w:rPr>
        <w:t>не разглашать Тайну, конфиденциальную, коммерческую, служебную и другую инфор</w:t>
      </w:r>
      <w:r w:rsidRPr="00EA7F5D">
        <w:rPr>
          <w:rFonts w:ascii="Times New Roman" w:eastAsia="Times New Roman" w:hAnsi="Times New Roman" w:cs="Times New Roman"/>
          <w:color w:val="000000"/>
          <w:lang w:eastAsia="ru-RU"/>
        </w:rPr>
        <w:softHyphen/>
        <w:t>мацию о продуктах Товарищества, о самом Товариществе и его Клиентах, независимо от срока действия настоящего Соглашения, за исключением случаев, предусмотренных условиями настоящего Соглашения и/или требованиями законодательства Республики Казахстан, в том числе обеспечить конфиденциальность и безопасность персональных данных Клиентов, поступающих к Агенту, и безопасность при  их обработке для целей и в связи</w:t>
      </w:r>
      <w:proofErr w:type="gramEnd"/>
      <w:r w:rsidRPr="00EA7F5D">
        <w:rPr>
          <w:rFonts w:ascii="Times New Roman" w:eastAsia="Times New Roman" w:hAnsi="Times New Roman" w:cs="Times New Roman"/>
          <w:color w:val="000000"/>
          <w:lang w:eastAsia="ru-RU"/>
        </w:rPr>
        <w:t xml:space="preserve"> с исполнением настоящего Соглашения в соответствии с требованиями Закона Республики Казахстан «О персональных данных» и иных нормативных правовых актов Республики Казахстан. </w:t>
      </w:r>
      <w:proofErr w:type="gramStart"/>
      <w:r w:rsidRPr="00EA7F5D">
        <w:rPr>
          <w:rFonts w:ascii="Times New Roman" w:eastAsia="Times New Roman" w:hAnsi="Times New Roman" w:cs="Times New Roman"/>
          <w:color w:val="000000"/>
          <w:lang w:eastAsia="ru-RU"/>
        </w:rPr>
        <w:t>Агент не имеет права использовать персональные данные Клиентов в целях, не связанных с выполнением своих обязательств по настоящему Соглашению, и каким-либо образом передавать полученные данные Клиентов любым третьим лицам в целях, не связанных с выполнением своих обязательств по настоящему Соглашению, обязуется хранить эти персональные данные не дольше, чем этого требуют цели их обработки, и уничтожать их по достижении целей обработки</w:t>
      </w:r>
      <w:proofErr w:type="gramEnd"/>
      <w:r w:rsidRPr="00EA7F5D">
        <w:rPr>
          <w:rFonts w:ascii="Times New Roman" w:eastAsia="Times New Roman" w:hAnsi="Times New Roman" w:cs="Times New Roman"/>
          <w:color w:val="000000"/>
          <w:lang w:eastAsia="ru-RU"/>
        </w:rPr>
        <w:t xml:space="preserve"> или в случае утраты необходимости в их достижении с учетом требований действующего законодательства </w:t>
      </w:r>
      <w:r w:rsidRPr="00EA7F5D">
        <w:rPr>
          <w:rFonts w:ascii="Times New Roman" w:eastAsia="Times New Roman" w:hAnsi="Times New Roman" w:cs="Times New Roman"/>
          <w:color w:val="000000"/>
          <w:lang w:eastAsia="ru-RU"/>
        </w:rPr>
        <w:lastRenderedPageBreak/>
        <w:t>Республики Казахстан, выполнять иные требования законодательства Республики Казахстан о защите персональных данных в рамках исполнения настоящего Соглашения.</w:t>
      </w:r>
    </w:p>
    <w:p w:rsidR="000C07E0" w:rsidRPr="00EA7F5D" w:rsidRDefault="000C07E0" w:rsidP="000C07E0">
      <w:pPr>
        <w:pStyle w:val="a3"/>
        <w:widowControl w:val="0"/>
        <w:numPr>
          <w:ilvl w:val="2"/>
          <w:numId w:val="1"/>
        </w:numPr>
        <w:shd w:val="clear" w:color="auto" w:fill="FFFFFF"/>
        <w:tabs>
          <w:tab w:val="clear" w:pos="3414"/>
          <w:tab w:val="num" w:pos="1276"/>
        </w:tabs>
        <w:suppressAutoHyphens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EA7F5D">
        <w:rPr>
          <w:rFonts w:ascii="Times New Roman" w:eastAsia="Times New Roman" w:hAnsi="Times New Roman" w:cs="Times New Roman"/>
          <w:color w:val="000000"/>
          <w:lang w:eastAsia="ru-RU"/>
        </w:rPr>
        <w:t xml:space="preserve">незамедлительно уведомлять в письменной форме Товарищество о фактах, когда третьи лица используют информацию, касающуюся исключительно Товарищества; </w:t>
      </w:r>
    </w:p>
    <w:p w:rsidR="000C07E0" w:rsidRPr="00EA7F5D" w:rsidRDefault="000C07E0" w:rsidP="000C07E0">
      <w:pPr>
        <w:pStyle w:val="a3"/>
        <w:widowControl w:val="0"/>
        <w:numPr>
          <w:ilvl w:val="2"/>
          <w:numId w:val="1"/>
        </w:numPr>
        <w:shd w:val="clear" w:color="auto" w:fill="FFFFFF"/>
        <w:tabs>
          <w:tab w:val="clear" w:pos="3414"/>
          <w:tab w:val="num" w:pos="1276"/>
        </w:tabs>
        <w:suppressAutoHyphens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EA7F5D">
        <w:rPr>
          <w:rFonts w:ascii="Times New Roman" w:eastAsia="Times New Roman" w:hAnsi="Times New Roman" w:cs="Times New Roman"/>
          <w:color w:val="000000"/>
          <w:lang w:eastAsia="ru-RU"/>
        </w:rPr>
        <w:t>обеспечить сохранность всех документально зафиксированных требований, писем, поручений, распоряжений Товарищества, касающихся исключительно Агента либо Клиента;</w:t>
      </w:r>
    </w:p>
    <w:p w:rsidR="000C07E0" w:rsidRPr="001600FF" w:rsidRDefault="000C07E0" w:rsidP="000C07E0">
      <w:pPr>
        <w:pStyle w:val="a3"/>
        <w:widowControl w:val="0"/>
        <w:numPr>
          <w:ilvl w:val="2"/>
          <w:numId w:val="1"/>
        </w:numPr>
        <w:shd w:val="clear" w:color="auto" w:fill="FFFFFF"/>
        <w:tabs>
          <w:tab w:val="clear" w:pos="3414"/>
          <w:tab w:val="num" w:pos="1276"/>
        </w:tabs>
        <w:suppressAutoHyphens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EA7F5D">
        <w:rPr>
          <w:rFonts w:ascii="Times New Roman" w:eastAsia="Times New Roman" w:hAnsi="Times New Roman" w:cs="Times New Roman"/>
          <w:color w:val="000000"/>
          <w:lang w:eastAsia="ru-RU"/>
        </w:rPr>
        <w:t xml:space="preserve">соблюдать </w:t>
      </w:r>
      <w:r w:rsidRPr="001600FF">
        <w:rPr>
          <w:rFonts w:ascii="Times New Roman" w:eastAsia="Times New Roman" w:hAnsi="Times New Roman" w:cs="Times New Roman"/>
          <w:color w:val="000000"/>
          <w:lang w:eastAsia="ru-RU"/>
        </w:rPr>
        <w:t xml:space="preserve">порядок доступа и работы с персональными компьютерами и иной электронной техникой в случае размещения его рабочего места на территории Товарищества; </w:t>
      </w:r>
    </w:p>
    <w:p w:rsidR="000C07E0" w:rsidRPr="00EA7F5D" w:rsidRDefault="000C07E0" w:rsidP="000C07E0">
      <w:pPr>
        <w:pStyle w:val="a3"/>
        <w:widowControl w:val="0"/>
        <w:numPr>
          <w:ilvl w:val="2"/>
          <w:numId w:val="1"/>
        </w:numPr>
        <w:shd w:val="clear" w:color="auto" w:fill="FFFFFF"/>
        <w:tabs>
          <w:tab w:val="clear" w:pos="3414"/>
          <w:tab w:val="num" w:pos="1276"/>
        </w:tabs>
        <w:suppressAutoHyphens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EA7F5D">
        <w:rPr>
          <w:rFonts w:ascii="Times New Roman" w:eastAsia="Times New Roman" w:hAnsi="Times New Roman" w:cs="Times New Roman"/>
          <w:color w:val="000000"/>
          <w:lang w:eastAsia="ru-RU"/>
        </w:rPr>
        <w:t xml:space="preserve">Агент обязан лично присутствовать при подписании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К</w:t>
      </w:r>
      <w:r w:rsidRPr="00EA7F5D">
        <w:rPr>
          <w:rFonts w:ascii="Times New Roman" w:eastAsia="Times New Roman" w:hAnsi="Times New Roman" w:cs="Times New Roman"/>
          <w:color w:val="000000"/>
          <w:lang w:eastAsia="ru-RU"/>
        </w:rPr>
        <w:t>лиентом всех необходимых документов</w:t>
      </w:r>
      <w:r>
        <w:rPr>
          <w:rFonts w:ascii="Times New Roman" w:eastAsia="Times New Roman" w:hAnsi="Times New Roman" w:cs="Times New Roman"/>
          <w:color w:val="000000"/>
          <w:lang w:eastAsia="ru-RU"/>
        </w:rPr>
        <w:t>, а также проверять правильность их подписания в соответствии с указаниями Товарищества</w:t>
      </w:r>
      <w:r w:rsidRPr="00EA7F5D">
        <w:rPr>
          <w:rFonts w:ascii="Times New Roman" w:eastAsia="Times New Roman" w:hAnsi="Times New Roman" w:cs="Times New Roman"/>
          <w:color w:val="000000"/>
          <w:lang w:eastAsia="ru-RU"/>
        </w:rPr>
        <w:t>.</w:t>
      </w:r>
    </w:p>
    <w:p w:rsidR="000C07E0" w:rsidRPr="001B7B39" w:rsidRDefault="000C07E0" w:rsidP="000C07E0">
      <w:pPr>
        <w:pStyle w:val="a3"/>
        <w:widowControl w:val="0"/>
        <w:numPr>
          <w:ilvl w:val="1"/>
          <w:numId w:val="1"/>
        </w:numPr>
        <w:shd w:val="clear" w:color="auto" w:fill="FFFFFF"/>
        <w:tabs>
          <w:tab w:val="clear" w:pos="3234"/>
          <w:tab w:val="left" w:pos="216"/>
          <w:tab w:val="num" w:pos="567"/>
        </w:tabs>
        <w:suppressAutoHyphens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b/>
          <w:color w:val="000000"/>
          <w:spacing w:val="-1"/>
          <w:lang w:eastAsia="ru-RU"/>
        </w:rPr>
      </w:pPr>
      <w:r w:rsidRPr="001B7B39">
        <w:rPr>
          <w:rFonts w:ascii="Times New Roman" w:eastAsia="Times New Roman" w:hAnsi="Times New Roman" w:cs="Times New Roman"/>
          <w:b/>
          <w:color w:val="000000"/>
          <w:spacing w:val="-1"/>
          <w:lang w:eastAsia="ru-RU"/>
        </w:rPr>
        <w:t>Агент не имеет права:</w:t>
      </w:r>
    </w:p>
    <w:p w:rsidR="000C07E0" w:rsidRPr="001600FF" w:rsidRDefault="000C07E0" w:rsidP="000C07E0">
      <w:pPr>
        <w:pStyle w:val="a3"/>
        <w:widowControl w:val="0"/>
        <w:numPr>
          <w:ilvl w:val="2"/>
          <w:numId w:val="1"/>
        </w:numPr>
        <w:shd w:val="clear" w:color="auto" w:fill="FFFFFF"/>
        <w:tabs>
          <w:tab w:val="clear" w:pos="3414"/>
          <w:tab w:val="num" w:pos="1276"/>
        </w:tabs>
        <w:suppressAutoHyphens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0FF">
        <w:rPr>
          <w:rFonts w:ascii="Times New Roman" w:eastAsia="Times New Roman" w:hAnsi="Times New Roman" w:cs="Times New Roman"/>
          <w:color w:val="000000"/>
          <w:lang w:eastAsia="ru-RU"/>
        </w:rPr>
        <w:t>устанавливать и взимать с Клиентов какие-либо дополнительные комиссии/сборы, не предусмотренные Товариществом при выдаче займов;</w:t>
      </w:r>
    </w:p>
    <w:p w:rsidR="000C07E0" w:rsidRPr="001B7B39" w:rsidRDefault="000C07E0" w:rsidP="000C07E0">
      <w:pPr>
        <w:pStyle w:val="a3"/>
        <w:widowControl w:val="0"/>
        <w:numPr>
          <w:ilvl w:val="2"/>
          <w:numId w:val="1"/>
        </w:numPr>
        <w:shd w:val="clear" w:color="auto" w:fill="FFFFFF"/>
        <w:tabs>
          <w:tab w:val="clear" w:pos="3414"/>
          <w:tab w:val="num" w:pos="1276"/>
        </w:tabs>
        <w:suppressAutoHyphens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1B7B39">
        <w:rPr>
          <w:rFonts w:ascii="Times New Roman" w:eastAsia="Times New Roman" w:hAnsi="Times New Roman" w:cs="Times New Roman"/>
          <w:color w:val="000000"/>
          <w:lang w:eastAsia="ru-RU"/>
        </w:rPr>
        <w:t>предоставлять Клиенту предварительные ответы о результатах рассмотрения Товариществом заявки Клиента;</w:t>
      </w:r>
    </w:p>
    <w:p w:rsidR="000C07E0" w:rsidRPr="001B7B39" w:rsidRDefault="000C07E0" w:rsidP="000C07E0">
      <w:pPr>
        <w:pStyle w:val="a3"/>
        <w:widowControl w:val="0"/>
        <w:numPr>
          <w:ilvl w:val="2"/>
          <w:numId w:val="1"/>
        </w:numPr>
        <w:shd w:val="clear" w:color="auto" w:fill="FFFFFF"/>
        <w:tabs>
          <w:tab w:val="clear" w:pos="3414"/>
          <w:tab w:val="num" w:pos="1276"/>
        </w:tabs>
        <w:suppressAutoHyphens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1B7B39">
        <w:rPr>
          <w:rFonts w:ascii="Times New Roman" w:eastAsia="Times New Roman" w:hAnsi="Times New Roman" w:cs="Times New Roman"/>
          <w:color w:val="000000"/>
          <w:lang w:eastAsia="ru-RU"/>
        </w:rPr>
        <w:t>изменять/вносить исправления самостоятельно либо с помощью третьих лиц в заявления Клиента</w:t>
      </w:r>
      <w:r>
        <w:rPr>
          <w:rFonts w:ascii="Times New Roman" w:eastAsia="Times New Roman" w:hAnsi="Times New Roman" w:cs="Times New Roman"/>
          <w:color w:val="000000"/>
          <w:lang w:eastAsia="ru-RU"/>
        </w:rPr>
        <w:t>,</w:t>
      </w:r>
      <w:r w:rsidRPr="001B7B39">
        <w:rPr>
          <w:rFonts w:ascii="Times New Roman" w:eastAsia="Times New Roman" w:hAnsi="Times New Roman" w:cs="Times New Roman"/>
          <w:color w:val="000000"/>
          <w:lang w:eastAsia="ru-RU"/>
        </w:rPr>
        <w:t xml:space="preserve"> иные документы;</w:t>
      </w:r>
    </w:p>
    <w:p w:rsidR="000C07E0" w:rsidRPr="001600FF" w:rsidRDefault="000C07E0" w:rsidP="000C07E0">
      <w:pPr>
        <w:pStyle w:val="a3"/>
        <w:widowControl w:val="0"/>
        <w:numPr>
          <w:ilvl w:val="2"/>
          <w:numId w:val="1"/>
        </w:numPr>
        <w:shd w:val="clear" w:color="auto" w:fill="FFFFFF"/>
        <w:tabs>
          <w:tab w:val="clear" w:pos="3414"/>
          <w:tab w:val="num" w:pos="1276"/>
        </w:tabs>
        <w:suppressAutoHyphens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0FF">
        <w:rPr>
          <w:rFonts w:ascii="Times New Roman" w:eastAsia="Times New Roman" w:hAnsi="Times New Roman" w:cs="Times New Roman"/>
          <w:color w:val="000000"/>
          <w:lang w:eastAsia="ru-RU"/>
        </w:rPr>
        <w:t>использовать логотип Товарищества без письменного разрешения Товарищества;</w:t>
      </w:r>
    </w:p>
    <w:p w:rsidR="000C07E0" w:rsidRPr="001600FF" w:rsidRDefault="000C07E0" w:rsidP="000C07E0">
      <w:pPr>
        <w:pStyle w:val="a3"/>
        <w:widowControl w:val="0"/>
        <w:numPr>
          <w:ilvl w:val="2"/>
          <w:numId w:val="1"/>
        </w:numPr>
        <w:shd w:val="clear" w:color="auto" w:fill="FFFFFF"/>
        <w:tabs>
          <w:tab w:val="clear" w:pos="3414"/>
          <w:tab w:val="num" w:pos="1276"/>
        </w:tabs>
        <w:suppressAutoHyphens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0FF">
        <w:rPr>
          <w:rFonts w:ascii="Times New Roman" w:eastAsia="Times New Roman" w:hAnsi="Times New Roman" w:cs="Times New Roman"/>
          <w:color w:val="000000"/>
          <w:lang w:eastAsia="ru-RU"/>
        </w:rPr>
        <w:t>передавать без предварительного письменного согласия Товарищества права и обязанности по настоящему Соглашению в полном объеме или частично третьим лицам;</w:t>
      </w:r>
    </w:p>
    <w:p w:rsidR="000C07E0" w:rsidRPr="001600FF" w:rsidRDefault="000C07E0" w:rsidP="000C07E0">
      <w:pPr>
        <w:pStyle w:val="a3"/>
        <w:widowControl w:val="0"/>
        <w:numPr>
          <w:ilvl w:val="2"/>
          <w:numId w:val="1"/>
        </w:numPr>
        <w:shd w:val="clear" w:color="auto" w:fill="FFFFFF"/>
        <w:tabs>
          <w:tab w:val="clear" w:pos="3414"/>
          <w:tab w:val="num" w:pos="1276"/>
        </w:tabs>
        <w:suppressAutoHyphens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0FF">
        <w:rPr>
          <w:rFonts w:ascii="Times New Roman" w:eastAsia="Times New Roman" w:hAnsi="Times New Roman" w:cs="Times New Roman"/>
          <w:color w:val="000000"/>
          <w:lang w:eastAsia="ru-RU"/>
        </w:rPr>
        <w:t>самостоятельно принимать от имени Товарищества какие-либо обязательства, обременяющие Товарищество или ущемляющие его интересы;</w:t>
      </w:r>
    </w:p>
    <w:p w:rsidR="000C07E0" w:rsidRPr="001600FF" w:rsidRDefault="000C07E0" w:rsidP="000C07E0">
      <w:pPr>
        <w:pStyle w:val="a3"/>
        <w:widowControl w:val="0"/>
        <w:numPr>
          <w:ilvl w:val="2"/>
          <w:numId w:val="1"/>
        </w:numPr>
        <w:shd w:val="clear" w:color="auto" w:fill="FFFFFF"/>
        <w:tabs>
          <w:tab w:val="clear" w:pos="3414"/>
          <w:tab w:val="num" w:pos="1276"/>
        </w:tabs>
        <w:suppressAutoHyphens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0FF">
        <w:rPr>
          <w:rFonts w:ascii="Times New Roman" w:eastAsia="Times New Roman" w:hAnsi="Times New Roman" w:cs="Times New Roman"/>
          <w:color w:val="000000"/>
          <w:lang w:eastAsia="ru-RU"/>
        </w:rPr>
        <w:t>распространять любыми способами и предоставлять Клиентам недостоверную, ложную информацию и ставить их в заблуждение по условиям предоставления займа, а также мере юридической ответственности за непогашение займов;</w:t>
      </w:r>
    </w:p>
    <w:p w:rsidR="000C07E0" w:rsidRPr="001600FF" w:rsidRDefault="000C07E0" w:rsidP="000C07E0">
      <w:pPr>
        <w:pStyle w:val="a3"/>
        <w:widowControl w:val="0"/>
        <w:numPr>
          <w:ilvl w:val="2"/>
          <w:numId w:val="1"/>
        </w:numPr>
        <w:shd w:val="clear" w:color="auto" w:fill="FFFFFF"/>
        <w:tabs>
          <w:tab w:val="clear" w:pos="3414"/>
          <w:tab w:val="num" w:pos="1276"/>
        </w:tabs>
        <w:suppressAutoHyphens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0FF">
        <w:rPr>
          <w:rFonts w:ascii="Times New Roman" w:eastAsia="Times New Roman" w:hAnsi="Times New Roman" w:cs="Times New Roman"/>
          <w:color w:val="000000"/>
          <w:lang w:eastAsia="ru-RU"/>
        </w:rPr>
        <w:t>совершать умышленные действия, направленные на подрыв авторитета/репутации Товарищества и доверия Клиентов к Товариществу, а также на ухудшение и дискредитацию имиджа и деловой репутации Товарищества.</w:t>
      </w:r>
    </w:p>
    <w:p w:rsidR="000C07E0" w:rsidRPr="001B7B39" w:rsidRDefault="000C07E0" w:rsidP="000C07E0">
      <w:pPr>
        <w:pStyle w:val="a3"/>
        <w:widowControl w:val="0"/>
        <w:numPr>
          <w:ilvl w:val="1"/>
          <w:numId w:val="1"/>
        </w:numPr>
        <w:shd w:val="clear" w:color="auto" w:fill="FFFFFF"/>
        <w:tabs>
          <w:tab w:val="clear" w:pos="3234"/>
          <w:tab w:val="left" w:pos="216"/>
          <w:tab w:val="num" w:pos="567"/>
        </w:tabs>
        <w:suppressAutoHyphens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pacing w:val="-1"/>
          <w:lang w:eastAsia="ru-RU"/>
        </w:rPr>
      </w:pPr>
      <w:r w:rsidRPr="001B7B39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>Все услуги, оказываемые Агентом Клиенту, предоставляются на бесплатной основе. Вознаграждение за оказание услуг в рамках настоящего Соглашения Агент принимает только со стороны Товарищества на условиях, предусмотренных в настоящем Соглашении.</w:t>
      </w:r>
    </w:p>
    <w:p w:rsidR="000C07E0" w:rsidRPr="001600FF" w:rsidRDefault="000C07E0" w:rsidP="000C07E0">
      <w:pPr>
        <w:shd w:val="clear" w:color="auto" w:fill="FFFFFF"/>
        <w:tabs>
          <w:tab w:val="left" w:pos="554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:rsidR="000C07E0" w:rsidRPr="001B7B39" w:rsidRDefault="000C07E0" w:rsidP="000C07E0">
      <w:pPr>
        <w:widowControl w:val="0"/>
        <w:numPr>
          <w:ilvl w:val="0"/>
          <w:numId w:val="1"/>
        </w:numPr>
        <w:shd w:val="clear" w:color="auto" w:fill="FFFFFF"/>
        <w:tabs>
          <w:tab w:val="left" w:pos="216"/>
        </w:tabs>
        <w:suppressAutoHyphens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b/>
          <w:bCs/>
          <w:color w:val="000000"/>
          <w:spacing w:val="5"/>
          <w:lang w:eastAsia="ru-RU"/>
        </w:rPr>
      </w:pPr>
      <w:r w:rsidRPr="001B7B39">
        <w:rPr>
          <w:rFonts w:ascii="Times New Roman" w:eastAsia="Times New Roman" w:hAnsi="Times New Roman" w:cs="Times New Roman"/>
          <w:b/>
          <w:bCs/>
          <w:color w:val="000000"/>
          <w:spacing w:val="5"/>
          <w:lang w:eastAsia="ru-RU"/>
        </w:rPr>
        <w:t>ПОРЯДОК ОПЛАТЫ</w:t>
      </w:r>
    </w:p>
    <w:p w:rsidR="000C07E0" w:rsidRPr="001B7B39" w:rsidRDefault="000C07E0" w:rsidP="000C07E0">
      <w:pPr>
        <w:pStyle w:val="a3"/>
        <w:widowControl w:val="0"/>
        <w:numPr>
          <w:ilvl w:val="1"/>
          <w:numId w:val="1"/>
        </w:numPr>
        <w:shd w:val="clear" w:color="auto" w:fill="FFFFFF"/>
        <w:tabs>
          <w:tab w:val="clear" w:pos="3234"/>
          <w:tab w:val="left" w:pos="216"/>
          <w:tab w:val="num" w:pos="567"/>
        </w:tabs>
        <w:suppressAutoHyphens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pacing w:val="-1"/>
          <w:lang w:eastAsia="ru-RU"/>
        </w:rPr>
      </w:pPr>
      <w:r w:rsidRPr="001B7B39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>За оказанные Агентом услуги в рамках настоящего Соглашения Товарищество оплачивает Агенту Агентское вознаграждение в размере</w:t>
      </w:r>
      <w:r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 xml:space="preserve"> </w:t>
      </w:r>
      <w:r w:rsidR="00F0023C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 xml:space="preserve">____ </w:t>
      </w:r>
      <w:proofErr w:type="gramStart"/>
      <w:r w:rsidR="00F0023C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>(</w:t>
      </w:r>
      <w:r w:rsidRPr="00F0023C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 xml:space="preserve"> </w:t>
      </w:r>
      <w:proofErr w:type="gramEnd"/>
      <w:r w:rsidRPr="00F0023C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>тысяч)</w:t>
      </w:r>
      <w:r w:rsidRPr="001B7B39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 xml:space="preserve"> тенге за каждый выданный Клиенту </w:t>
      </w:r>
      <w:proofErr w:type="spellStart"/>
      <w:r w:rsidRPr="001B7B39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>микрокредит</w:t>
      </w:r>
      <w:proofErr w:type="spellEnd"/>
      <w:r w:rsidRPr="001B7B39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 xml:space="preserve">.   </w:t>
      </w:r>
    </w:p>
    <w:p w:rsidR="000C07E0" w:rsidRPr="001B7B39" w:rsidRDefault="000C07E0" w:rsidP="000C07E0">
      <w:pPr>
        <w:pStyle w:val="a3"/>
        <w:widowControl w:val="0"/>
        <w:numPr>
          <w:ilvl w:val="1"/>
          <w:numId w:val="1"/>
        </w:numPr>
        <w:shd w:val="clear" w:color="auto" w:fill="FFFFFF"/>
        <w:tabs>
          <w:tab w:val="clear" w:pos="3234"/>
          <w:tab w:val="left" w:pos="216"/>
          <w:tab w:val="num" w:pos="567"/>
        </w:tabs>
        <w:suppressAutoHyphens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pacing w:val="-1"/>
          <w:lang w:eastAsia="ru-RU"/>
        </w:rPr>
      </w:pPr>
      <w:r w:rsidRPr="001B7B39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>Выплата агентского вознаграждения осуществляется в следующем порядке:</w:t>
      </w:r>
    </w:p>
    <w:p w:rsidR="000C07E0" w:rsidRPr="001B7B39" w:rsidRDefault="000C07E0" w:rsidP="000C07E0">
      <w:pPr>
        <w:pStyle w:val="a3"/>
        <w:widowControl w:val="0"/>
        <w:numPr>
          <w:ilvl w:val="2"/>
          <w:numId w:val="1"/>
        </w:numPr>
        <w:shd w:val="clear" w:color="auto" w:fill="FFFFFF"/>
        <w:tabs>
          <w:tab w:val="clear" w:pos="3414"/>
          <w:tab w:val="num" w:pos="1276"/>
        </w:tabs>
        <w:suppressAutoHyphens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1B7B39">
        <w:rPr>
          <w:rFonts w:ascii="Times New Roman" w:eastAsia="Times New Roman" w:hAnsi="Times New Roman" w:cs="Times New Roman"/>
          <w:color w:val="000000"/>
          <w:lang w:eastAsia="ru-RU"/>
        </w:rPr>
        <w:t>50% от агентского вознаграждения, указанного в п. 4.1. Соглашения, выплачивается Агенту на банковский счет Агента, указанный в разделе 13 настоящего Соглашения, на основании Акта выполненных работ, в течение 5 (пяти)  рабочих дней с момента получения Товариществом подписанного Сторонами Акта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и Документов, подписанных Клиентом</w:t>
      </w:r>
      <w:r w:rsidRPr="001B7B39">
        <w:rPr>
          <w:rFonts w:ascii="Times New Roman" w:eastAsia="Times New Roman" w:hAnsi="Times New Roman" w:cs="Times New Roman"/>
          <w:color w:val="000000"/>
          <w:lang w:eastAsia="ru-RU"/>
        </w:rPr>
        <w:t>;</w:t>
      </w:r>
    </w:p>
    <w:p w:rsidR="000C07E0" w:rsidRPr="001600FF" w:rsidRDefault="000C07E0" w:rsidP="000C07E0">
      <w:pPr>
        <w:pStyle w:val="a3"/>
        <w:widowControl w:val="0"/>
        <w:numPr>
          <w:ilvl w:val="2"/>
          <w:numId w:val="1"/>
        </w:numPr>
        <w:shd w:val="clear" w:color="auto" w:fill="FFFFFF"/>
        <w:tabs>
          <w:tab w:val="clear" w:pos="3414"/>
          <w:tab w:val="num" w:pos="1276"/>
        </w:tabs>
        <w:suppressAutoHyphens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bCs/>
          <w:color w:val="000000"/>
          <w:spacing w:val="-3"/>
          <w:lang w:eastAsia="ru-RU"/>
        </w:rPr>
      </w:pPr>
      <w:r w:rsidRPr="001B7B39">
        <w:rPr>
          <w:rFonts w:ascii="Times New Roman" w:eastAsia="Times New Roman" w:hAnsi="Times New Roman" w:cs="Times New Roman"/>
          <w:color w:val="000000"/>
          <w:lang w:eastAsia="ru-RU"/>
        </w:rPr>
        <w:t xml:space="preserve">оставшаяся часть агентского вознаграждения в размере 50% от агентского вознаграждения, указанного в п. 4.1. Соглашения, выплачивается Агенту на банковский счет Агента, указанный в разделе 13 настоящего Соглашения, в случае 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своевременного </w:t>
      </w:r>
      <w:r w:rsidRPr="001B7B39">
        <w:rPr>
          <w:rFonts w:ascii="Times New Roman" w:eastAsia="Times New Roman" w:hAnsi="Times New Roman" w:cs="Times New Roman"/>
          <w:color w:val="000000"/>
          <w:lang w:eastAsia="ru-RU"/>
        </w:rPr>
        <w:t xml:space="preserve">погашения Клиентом 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не менее 2 (двух) ежемесячных платежей по графику погашения к заключенному договору о предоставлении </w:t>
      </w:r>
      <w:proofErr w:type="spellStart"/>
      <w:r>
        <w:rPr>
          <w:rFonts w:ascii="Times New Roman" w:eastAsia="Times New Roman" w:hAnsi="Times New Roman" w:cs="Times New Roman"/>
          <w:color w:val="000000"/>
          <w:lang w:eastAsia="ru-RU"/>
        </w:rPr>
        <w:t>микрокредита</w:t>
      </w:r>
      <w:proofErr w:type="spellEnd"/>
      <w:r w:rsidRPr="001B7B39">
        <w:rPr>
          <w:rFonts w:ascii="Times New Roman" w:eastAsia="Times New Roman" w:hAnsi="Times New Roman" w:cs="Times New Roman"/>
          <w:color w:val="000000"/>
          <w:lang w:eastAsia="ru-RU"/>
        </w:rPr>
        <w:t xml:space="preserve">. </w:t>
      </w:r>
      <w:proofErr w:type="gramStart"/>
      <w:r w:rsidRPr="001B7B39">
        <w:rPr>
          <w:rFonts w:ascii="Times New Roman" w:eastAsia="Times New Roman" w:hAnsi="Times New Roman" w:cs="Times New Roman"/>
          <w:color w:val="000000"/>
          <w:lang w:eastAsia="ru-RU"/>
        </w:rPr>
        <w:t>В случае не погашения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либо несвоевременного погашения </w:t>
      </w:r>
      <w:r w:rsidRPr="001B7B39">
        <w:rPr>
          <w:rFonts w:ascii="Times New Roman" w:eastAsia="Times New Roman" w:hAnsi="Times New Roman" w:cs="Times New Roman"/>
          <w:color w:val="000000"/>
          <w:lang w:eastAsia="ru-RU"/>
        </w:rPr>
        <w:t xml:space="preserve">Клиентом 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2 (двух) ежемесячных платежей по графику погашения к заключенному договору о предоставлении </w:t>
      </w:r>
      <w:proofErr w:type="spellStart"/>
      <w:r>
        <w:rPr>
          <w:rFonts w:ascii="Times New Roman" w:eastAsia="Times New Roman" w:hAnsi="Times New Roman" w:cs="Times New Roman"/>
          <w:color w:val="000000"/>
          <w:lang w:eastAsia="ru-RU"/>
        </w:rPr>
        <w:t>микрокредита</w:t>
      </w:r>
      <w:proofErr w:type="spellEnd"/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и более, а также в случае досрочного закрытия </w:t>
      </w:r>
      <w:proofErr w:type="spellStart"/>
      <w:r>
        <w:rPr>
          <w:rFonts w:ascii="Times New Roman" w:eastAsia="Times New Roman" w:hAnsi="Times New Roman" w:cs="Times New Roman"/>
          <w:color w:val="000000"/>
          <w:lang w:eastAsia="ru-RU"/>
        </w:rPr>
        <w:t>микрокредита</w:t>
      </w:r>
      <w:proofErr w:type="spellEnd"/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в течение первых 2 (двух) месяцев с момента выдачи займа</w:t>
      </w:r>
      <w:r w:rsidRPr="001B7B39">
        <w:rPr>
          <w:rFonts w:ascii="Times New Roman" w:eastAsia="Times New Roman" w:hAnsi="Times New Roman" w:cs="Times New Roman"/>
          <w:color w:val="000000"/>
          <w:lang w:eastAsia="ru-RU"/>
        </w:rPr>
        <w:t xml:space="preserve">, все обязательства Товарищества по выплате 50% от суммы Агентского вознаграждения прекращаются.    </w:t>
      </w:r>
      <w:proofErr w:type="gramEnd"/>
    </w:p>
    <w:p w:rsidR="000C07E0" w:rsidRPr="00562CD0" w:rsidRDefault="000C07E0" w:rsidP="000C07E0">
      <w:pPr>
        <w:pStyle w:val="a3"/>
        <w:widowControl w:val="0"/>
        <w:numPr>
          <w:ilvl w:val="1"/>
          <w:numId w:val="1"/>
        </w:numPr>
        <w:shd w:val="clear" w:color="auto" w:fill="FFFFFF"/>
        <w:tabs>
          <w:tab w:val="clear" w:pos="3234"/>
          <w:tab w:val="left" w:pos="216"/>
          <w:tab w:val="num" w:pos="567"/>
        </w:tabs>
        <w:suppressAutoHyphens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pacing w:val="-1"/>
          <w:lang w:eastAsia="ru-RU"/>
        </w:rPr>
      </w:pPr>
      <w:r w:rsidRPr="00562CD0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 xml:space="preserve">Агент обязан не позднее 5 (пятого) числа каждого месяца, следующего за </w:t>
      </w:r>
      <w:proofErr w:type="gramStart"/>
      <w:r w:rsidRPr="00562CD0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>отчетным</w:t>
      </w:r>
      <w:proofErr w:type="gramEnd"/>
      <w:r w:rsidRPr="00562CD0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 xml:space="preserve"> (в случае, если 5 число выпадает на нерабочий день, то не позднее следующего рабочего дня), предоставить Товариществу по электронной почте Акт выполненных работ по форме, указанной в Приложении №1 к Соглашению. Товарищество обязано в течение 5 (пяти) рабочих дней проверить Акт выполненных работ и в случае отсутствия претензий со стороны Товарищества, Агент обязан предоставить Товариществу оригинал подписанного со своей стороны Акта выполненных работ не </w:t>
      </w:r>
      <w:r w:rsidRPr="00562CD0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lastRenderedPageBreak/>
        <w:t xml:space="preserve">позднее 20 (двадцатого) числа месяца, следующего за отчетным месяцем. </w:t>
      </w:r>
    </w:p>
    <w:p w:rsidR="000C07E0" w:rsidRPr="00562CD0" w:rsidRDefault="000C07E0" w:rsidP="000C07E0">
      <w:pPr>
        <w:pStyle w:val="a3"/>
        <w:widowControl w:val="0"/>
        <w:numPr>
          <w:ilvl w:val="1"/>
          <w:numId w:val="1"/>
        </w:numPr>
        <w:shd w:val="clear" w:color="auto" w:fill="FFFFFF"/>
        <w:tabs>
          <w:tab w:val="clear" w:pos="3234"/>
          <w:tab w:val="left" w:pos="216"/>
          <w:tab w:val="num" w:pos="567"/>
        </w:tabs>
        <w:suppressAutoHyphens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pacing w:val="-1"/>
          <w:lang w:eastAsia="ru-RU"/>
        </w:rPr>
      </w:pPr>
      <w:r w:rsidRPr="00562CD0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 xml:space="preserve">В том случае, если Агент не представил Товариществу оригинал Акта выполненных работ </w:t>
      </w:r>
      <w:proofErr w:type="gramStart"/>
      <w:r w:rsidRPr="00562CD0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>в</w:t>
      </w:r>
      <w:proofErr w:type="gramEnd"/>
      <w:r w:rsidRPr="00562CD0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 xml:space="preserve"> указанный в п.4.3. Соглашения срок, Товарищество имеет право не выплачивать вознаграждение.  </w:t>
      </w:r>
    </w:p>
    <w:p w:rsidR="000C07E0" w:rsidRPr="00562CD0" w:rsidRDefault="000C07E0" w:rsidP="000C07E0">
      <w:pPr>
        <w:pStyle w:val="a3"/>
        <w:widowControl w:val="0"/>
        <w:numPr>
          <w:ilvl w:val="1"/>
          <w:numId w:val="1"/>
        </w:numPr>
        <w:shd w:val="clear" w:color="auto" w:fill="FFFFFF"/>
        <w:tabs>
          <w:tab w:val="clear" w:pos="3234"/>
          <w:tab w:val="left" w:pos="216"/>
          <w:tab w:val="num" w:pos="567"/>
        </w:tabs>
        <w:suppressAutoHyphens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pacing w:val="-1"/>
          <w:lang w:eastAsia="ru-RU"/>
        </w:rPr>
      </w:pPr>
      <w:r w:rsidRPr="00562CD0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>Товарищество обязуется оплачивать Агенту оказанные услуги в порядке и на условиях, предусмотренных настоящим Соглашением, но при отсутствии претензий к Агенту по оказанным услугам. В случае</w:t>
      </w:r>
      <w:proofErr w:type="gramStart"/>
      <w:r w:rsidRPr="00562CD0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>,</w:t>
      </w:r>
      <w:proofErr w:type="gramEnd"/>
      <w:r w:rsidRPr="00562CD0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 xml:space="preserve"> если будут выявлены факты недобросовестного выполнения Агентом своих обязательств или Товариществом будут выявлены факты мошеннических действий со стороны Агента, Товарищество вправе не выплачивать Агенту вознаграждение, а также вправе </w:t>
      </w:r>
      <w:r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 xml:space="preserve">незамедлительно </w:t>
      </w:r>
      <w:r w:rsidRPr="00562CD0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 xml:space="preserve">расторгнуть Соглашение в одностороннем внесудебном порядке путем направления уведомления Агенту.   </w:t>
      </w:r>
    </w:p>
    <w:p w:rsidR="000C07E0" w:rsidRPr="00562CD0" w:rsidRDefault="000C07E0" w:rsidP="000C07E0">
      <w:pPr>
        <w:pStyle w:val="a3"/>
        <w:widowControl w:val="0"/>
        <w:numPr>
          <w:ilvl w:val="1"/>
          <w:numId w:val="1"/>
        </w:numPr>
        <w:shd w:val="clear" w:color="auto" w:fill="FFFFFF"/>
        <w:tabs>
          <w:tab w:val="clear" w:pos="3234"/>
          <w:tab w:val="left" w:pos="216"/>
          <w:tab w:val="num" w:pos="567"/>
        </w:tabs>
        <w:suppressAutoHyphens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pacing w:val="-1"/>
          <w:lang w:eastAsia="ru-RU"/>
        </w:rPr>
      </w:pPr>
      <w:r w:rsidRPr="00562CD0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 xml:space="preserve">Учет оказанных Агентом услуг и расчет размера вознаграждения ведется Товариществом в личном кабинете Агента. </w:t>
      </w:r>
    </w:p>
    <w:p w:rsidR="000C07E0" w:rsidRPr="001600FF" w:rsidRDefault="000C07E0" w:rsidP="000C07E0">
      <w:pPr>
        <w:widowControl w:val="0"/>
        <w:shd w:val="clear" w:color="auto" w:fill="FFFFFF"/>
        <w:tabs>
          <w:tab w:val="left" w:pos="384"/>
        </w:tabs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0FF">
        <w:rPr>
          <w:rFonts w:ascii="Times New Roman" w:eastAsia="Times New Roman" w:hAnsi="Times New Roman" w:cs="Times New Roman"/>
          <w:color w:val="000000"/>
          <w:lang w:eastAsia="ru-RU"/>
        </w:rPr>
        <w:t xml:space="preserve">   </w:t>
      </w:r>
    </w:p>
    <w:p w:rsidR="000C07E0" w:rsidRPr="00562CD0" w:rsidRDefault="000C07E0" w:rsidP="000C07E0">
      <w:pPr>
        <w:widowControl w:val="0"/>
        <w:numPr>
          <w:ilvl w:val="0"/>
          <w:numId w:val="1"/>
        </w:numPr>
        <w:shd w:val="clear" w:color="auto" w:fill="FFFFFF"/>
        <w:tabs>
          <w:tab w:val="left" w:pos="216"/>
        </w:tabs>
        <w:suppressAutoHyphens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b/>
          <w:bCs/>
          <w:color w:val="000000"/>
          <w:spacing w:val="5"/>
          <w:lang w:eastAsia="ru-RU"/>
        </w:rPr>
      </w:pPr>
      <w:r w:rsidRPr="00562CD0">
        <w:rPr>
          <w:rFonts w:ascii="Times New Roman" w:eastAsia="Times New Roman" w:hAnsi="Times New Roman" w:cs="Times New Roman"/>
          <w:b/>
          <w:bCs/>
          <w:color w:val="000000"/>
          <w:spacing w:val="5"/>
          <w:lang w:eastAsia="ru-RU"/>
        </w:rPr>
        <w:t>ОТВЕТСТВЕННОСТЬ СТОРОН</w:t>
      </w:r>
    </w:p>
    <w:p w:rsidR="000C07E0" w:rsidRPr="00AF751E" w:rsidRDefault="000C07E0" w:rsidP="000C07E0">
      <w:pPr>
        <w:pStyle w:val="a3"/>
        <w:widowControl w:val="0"/>
        <w:numPr>
          <w:ilvl w:val="1"/>
          <w:numId w:val="1"/>
        </w:numPr>
        <w:shd w:val="clear" w:color="auto" w:fill="FFFFFF"/>
        <w:tabs>
          <w:tab w:val="clear" w:pos="3234"/>
          <w:tab w:val="left" w:pos="216"/>
          <w:tab w:val="num" w:pos="567"/>
        </w:tabs>
        <w:suppressAutoHyphens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pacing w:val="-1"/>
          <w:lang w:eastAsia="ru-RU"/>
        </w:rPr>
      </w:pPr>
      <w:r w:rsidRPr="00AF751E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>В случае невыполнения либо ненадлежащего выполнения Сторонами обязательств, приня</w:t>
      </w:r>
      <w:r w:rsidRPr="00AF751E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softHyphen/>
        <w:t xml:space="preserve">тых по настоящему Соглашению, Стороны несут ответственность в соответствии с условиями настоящего Соглашения и требованиями </w:t>
      </w:r>
      <w:r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 xml:space="preserve">действующего </w:t>
      </w:r>
      <w:r w:rsidRPr="00AF751E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>законодательства Республики Казахстан.</w:t>
      </w:r>
    </w:p>
    <w:p w:rsidR="000C07E0" w:rsidRPr="00AF751E" w:rsidRDefault="000C07E0" w:rsidP="000C07E0">
      <w:pPr>
        <w:pStyle w:val="a3"/>
        <w:widowControl w:val="0"/>
        <w:numPr>
          <w:ilvl w:val="1"/>
          <w:numId w:val="1"/>
        </w:numPr>
        <w:shd w:val="clear" w:color="auto" w:fill="FFFFFF"/>
        <w:tabs>
          <w:tab w:val="clear" w:pos="3234"/>
          <w:tab w:val="left" w:pos="216"/>
          <w:tab w:val="num" w:pos="567"/>
        </w:tabs>
        <w:suppressAutoHyphens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pacing w:val="-1"/>
          <w:lang w:eastAsia="ru-RU"/>
        </w:rPr>
      </w:pPr>
      <w:r w:rsidRPr="00AF751E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 xml:space="preserve">Агент несет ответственность перед Товариществом за </w:t>
      </w:r>
      <w:r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 xml:space="preserve">достоверность переданной информации о подписании Клиентом Документов, </w:t>
      </w:r>
      <w:r w:rsidRPr="00AF751E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 xml:space="preserve">несвоевременную и неполную доставку </w:t>
      </w:r>
      <w:r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>Д</w:t>
      </w:r>
      <w:r w:rsidRPr="00AF751E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 xml:space="preserve">окументов. В случае </w:t>
      </w:r>
      <w:r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 xml:space="preserve">отсутствия, </w:t>
      </w:r>
      <w:r w:rsidRPr="00AF751E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 xml:space="preserve">утраты и/или порчи </w:t>
      </w:r>
      <w:r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>Д</w:t>
      </w:r>
      <w:r w:rsidRPr="00AF751E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 xml:space="preserve">окументов по вине Агента, Агент </w:t>
      </w:r>
      <w:r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 xml:space="preserve">обязуется подписать аналогичные Документы у Клиента или, в случае отказа Клиента, выплачивает Товариществу </w:t>
      </w:r>
      <w:r w:rsidRPr="00AF751E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 xml:space="preserve">штраф в размере </w:t>
      </w:r>
      <w:r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 xml:space="preserve">суммы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>микрокредита</w:t>
      </w:r>
      <w:proofErr w:type="spellEnd"/>
      <w:r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 xml:space="preserve">, включая вознаграждение, неустойку и прочие расходы, начисленные Товариществом на момент закрытия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>микрокредита</w:t>
      </w:r>
      <w:proofErr w:type="spellEnd"/>
      <w:r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>.</w:t>
      </w:r>
      <w:r w:rsidRPr="00AF751E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 xml:space="preserve"> </w:t>
      </w:r>
    </w:p>
    <w:p w:rsidR="000C07E0" w:rsidRPr="00AF751E" w:rsidRDefault="000C07E0" w:rsidP="000C07E0">
      <w:pPr>
        <w:pStyle w:val="a3"/>
        <w:widowControl w:val="0"/>
        <w:numPr>
          <w:ilvl w:val="1"/>
          <w:numId w:val="1"/>
        </w:numPr>
        <w:shd w:val="clear" w:color="auto" w:fill="FFFFFF"/>
        <w:tabs>
          <w:tab w:val="clear" w:pos="3234"/>
          <w:tab w:val="left" w:pos="216"/>
          <w:tab w:val="num" w:pos="567"/>
        </w:tabs>
        <w:suppressAutoHyphens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pacing w:val="-1"/>
          <w:lang w:eastAsia="ru-RU"/>
        </w:rPr>
      </w:pPr>
      <w:r w:rsidRPr="00AF751E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>Агент несет полную ответственность перед Товариществом и покрывает убытки (расходы) Товарищества, в том числе возникшие в результате предъявления Товариществу третьими лицами требований и претензий, в полном объеме. При этом</w:t>
      </w:r>
      <w:proofErr w:type="gramStart"/>
      <w:r w:rsidRPr="00AF751E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>,</w:t>
      </w:r>
      <w:proofErr w:type="gramEnd"/>
      <w:r w:rsidRPr="00AF751E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 xml:space="preserve"> ответственность Агента перед Товариществом </w:t>
      </w:r>
      <w:r w:rsidRPr="001600FF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>возникает за</w:t>
      </w:r>
      <w:r w:rsidRPr="00AF751E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 xml:space="preserve"> неправомерность и/или несвоевременность и/или ошибочные действия по проведению мероприятий, указанных в разделе 2 и пункте 3.2. настоящего Соглашения.</w:t>
      </w:r>
    </w:p>
    <w:p w:rsidR="000C07E0" w:rsidRPr="00AF751E" w:rsidRDefault="000C07E0" w:rsidP="000C07E0">
      <w:pPr>
        <w:pStyle w:val="a3"/>
        <w:widowControl w:val="0"/>
        <w:numPr>
          <w:ilvl w:val="1"/>
          <w:numId w:val="1"/>
        </w:numPr>
        <w:shd w:val="clear" w:color="auto" w:fill="FFFFFF"/>
        <w:tabs>
          <w:tab w:val="clear" w:pos="3234"/>
          <w:tab w:val="left" w:pos="216"/>
          <w:tab w:val="num" w:pos="567"/>
        </w:tabs>
        <w:suppressAutoHyphens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pacing w:val="-1"/>
          <w:lang w:eastAsia="ru-RU"/>
        </w:rPr>
      </w:pPr>
      <w:r w:rsidRPr="00AF751E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>Агент несет ответственность за недействительность, недостоверность и/или несоответствие действительности  по предоставляемой им Товариществу информации (ложная информация) о себе, о выполненной работе, об оказанной в рамках настоящего Соглашения услуге.</w:t>
      </w:r>
    </w:p>
    <w:p w:rsidR="000C07E0" w:rsidRPr="00AF751E" w:rsidRDefault="000C07E0" w:rsidP="000C07E0">
      <w:pPr>
        <w:pStyle w:val="a3"/>
        <w:widowControl w:val="0"/>
        <w:numPr>
          <w:ilvl w:val="1"/>
          <w:numId w:val="1"/>
        </w:numPr>
        <w:shd w:val="clear" w:color="auto" w:fill="FFFFFF"/>
        <w:tabs>
          <w:tab w:val="clear" w:pos="3234"/>
          <w:tab w:val="left" w:pos="216"/>
          <w:tab w:val="num" w:pos="567"/>
        </w:tabs>
        <w:suppressAutoHyphens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pacing w:val="-1"/>
          <w:lang w:eastAsia="ru-RU"/>
        </w:rPr>
      </w:pPr>
      <w:proofErr w:type="gramStart"/>
      <w:r w:rsidRPr="00AF751E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 xml:space="preserve">Агент несет перед Товариществом полную ответственность за все свои действия/бездействие (в том числе действия/бездействие своих работников), в результате которых Товариществу и/или его Клиенту либо третьим лицам причинен ущерб, убытки, либо допущено умышленное и/или неумышленное искажение, утрата, порча, хищение документов, информации (вкл. конфиденциальной), </w:t>
      </w:r>
      <w:ins w:id="1" w:author="Сергей Бойко" w:date="2019-11-26T11:27:00Z">
        <w:r w:rsidR="00EB3942">
          <w:rPr>
            <w:rFonts w:ascii="Times New Roman" w:eastAsia="Times New Roman" w:hAnsi="Times New Roman" w:cs="Times New Roman"/>
            <w:color w:val="000000"/>
            <w:spacing w:val="-1"/>
            <w:lang w:eastAsia="ru-RU"/>
          </w:rPr>
          <w:t xml:space="preserve">незаконные </w:t>
        </w:r>
        <w:r w:rsidR="00EB3942">
          <w:rPr>
            <w:rFonts w:ascii="Times New Roman" w:eastAsia="Times New Roman" w:hAnsi="Times New Roman" w:cs="Times New Roman"/>
            <w:color w:val="000000"/>
            <w:spacing w:val="-1"/>
            <w:lang w:eastAsia="ru-RU"/>
          </w:rPr>
          <w:t>взимания</w:t>
        </w:r>
        <w:r w:rsidR="00EB3942">
          <w:rPr>
            <w:rFonts w:ascii="Times New Roman" w:eastAsia="Times New Roman" w:hAnsi="Times New Roman" w:cs="Times New Roman"/>
            <w:color w:val="000000"/>
            <w:spacing w:val="-1"/>
            <w:lang w:eastAsia="ru-RU"/>
          </w:rPr>
          <w:t xml:space="preserve"> денежных средств с заемщиков</w:t>
        </w:r>
        <w:r w:rsidR="00EB3942">
          <w:rPr>
            <w:rFonts w:ascii="Times New Roman" w:eastAsia="Times New Roman" w:hAnsi="Times New Roman" w:cs="Times New Roman"/>
            <w:color w:val="000000"/>
            <w:spacing w:val="-1"/>
            <w:lang w:eastAsia="ru-RU"/>
          </w:rPr>
          <w:t>,</w:t>
        </w:r>
        <w:r w:rsidR="00EB3942" w:rsidRPr="00AF751E">
          <w:rPr>
            <w:rFonts w:ascii="Times New Roman" w:eastAsia="Times New Roman" w:hAnsi="Times New Roman" w:cs="Times New Roman"/>
            <w:color w:val="000000"/>
            <w:spacing w:val="-1"/>
            <w:lang w:eastAsia="ru-RU"/>
          </w:rPr>
          <w:t xml:space="preserve"> </w:t>
        </w:r>
      </w:ins>
      <w:r w:rsidRPr="00AF751E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>либо возникло неисполнение и/или ненадлежащее исполнение обязательств</w:t>
      </w:r>
      <w:proofErr w:type="gramEnd"/>
      <w:r w:rsidRPr="00AF751E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 xml:space="preserve"> Клиентами перед Товариществом, либо любое иное последствие в любой форме, причинившее Товариществу прямой действительный ущерб/ убытки, а также упущенную выгоду.</w:t>
      </w:r>
    </w:p>
    <w:p w:rsidR="000C07E0" w:rsidRPr="001600FF" w:rsidRDefault="000C07E0" w:rsidP="000C07E0">
      <w:pPr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:rsidR="000C07E0" w:rsidRPr="00717F79" w:rsidRDefault="000C07E0" w:rsidP="000C07E0">
      <w:pPr>
        <w:widowControl w:val="0"/>
        <w:numPr>
          <w:ilvl w:val="0"/>
          <w:numId w:val="1"/>
        </w:numPr>
        <w:shd w:val="clear" w:color="auto" w:fill="FFFFFF"/>
        <w:tabs>
          <w:tab w:val="left" w:pos="216"/>
        </w:tabs>
        <w:suppressAutoHyphens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b/>
          <w:bCs/>
          <w:color w:val="000000"/>
          <w:spacing w:val="5"/>
          <w:lang w:eastAsia="ru-RU"/>
        </w:rPr>
      </w:pPr>
      <w:r w:rsidRPr="00717F79">
        <w:rPr>
          <w:rFonts w:ascii="Times New Roman" w:eastAsia="Times New Roman" w:hAnsi="Times New Roman" w:cs="Times New Roman"/>
          <w:b/>
          <w:bCs/>
          <w:color w:val="000000"/>
          <w:spacing w:val="5"/>
          <w:lang w:eastAsia="ru-RU"/>
        </w:rPr>
        <w:t>ФОРС-МАЖОР</w:t>
      </w:r>
    </w:p>
    <w:p w:rsidR="000C07E0" w:rsidRPr="00717F79" w:rsidRDefault="000C07E0" w:rsidP="000C07E0">
      <w:pPr>
        <w:pStyle w:val="a3"/>
        <w:widowControl w:val="0"/>
        <w:numPr>
          <w:ilvl w:val="1"/>
          <w:numId w:val="1"/>
        </w:numPr>
        <w:shd w:val="clear" w:color="auto" w:fill="FFFFFF"/>
        <w:tabs>
          <w:tab w:val="clear" w:pos="3234"/>
          <w:tab w:val="left" w:pos="216"/>
          <w:tab w:val="num" w:pos="567"/>
        </w:tabs>
        <w:suppressAutoHyphens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pacing w:val="-1"/>
          <w:lang w:eastAsia="ru-RU"/>
        </w:rPr>
      </w:pPr>
      <w:r w:rsidRPr="00717F79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 xml:space="preserve">При наступлении обстоятельств невозможности полного или частичного исполнения любой из Сторон своих обязательств по настоящему Соглашению, а именно: по любой причине, находящейся вне разумного контроля Стороны (далее - Форс-мажор), включая, </w:t>
      </w:r>
      <w:proofErr w:type="gramStart"/>
      <w:r w:rsidRPr="00717F79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>но</w:t>
      </w:r>
      <w:proofErr w:type="gramEnd"/>
      <w:r w:rsidRPr="00717F79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 xml:space="preserve"> не ограничиваясь: пожары природного характера, сти</w:t>
      </w:r>
      <w:r w:rsidRPr="00717F79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softHyphen/>
        <w:t>хийные бедствия, забастовки, войны, военные операции любого характера, блокады, неспособность банковской системы надлежащим образом осуществлять свою деятельность, введения уполномо</w:t>
      </w:r>
      <w:r w:rsidRPr="00717F79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softHyphen/>
        <w:t>ченными государственными органами моратория, срок исполнения обязательств по настоящему Со</w:t>
      </w:r>
      <w:r w:rsidRPr="00717F79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softHyphen/>
        <w:t>глашению отодвигается соразмерно времени, в течение которого будут действовать такие обстоя</w:t>
      </w:r>
      <w:r w:rsidRPr="00717F79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softHyphen/>
        <w:t>тельства.</w:t>
      </w:r>
    </w:p>
    <w:p w:rsidR="000C07E0" w:rsidRPr="00717F79" w:rsidRDefault="000C07E0" w:rsidP="000C07E0">
      <w:pPr>
        <w:pStyle w:val="a3"/>
        <w:widowControl w:val="0"/>
        <w:numPr>
          <w:ilvl w:val="1"/>
          <w:numId w:val="1"/>
        </w:numPr>
        <w:shd w:val="clear" w:color="auto" w:fill="FFFFFF"/>
        <w:tabs>
          <w:tab w:val="clear" w:pos="3234"/>
          <w:tab w:val="left" w:pos="216"/>
          <w:tab w:val="num" w:pos="567"/>
        </w:tabs>
        <w:suppressAutoHyphens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pacing w:val="-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>С</w:t>
      </w:r>
      <w:r w:rsidRPr="00717F79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>тороны не несут ответственности за последствия решений органов законодательной и исполни</w:t>
      </w:r>
      <w:r w:rsidRPr="001600FF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 xml:space="preserve">тельной власти Республики Казахстан, которые делают невозможным для одной из Сторон либо </w:t>
      </w:r>
      <w:r w:rsidRPr="00717F79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 xml:space="preserve">обеих Сторон выполнение своих обязательств по настоящему Соглашению. </w:t>
      </w:r>
    </w:p>
    <w:p w:rsidR="000C07E0" w:rsidRPr="00717F79" w:rsidRDefault="000C07E0" w:rsidP="000C07E0">
      <w:pPr>
        <w:pStyle w:val="a3"/>
        <w:widowControl w:val="0"/>
        <w:numPr>
          <w:ilvl w:val="1"/>
          <w:numId w:val="1"/>
        </w:numPr>
        <w:shd w:val="clear" w:color="auto" w:fill="FFFFFF"/>
        <w:tabs>
          <w:tab w:val="clear" w:pos="3234"/>
          <w:tab w:val="left" w:pos="216"/>
          <w:tab w:val="num" w:pos="567"/>
        </w:tabs>
        <w:suppressAutoHyphens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pacing w:val="-1"/>
          <w:lang w:eastAsia="ru-RU"/>
        </w:rPr>
      </w:pPr>
      <w:r w:rsidRPr="00717F79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>Сторона, для которой создалась невозможность исполнения обязательств по настоящему Согла</w:t>
      </w:r>
      <w:r w:rsidRPr="001600FF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>шению, обязана письменно в срок не позднее 10 (десяти) календарных дней со дня наступления форс-мажорных обстоя</w:t>
      </w:r>
      <w:r w:rsidRPr="001600FF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softHyphen/>
      </w:r>
      <w:r w:rsidRPr="00717F79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>тельств известить об этом другую Сторону. Несвоевременное извещение по вине какой</w:t>
      </w:r>
      <w:r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>-</w:t>
      </w:r>
      <w:r w:rsidRPr="00717F79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>либо Сто</w:t>
      </w:r>
      <w:r w:rsidRPr="00717F79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softHyphen/>
        <w:t xml:space="preserve">роны другой Стороны об обстоятельствах непреодолимой силы </w:t>
      </w:r>
      <w:r w:rsidRPr="00717F79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lastRenderedPageBreak/>
        <w:t>лишает соответствующую Сторону права ссылаться на них в будущем.</w:t>
      </w:r>
    </w:p>
    <w:p w:rsidR="000C07E0" w:rsidRPr="00717F79" w:rsidRDefault="000C07E0" w:rsidP="000C07E0">
      <w:pPr>
        <w:pStyle w:val="a3"/>
        <w:widowControl w:val="0"/>
        <w:numPr>
          <w:ilvl w:val="1"/>
          <w:numId w:val="1"/>
        </w:numPr>
        <w:shd w:val="clear" w:color="auto" w:fill="FFFFFF"/>
        <w:tabs>
          <w:tab w:val="clear" w:pos="3234"/>
          <w:tab w:val="left" w:pos="216"/>
          <w:tab w:val="num" w:pos="567"/>
        </w:tabs>
        <w:suppressAutoHyphens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pacing w:val="-1"/>
          <w:lang w:eastAsia="ru-RU"/>
        </w:rPr>
      </w:pPr>
      <w:r w:rsidRPr="00717F79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 xml:space="preserve">Доказательством наличия форс-мажорных обстоятельств и их продолжительности могут служить справки, выданные соответствующими торгово-промышленными палатами Республики Казахстан. Обстоятельства, носящие публичный характер, не требуют письменного подтверждения. </w:t>
      </w:r>
    </w:p>
    <w:p w:rsidR="000C07E0" w:rsidRPr="00717F79" w:rsidRDefault="000C07E0" w:rsidP="000C07E0">
      <w:pPr>
        <w:pStyle w:val="a3"/>
        <w:widowControl w:val="0"/>
        <w:numPr>
          <w:ilvl w:val="1"/>
          <w:numId w:val="1"/>
        </w:numPr>
        <w:shd w:val="clear" w:color="auto" w:fill="FFFFFF"/>
        <w:tabs>
          <w:tab w:val="clear" w:pos="3234"/>
          <w:tab w:val="left" w:pos="216"/>
          <w:tab w:val="num" w:pos="567"/>
        </w:tabs>
        <w:suppressAutoHyphens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pacing w:val="-1"/>
          <w:lang w:eastAsia="ru-RU"/>
        </w:rPr>
      </w:pPr>
      <w:r w:rsidRPr="00717F79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>В случае если обстоятельства, указанные в пункте 6.1 настоящего Соглашения, будут длиться более 2 (двух) календарных недель подряд Стороны вправе отказаться от дальнейшего выполнения обязательств по на</w:t>
      </w:r>
      <w:r w:rsidRPr="00717F79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softHyphen/>
        <w:t xml:space="preserve">стоящему Соглашению. При этом Соглашение будет считаться расторгнутым только после проведения между Сторонами всех финансовых и других взаиморасчетов. </w:t>
      </w:r>
    </w:p>
    <w:p w:rsidR="000C07E0" w:rsidRPr="001600FF" w:rsidRDefault="000C07E0" w:rsidP="000C07E0">
      <w:pPr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:rsidR="000C07E0" w:rsidRPr="00717F79" w:rsidRDefault="000C07E0" w:rsidP="000C07E0">
      <w:pPr>
        <w:widowControl w:val="0"/>
        <w:numPr>
          <w:ilvl w:val="0"/>
          <w:numId w:val="1"/>
        </w:numPr>
        <w:shd w:val="clear" w:color="auto" w:fill="FFFFFF"/>
        <w:tabs>
          <w:tab w:val="left" w:pos="216"/>
        </w:tabs>
        <w:suppressAutoHyphens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b/>
          <w:bCs/>
          <w:color w:val="000000"/>
          <w:spacing w:val="5"/>
          <w:lang w:eastAsia="ru-RU"/>
        </w:rPr>
      </w:pPr>
      <w:r w:rsidRPr="00717F79">
        <w:rPr>
          <w:rFonts w:ascii="Times New Roman" w:eastAsia="Times New Roman" w:hAnsi="Times New Roman" w:cs="Times New Roman"/>
          <w:b/>
          <w:bCs/>
          <w:color w:val="000000"/>
          <w:spacing w:val="5"/>
          <w:lang w:eastAsia="ru-RU"/>
        </w:rPr>
        <w:t>СРОК ДЕЙСТВИЯ И ПОРЯДОК РАСТОРЖЕНИЯ СОГЛАШЕНИЯ</w:t>
      </w:r>
    </w:p>
    <w:p w:rsidR="000C07E0" w:rsidRPr="00717F79" w:rsidRDefault="000C07E0" w:rsidP="000C07E0">
      <w:pPr>
        <w:pStyle w:val="a3"/>
        <w:widowControl w:val="0"/>
        <w:numPr>
          <w:ilvl w:val="1"/>
          <w:numId w:val="1"/>
        </w:numPr>
        <w:shd w:val="clear" w:color="auto" w:fill="FFFFFF"/>
        <w:tabs>
          <w:tab w:val="clear" w:pos="3234"/>
          <w:tab w:val="left" w:pos="216"/>
          <w:tab w:val="num" w:pos="567"/>
        </w:tabs>
        <w:suppressAutoHyphens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pacing w:val="-1"/>
          <w:lang w:eastAsia="ru-RU"/>
        </w:rPr>
      </w:pPr>
      <w:r w:rsidRPr="00717F79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 xml:space="preserve">Настоящее Соглашение вступает в силу </w:t>
      </w:r>
      <w:proofErr w:type="gramStart"/>
      <w:r w:rsidRPr="00717F79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 xml:space="preserve"> </w:t>
      </w:r>
      <w:r w:rsidRPr="00717F79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>даты</w:t>
      </w:r>
      <w:proofErr w:type="gramEnd"/>
      <w:r w:rsidRPr="00717F79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 xml:space="preserve"> его подписания уполномоченными представителями обеих Сторо</w:t>
      </w:r>
      <w:r w:rsidRPr="00717F79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softHyphen/>
        <w:t xml:space="preserve">н и действует </w:t>
      </w:r>
      <w:r w:rsidRPr="000C07E0">
        <w:rPr>
          <w:rFonts w:ascii="Times New Roman" w:eastAsia="Times New Roman" w:hAnsi="Times New Roman" w:cs="Times New Roman"/>
          <w:color w:val="000000"/>
          <w:spacing w:val="-1"/>
          <w:highlight w:val="yellow"/>
          <w:lang w:eastAsia="ru-RU"/>
        </w:rPr>
        <w:t>до «__» ____ 201_ года.</w:t>
      </w:r>
      <w:r w:rsidRPr="00717F79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 xml:space="preserve"> </w:t>
      </w:r>
    </w:p>
    <w:p w:rsidR="000C07E0" w:rsidRPr="00717F79" w:rsidRDefault="000C07E0" w:rsidP="000C07E0">
      <w:pPr>
        <w:pStyle w:val="a3"/>
        <w:widowControl w:val="0"/>
        <w:numPr>
          <w:ilvl w:val="1"/>
          <w:numId w:val="1"/>
        </w:numPr>
        <w:shd w:val="clear" w:color="auto" w:fill="FFFFFF"/>
        <w:tabs>
          <w:tab w:val="clear" w:pos="3234"/>
          <w:tab w:val="left" w:pos="216"/>
          <w:tab w:val="num" w:pos="567"/>
        </w:tabs>
        <w:suppressAutoHyphens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pacing w:val="-1"/>
          <w:lang w:eastAsia="ru-RU"/>
        </w:rPr>
      </w:pPr>
      <w:r w:rsidRPr="00717F79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>Настоящее Соглашение может быть расторгнуто по инициативе любой из Сторон с письмен</w:t>
      </w:r>
      <w:r w:rsidRPr="00717F79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softHyphen/>
        <w:t>ным уведомлением другой Стороны в срок, не позднее, чем за 10 (десять) календарных дней до предполагаемой даты расторжения, при этом Стороны обязуются выполнить полностью взятые на себя обязательства до даты расторжения настоящего Соглашения.</w:t>
      </w:r>
    </w:p>
    <w:p w:rsidR="000C07E0" w:rsidRPr="00717F79" w:rsidRDefault="000C07E0" w:rsidP="000C07E0">
      <w:pPr>
        <w:pStyle w:val="a3"/>
        <w:widowControl w:val="0"/>
        <w:numPr>
          <w:ilvl w:val="1"/>
          <w:numId w:val="1"/>
        </w:numPr>
        <w:shd w:val="clear" w:color="auto" w:fill="FFFFFF"/>
        <w:tabs>
          <w:tab w:val="clear" w:pos="3234"/>
          <w:tab w:val="left" w:pos="216"/>
          <w:tab w:val="num" w:pos="567"/>
        </w:tabs>
        <w:suppressAutoHyphens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pacing w:val="-1"/>
          <w:lang w:eastAsia="ru-RU"/>
        </w:rPr>
      </w:pPr>
      <w:r w:rsidRPr="00717F79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>В случае расторжения настоящего Соглашения по любым основаниям Агент возвращает Товариществу все материалы, оборудование и документы, полученные им для целей оказания услуг в соответствии с настоящим Соглашением в течение 10 (десяти)  календарных дней до дня расторжения Соглашения.</w:t>
      </w:r>
    </w:p>
    <w:p w:rsidR="000C07E0" w:rsidRPr="00717F79" w:rsidRDefault="000C07E0" w:rsidP="000C07E0">
      <w:pPr>
        <w:pStyle w:val="a3"/>
        <w:widowControl w:val="0"/>
        <w:numPr>
          <w:ilvl w:val="1"/>
          <w:numId w:val="1"/>
        </w:numPr>
        <w:shd w:val="clear" w:color="auto" w:fill="FFFFFF"/>
        <w:tabs>
          <w:tab w:val="clear" w:pos="3234"/>
          <w:tab w:val="left" w:pos="216"/>
          <w:tab w:val="num" w:pos="567"/>
        </w:tabs>
        <w:suppressAutoHyphens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pacing w:val="-1"/>
          <w:lang w:eastAsia="ru-RU"/>
        </w:rPr>
      </w:pPr>
      <w:r w:rsidRPr="00717F79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>Расторжение настоящего Соглашения не снимает с Агента ответственности, предусмотренной разделом 5 настоящего Соглашения.</w:t>
      </w:r>
    </w:p>
    <w:p w:rsidR="000C07E0" w:rsidRPr="00717F79" w:rsidRDefault="000C07E0" w:rsidP="000C07E0">
      <w:pPr>
        <w:pStyle w:val="a3"/>
        <w:widowControl w:val="0"/>
        <w:numPr>
          <w:ilvl w:val="1"/>
          <w:numId w:val="1"/>
        </w:numPr>
        <w:shd w:val="clear" w:color="auto" w:fill="FFFFFF"/>
        <w:tabs>
          <w:tab w:val="clear" w:pos="3234"/>
          <w:tab w:val="left" w:pos="216"/>
          <w:tab w:val="num" w:pos="567"/>
        </w:tabs>
        <w:suppressAutoHyphens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pacing w:val="-1"/>
          <w:lang w:eastAsia="ru-RU"/>
        </w:rPr>
      </w:pPr>
      <w:r w:rsidRPr="00717F79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 xml:space="preserve">Агент согласен, что в случае расторжения настоящего Соглашения по любым основаниям Товарищество вправе информировать о расторжении партнерских отношений с Агентом через средства массовой информации или другие источники. По усмотрению Товарищества указанная информация может содержать конкретные данные, идентифицирующие личность или определяющие Агента, в том числе с возможностью размещения фотографий Агента. </w:t>
      </w:r>
    </w:p>
    <w:p w:rsidR="000C07E0" w:rsidRPr="001600FF" w:rsidRDefault="000C07E0" w:rsidP="000C07E0">
      <w:pPr>
        <w:tabs>
          <w:tab w:val="left" w:pos="0"/>
          <w:tab w:val="left" w:pos="567"/>
        </w:tabs>
        <w:suppressAutoHyphens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pacing w:val="-1"/>
          <w:lang w:eastAsia="ru-RU"/>
        </w:rPr>
      </w:pPr>
    </w:p>
    <w:p w:rsidR="000C07E0" w:rsidRPr="00717F79" w:rsidRDefault="000C07E0" w:rsidP="000C07E0">
      <w:pPr>
        <w:widowControl w:val="0"/>
        <w:numPr>
          <w:ilvl w:val="0"/>
          <w:numId w:val="1"/>
        </w:numPr>
        <w:shd w:val="clear" w:color="auto" w:fill="FFFFFF"/>
        <w:tabs>
          <w:tab w:val="left" w:pos="216"/>
        </w:tabs>
        <w:suppressAutoHyphens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b/>
          <w:bCs/>
          <w:color w:val="000000"/>
          <w:spacing w:val="5"/>
          <w:lang w:eastAsia="ru-RU"/>
        </w:rPr>
      </w:pPr>
      <w:r w:rsidRPr="00717F79">
        <w:rPr>
          <w:rFonts w:ascii="Times New Roman" w:eastAsia="Times New Roman" w:hAnsi="Times New Roman" w:cs="Times New Roman"/>
          <w:b/>
          <w:bCs/>
          <w:color w:val="000000"/>
          <w:spacing w:val="5"/>
          <w:lang w:eastAsia="ru-RU"/>
        </w:rPr>
        <w:t>ПОРЯДОК РАЗРЕШЕНИЯ СПОРОВ</w:t>
      </w:r>
    </w:p>
    <w:p w:rsidR="000C07E0" w:rsidRPr="00177BEF" w:rsidRDefault="000C07E0" w:rsidP="000C07E0">
      <w:pPr>
        <w:pStyle w:val="a3"/>
        <w:widowControl w:val="0"/>
        <w:numPr>
          <w:ilvl w:val="1"/>
          <w:numId w:val="1"/>
        </w:numPr>
        <w:shd w:val="clear" w:color="auto" w:fill="FFFFFF"/>
        <w:tabs>
          <w:tab w:val="clear" w:pos="3234"/>
          <w:tab w:val="left" w:pos="216"/>
          <w:tab w:val="num" w:pos="567"/>
        </w:tabs>
        <w:suppressAutoHyphens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pacing w:val="-1"/>
          <w:lang w:eastAsia="ru-RU"/>
        </w:rPr>
      </w:pPr>
      <w:r w:rsidRPr="00177BEF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>Все споры, возникающие между Сторонами в связи с исполнением настоящего Соглашения, разрешаются посред</w:t>
      </w:r>
      <w:r w:rsidRPr="00177BEF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softHyphen/>
        <w:t>ством переговоров. Разногласия, по которым Стороны не достигли договоренности, разрешаются в судебном порядке в соответствии с законодательством Республики Казахстан.</w:t>
      </w:r>
    </w:p>
    <w:p w:rsidR="000C07E0" w:rsidRPr="00177BEF" w:rsidRDefault="000C07E0" w:rsidP="000C07E0">
      <w:pPr>
        <w:pStyle w:val="a3"/>
        <w:widowControl w:val="0"/>
        <w:numPr>
          <w:ilvl w:val="1"/>
          <w:numId w:val="1"/>
        </w:numPr>
        <w:shd w:val="clear" w:color="auto" w:fill="FFFFFF"/>
        <w:tabs>
          <w:tab w:val="clear" w:pos="3234"/>
          <w:tab w:val="left" w:pos="216"/>
          <w:tab w:val="num" w:pos="567"/>
        </w:tabs>
        <w:suppressAutoHyphens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pacing w:val="-1"/>
          <w:lang w:eastAsia="ru-RU"/>
        </w:rPr>
      </w:pPr>
      <w:r w:rsidRPr="00177BEF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 xml:space="preserve">Стороны пришли к согласию рассматривать все споры (разногласия), возникающие в связи и по поводу настоящего Соглашения, в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>Медеуском</w:t>
      </w:r>
      <w:proofErr w:type="spellEnd"/>
      <w:r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 xml:space="preserve"> районном суде г. Алматы (договорная подсудность)</w:t>
      </w:r>
      <w:r w:rsidRPr="00177BEF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 xml:space="preserve">.                            </w:t>
      </w:r>
    </w:p>
    <w:p w:rsidR="000C07E0" w:rsidRDefault="000C07E0" w:rsidP="000C07E0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-3"/>
          <w:lang w:eastAsia="ru-RU"/>
        </w:rPr>
      </w:pPr>
    </w:p>
    <w:p w:rsidR="000C07E0" w:rsidRPr="001600FF" w:rsidRDefault="000C07E0" w:rsidP="000C07E0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-3"/>
          <w:lang w:eastAsia="ru-RU"/>
        </w:rPr>
      </w:pPr>
    </w:p>
    <w:p w:rsidR="000C07E0" w:rsidRPr="00177BEF" w:rsidRDefault="000C07E0" w:rsidP="000C07E0">
      <w:pPr>
        <w:widowControl w:val="0"/>
        <w:numPr>
          <w:ilvl w:val="0"/>
          <w:numId w:val="1"/>
        </w:numPr>
        <w:shd w:val="clear" w:color="auto" w:fill="FFFFFF"/>
        <w:tabs>
          <w:tab w:val="left" w:pos="216"/>
        </w:tabs>
        <w:suppressAutoHyphens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b/>
          <w:bCs/>
          <w:color w:val="000000"/>
          <w:spacing w:val="5"/>
          <w:lang w:eastAsia="ru-RU"/>
        </w:rPr>
      </w:pPr>
      <w:r w:rsidRPr="00177BEF">
        <w:rPr>
          <w:rFonts w:ascii="Times New Roman" w:eastAsia="Times New Roman" w:hAnsi="Times New Roman" w:cs="Times New Roman"/>
          <w:b/>
          <w:bCs/>
          <w:color w:val="000000"/>
          <w:spacing w:val="5"/>
          <w:lang w:eastAsia="ru-RU"/>
        </w:rPr>
        <w:t>ПРОЧИЕ УСЛОВИЯ СОГЛАШЕНИЯ</w:t>
      </w:r>
    </w:p>
    <w:p w:rsidR="000C07E0" w:rsidRPr="00177BEF" w:rsidRDefault="000C07E0" w:rsidP="000C07E0">
      <w:pPr>
        <w:pStyle w:val="a3"/>
        <w:widowControl w:val="0"/>
        <w:numPr>
          <w:ilvl w:val="1"/>
          <w:numId w:val="1"/>
        </w:numPr>
        <w:shd w:val="clear" w:color="auto" w:fill="FFFFFF"/>
        <w:tabs>
          <w:tab w:val="clear" w:pos="3234"/>
          <w:tab w:val="left" w:pos="216"/>
          <w:tab w:val="num" w:pos="567"/>
        </w:tabs>
        <w:suppressAutoHyphens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pacing w:val="-1"/>
          <w:lang w:eastAsia="ru-RU"/>
        </w:rPr>
      </w:pPr>
      <w:r w:rsidRPr="00177BEF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>Во всем остальном, что прямо не предусмотрено настоящим Соглашением, Стороны руководствуются</w:t>
      </w:r>
      <w:r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 xml:space="preserve"> действующим</w:t>
      </w:r>
      <w:r w:rsidRPr="00177BEF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 xml:space="preserve"> законодательством Республики Казахстан.</w:t>
      </w:r>
    </w:p>
    <w:p w:rsidR="000C07E0" w:rsidRPr="00177BEF" w:rsidRDefault="000C07E0" w:rsidP="000C07E0">
      <w:pPr>
        <w:pStyle w:val="a3"/>
        <w:widowControl w:val="0"/>
        <w:numPr>
          <w:ilvl w:val="1"/>
          <w:numId w:val="1"/>
        </w:numPr>
        <w:shd w:val="clear" w:color="auto" w:fill="FFFFFF"/>
        <w:tabs>
          <w:tab w:val="clear" w:pos="3234"/>
          <w:tab w:val="left" w:pos="216"/>
          <w:tab w:val="num" w:pos="567"/>
        </w:tabs>
        <w:suppressAutoHyphens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pacing w:val="-1"/>
          <w:lang w:eastAsia="ru-RU"/>
        </w:rPr>
      </w:pPr>
      <w:r w:rsidRPr="00177BEF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>В случае изменения места нахождения Стороны, е</w:t>
      </w:r>
      <w:r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>ё</w:t>
      </w:r>
      <w:r w:rsidRPr="00177BEF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 xml:space="preserve"> банковских реквизитов, данная Сторона обязана не позднее 3 (трех) банковских дней письменно известить об этом другую Сторону. </w:t>
      </w:r>
    </w:p>
    <w:p w:rsidR="000C07E0" w:rsidRPr="00177BEF" w:rsidRDefault="000C07E0" w:rsidP="000C07E0">
      <w:pPr>
        <w:pStyle w:val="a3"/>
        <w:widowControl w:val="0"/>
        <w:numPr>
          <w:ilvl w:val="1"/>
          <w:numId w:val="1"/>
        </w:numPr>
        <w:shd w:val="clear" w:color="auto" w:fill="FFFFFF"/>
        <w:tabs>
          <w:tab w:val="clear" w:pos="3234"/>
          <w:tab w:val="left" w:pos="216"/>
          <w:tab w:val="num" w:pos="567"/>
        </w:tabs>
        <w:suppressAutoHyphens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pacing w:val="-1"/>
          <w:lang w:eastAsia="ru-RU"/>
        </w:rPr>
      </w:pPr>
      <w:r w:rsidRPr="00177BEF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>Любое уведомление или запрос, требуемые или составленные в рамках настоящего Соглашения для Товарищества или для Агента, представляются в письменном виде. Такое уведомление или запрос рас</w:t>
      </w:r>
      <w:r w:rsidRPr="00177BEF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softHyphen/>
        <w:t xml:space="preserve">сматриваются как должным </w:t>
      </w:r>
      <w:proofErr w:type="gramStart"/>
      <w:r w:rsidRPr="00177BEF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>образом</w:t>
      </w:r>
      <w:proofErr w:type="gramEnd"/>
      <w:r w:rsidRPr="00177BEF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 xml:space="preserve"> представленным или направленным, если они вручены лично, </w:t>
      </w:r>
      <w:r w:rsidRPr="001600FF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 xml:space="preserve">доставлены по почте, посредством электронной почты другой Стороне, которой требуется или </w:t>
      </w:r>
      <w:r w:rsidRPr="00177BEF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>разрешено передавать или составлять такое уведомление или запрос по адресу участвующей Сторо</w:t>
      </w:r>
      <w:r w:rsidRPr="00177BEF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softHyphen/>
        <w:t>ны, указанному в разделе 13 настоящего Соглашения.</w:t>
      </w:r>
    </w:p>
    <w:p w:rsidR="000C07E0" w:rsidRPr="00177BEF" w:rsidRDefault="000C07E0" w:rsidP="000C07E0">
      <w:pPr>
        <w:pStyle w:val="a3"/>
        <w:widowControl w:val="0"/>
        <w:numPr>
          <w:ilvl w:val="1"/>
          <w:numId w:val="1"/>
        </w:numPr>
        <w:shd w:val="clear" w:color="auto" w:fill="FFFFFF"/>
        <w:tabs>
          <w:tab w:val="clear" w:pos="3234"/>
          <w:tab w:val="left" w:pos="216"/>
          <w:tab w:val="num" w:pos="567"/>
        </w:tabs>
        <w:suppressAutoHyphens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pacing w:val="-1"/>
          <w:lang w:eastAsia="ru-RU"/>
        </w:rPr>
      </w:pPr>
      <w:r w:rsidRPr="00177BEF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>После подписания настоящего Соглашения все предыдущие обсуждения, гарантии и представления, а также вся переписка теряют юридическую силу.</w:t>
      </w:r>
    </w:p>
    <w:p w:rsidR="000C07E0" w:rsidRPr="00177BEF" w:rsidRDefault="000C07E0" w:rsidP="000C07E0">
      <w:pPr>
        <w:pStyle w:val="a3"/>
        <w:widowControl w:val="0"/>
        <w:numPr>
          <w:ilvl w:val="1"/>
          <w:numId w:val="1"/>
        </w:numPr>
        <w:shd w:val="clear" w:color="auto" w:fill="FFFFFF"/>
        <w:tabs>
          <w:tab w:val="clear" w:pos="3234"/>
          <w:tab w:val="left" w:pos="216"/>
          <w:tab w:val="num" w:pos="567"/>
        </w:tabs>
        <w:suppressAutoHyphens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pacing w:val="-1"/>
          <w:lang w:eastAsia="ru-RU"/>
        </w:rPr>
      </w:pPr>
      <w:r w:rsidRPr="00177BEF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 xml:space="preserve">Все Приложения к настоящему Соглашению являются его неотъемлемыми частями. </w:t>
      </w:r>
    </w:p>
    <w:p w:rsidR="000C07E0" w:rsidRPr="00177BEF" w:rsidRDefault="000C07E0" w:rsidP="000C07E0">
      <w:pPr>
        <w:pStyle w:val="a3"/>
        <w:widowControl w:val="0"/>
        <w:numPr>
          <w:ilvl w:val="1"/>
          <w:numId w:val="1"/>
        </w:numPr>
        <w:shd w:val="clear" w:color="auto" w:fill="FFFFFF"/>
        <w:tabs>
          <w:tab w:val="clear" w:pos="3234"/>
          <w:tab w:val="left" w:pos="216"/>
          <w:tab w:val="num" w:pos="567"/>
        </w:tabs>
        <w:suppressAutoHyphens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pacing w:val="-1"/>
          <w:lang w:eastAsia="ru-RU"/>
        </w:rPr>
      </w:pPr>
      <w:r w:rsidRPr="00177BEF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>Все изменения и дополнения к настоящему Соглашению будут иметь юридическую силу в том случае, если они оформлены в виде дополнительных соглашений и подписаны уполномоченными представителями обеих Сторон.</w:t>
      </w:r>
    </w:p>
    <w:p w:rsidR="000C07E0" w:rsidRPr="00177BEF" w:rsidRDefault="000C07E0" w:rsidP="000C07E0">
      <w:pPr>
        <w:pStyle w:val="a3"/>
        <w:widowControl w:val="0"/>
        <w:numPr>
          <w:ilvl w:val="1"/>
          <w:numId w:val="1"/>
        </w:numPr>
        <w:shd w:val="clear" w:color="auto" w:fill="FFFFFF"/>
        <w:tabs>
          <w:tab w:val="clear" w:pos="3234"/>
          <w:tab w:val="left" w:pos="216"/>
          <w:tab w:val="num" w:pos="567"/>
        </w:tabs>
        <w:suppressAutoHyphens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pacing w:val="-1"/>
          <w:lang w:eastAsia="ru-RU"/>
        </w:rPr>
      </w:pPr>
      <w:r w:rsidRPr="00177BEF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t xml:space="preserve">Стороны, действующие лично или через своих уполномоченных представителей, подписывают настоящее Соглашение в 2 (двух) идентичных экземплярах по одному экземпляру </w:t>
      </w:r>
      <w:r w:rsidRPr="00177BEF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lastRenderedPageBreak/>
        <w:t>для каждой Стороны, каж</w:t>
      </w:r>
      <w:r w:rsidRPr="00177BEF">
        <w:rPr>
          <w:rFonts w:ascii="Times New Roman" w:eastAsia="Times New Roman" w:hAnsi="Times New Roman" w:cs="Times New Roman"/>
          <w:color w:val="000000"/>
          <w:spacing w:val="-1"/>
          <w:lang w:eastAsia="ru-RU"/>
        </w:rPr>
        <w:softHyphen/>
        <w:t xml:space="preserve">дый из которых считается оригиналом и имеет равную юридическую силу. </w:t>
      </w:r>
    </w:p>
    <w:p w:rsidR="000C07E0" w:rsidRPr="001600FF" w:rsidRDefault="000C07E0" w:rsidP="000C07E0">
      <w:pPr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pacing w:val="-1"/>
          <w:lang w:eastAsia="ru-RU"/>
        </w:rPr>
      </w:pPr>
    </w:p>
    <w:p w:rsidR="000C07E0" w:rsidRDefault="000C07E0" w:rsidP="000C07E0">
      <w:pPr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pacing w:val="-1"/>
          <w:lang w:eastAsia="ru-RU"/>
        </w:rPr>
      </w:pPr>
      <w:r w:rsidRPr="001600FF">
        <w:rPr>
          <w:rFonts w:ascii="Times New Roman" w:eastAsia="Times New Roman" w:hAnsi="Times New Roman" w:cs="Times New Roman"/>
          <w:b/>
          <w:bCs/>
          <w:color w:val="000000"/>
          <w:spacing w:val="-1"/>
          <w:lang w:eastAsia="ru-RU"/>
        </w:rPr>
        <w:t>13. БАНКОВСКИЕ РЕКВИЗИТЫ И ПОДПИСИ СТОРОН</w:t>
      </w:r>
    </w:p>
    <w:p w:rsidR="000C07E0" w:rsidRPr="001600FF" w:rsidRDefault="000C07E0" w:rsidP="000C07E0">
      <w:pPr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pacing w:val="-1"/>
          <w:lang w:eastAsia="ru-RU"/>
        </w:rPr>
      </w:pPr>
    </w:p>
    <w:tbl>
      <w:tblPr>
        <w:tblW w:w="15168" w:type="dxa"/>
        <w:tblInd w:w="-176" w:type="dxa"/>
        <w:tblLayout w:type="fixed"/>
        <w:tblLook w:val="0000" w:firstRow="0" w:lastRow="0" w:firstColumn="0" w:lastColumn="0" w:noHBand="0" w:noVBand="0"/>
      </w:tblPr>
      <w:tblGrid>
        <w:gridCol w:w="5246"/>
        <w:gridCol w:w="4961"/>
        <w:gridCol w:w="4961"/>
      </w:tblGrid>
      <w:tr w:rsidR="000C07E0" w:rsidRPr="001600FF" w:rsidTr="0076554A">
        <w:tc>
          <w:tcPr>
            <w:tcW w:w="5246" w:type="dxa"/>
          </w:tcPr>
          <w:p w:rsidR="000C07E0" w:rsidRPr="001600FF" w:rsidRDefault="000C07E0" w:rsidP="0076554A">
            <w:pPr>
              <w:keepNext/>
              <w:widowControl w:val="0"/>
              <w:shd w:val="clear" w:color="auto" w:fill="FFFFFF"/>
              <w:tabs>
                <w:tab w:val="left" w:pos="0"/>
                <w:tab w:val="left" w:pos="567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ind w:hanging="567"/>
              <w:outlineLvl w:val="0"/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3"/>
                <w:lang w:eastAsia="ru-RU"/>
              </w:rPr>
            </w:pPr>
            <w:r w:rsidRPr="001600FF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3"/>
                <w:lang w:eastAsia="ru-RU"/>
              </w:rPr>
              <w:t xml:space="preserve">          Товарищество</w:t>
            </w:r>
          </w:p>
        </w:tc>
        <w:tc>
          <w:tcPr>
            <w:tcW w:w="4961" w:type="dxa"/>
          </w:tcPr>
          <w:p w:rsidR="000C07E0" w:rsidRPr="001600FF" w:rsidRDefault="000C07E0" w:rsidP="0076554A">
            <w:pPr>
              <w:keepNext/>
              <w:widowControl w:val="0"/>
              <w:shd w:val="clear" w:color="auto" w:fill="FFFFFF"/>
              <w:tabs>
                <w:tab w:val="left" w:pos="0"/>
                <w:tab w:val="left" w:pos="567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3"/>
                <w:lang w:eastAsia="ru-RU"/>
              </w:rPr>
            </w:pPr>
            <w:r w:rsidRPr="001600FF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3"/>
                <w:lang w:eastAsia="ru-RU"/>
              </w:rPr>
              <w:t>Агент</w:t>
            </w:r>
          </w:p>
        </w:tc>
        <w:tc>
          <w:tcPr>
            <w:tcW w:w="4961" w:type="dxa"/>
          </w:tcPr>
          <w:p w:rsidR="000C07E0" w:rsidRPr="001600FF" w:rsidRDefault="000C07E0" w:rsidP="0076554A">
            <w:pPr>
              <w:keepNext/>
              <w:widowControl w:val="0"/>
              <w:shd w:val="clear" w:color="auto" w:fill="FFFFFF"/>
              <w:tabs>
                <w:tab w:val="left" w:pos="0"/>
                <w:tab w:val="left" w:pos="567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ind w:hanging="567"/>
              <w:outlineLvl w:val="0"/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3"/>
                <w:lang w:eastAsia="ru-RU"/>
              </w:rPr>
            </w:pPr>
          </w:p>
        </w:tc>
      </w:tr>
      <w:tr w:rsidR="000C07E0" w:rsidRPr="001600FF" w:rsidTr="0076554A">
        <w:trPr>
          <w:trHeight w:val="1030"/>
        </w:trPr>
        <w:tc>
          <w:tcPr>
            <w:tcW w:w="5246" w:type="dxa"/>
          </w:tcPr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1600F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ТОО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Микрофинансовая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организация </w:t>
            </w:r>
            <w:proofErr w:type="spellStart"/>
            <w:r w:rsidRPr="001600F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Онлайн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Каз</w:t>
            </w:r>
            <w:r w:rsidRPr="001600F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Финанс</w:t>
            </w:r>
            <w:proofErr w:type="spellEnd"/>
            <w:r w:rsidRPr="001600F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»</w:t>
            </w:r>
          </w:p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600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Республика Казахстан, Алматы, 0500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51</w:t>
            </w:r>
          </w:p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пр.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Достык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172, БЦ «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Кашаган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», 8 этаж</w:t>
            </w:r>
          </w:p>
          <w:p w:rsidR="000C07E0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БИН </w:t>
            </w:r>
            <w:r w:rsidRPr="00A82BA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160840000397</w:t>
            </w:r>
          </w:p>
          <w:p w:rsidR="000C07E0" w:rsidRPr="007B1133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B113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ИИК KZ32926180219Z092005 тенге        </w:t>
            </w:r>
          </w:p>
          <w:p w:rsidR="000C07E0" w:rsidRPr="007B1133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B113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 АО «</w:t>
            </w:r>
            <w:proofErr w:type="spellStart"/>
            <w:r w:rsidRPr="007B113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Казкоммерцбанк</w:t>
            </w:r>
            <w:proofErr w:type="spellEnd"/>
            <w:r w:rsidRPr="007B113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» г. Алматы</w:t>
            </w:r>
          </w:p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B113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БИК KZKOKZKX</w:t>
            </w:r>
          </w:p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lang w:eastAsia="ru-RU"/>
              </w:rPr>
            </w:pPr>
            <w:r w:rsidRPr="001600FF"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lang w:eastAsia="ru-RU"/>
              </w:rPr>
              <w:t>Генеральный  директор</w:t>
            </w:r>
          </w:p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lang w:eastAsia="ru-RU"/>
              </w:rPr>
            </w:pPr>
          </w:p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1600FF"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lang w:eastAsia="ru-RU"/>
              </w:rPr>
              <w:t xml:space="preserve">_____________________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lang w:eastAsia="ru-RU"/>
              </w:rPr>
              <w:t>Бекжанов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lang w:eastAsia="ru-RU"/>
              </w:rPr>
              <w:t xml:space="preserve"> М.А</w:t>
            </w:r>
            <w:r w:rsidRPr="001600FF"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lang w:eastAsia="ru-RU"/>
              </w:rPr>
              <w:t xml:space="preserve">. </w:t>
            </w:r>
          </w:p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proofErr w:type="spellStart"/>
            <w:r w:rsidRPr="001600F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м.п</w:t>
            </w:r>
            <w:proofErr w:type="spellEnd"/>
            <w:r w:rsidRPr="001600F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.</w:t>
            </w:r>
          </w:p>
          <w:p w:rsidR="000C07E0" w:rsidRPr="001600FF" w:rsidRDefault="000C07E0" w:rsidP="0076554A">
            <w:pPr>
              <w:widowControl w:val="0"/>
              <w:tabs>
                <w:tab w:val="left" w:pos="0"/>
                <w:tab w:val="left" w:pos="567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</w:p>
        </w:tc>
        <w:tc>
          <w:tcPr>
            <w:tcW w:w="4961" w:type="dxa"/>
          </w:tcPr>
          <w:p w:rsidR="000C07E0" w:rsidRDefault="000C07E0" w:rsidP="0076554A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  <w:r w:rsidRPr="000C07E0">
              <w:rPr>
                <w:rFonts w:ascii="Times New Roman" w:eastAsia="Times New Roman" w:hAnsi="Times New Roman" w:cs="Times New Roman"/>
                <w:b/>
                <w:color w:val="000000"/>
                <w:highlight w:val="yellow"/>
                <w:lang w:eastAsia="ru-RU"/>
              </w:rPr>
              <w:t>ФИО</w:t>
            </w:r>
          </w:p>
          <w:p w:rsidR="000C07E0" w:rsidRDefault="000C07E0" w:rsidP="0076554A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</w:p>
          <w:p w:rsidR="000C07E0" w:rsidRDefault="000C07E0" w:rsidP="0076554A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</w:p>
          <w:p w:rsidR="000C07E0" w:rsidRDefault="000C07E0" w:rsidP="0076554A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</w:p>
          <w:p w:rsidR="000C07E0" w:rsidRDefault="000C07E0" w:rsidP="0076554A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</w:p>
          <w:p w:rsidR="000C07E0" w:rsidRDefault="000C07E0" w:rsidP="0076554A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</w:p>
          <w:p w:rsidR="000C07E0" w:rsidRDefault="000C07E0" w:rsidP="0076554A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</w:p>
          <w:p w:rsidR="000C07E0" w:rsidRDefault="000C07E0" w:rsidP="0076554A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</w:p>
          <w:p w:rsidR="000C07E0" w:rsidRDefault="000C07E0" w:rsidP="0076554A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</w:p>
          <w:p w:rsidR="000C07E0" w:rsidRDefault="000C07E0" w:rsidP="0076554A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</w:p>
          <w:p w:rsidR="000C07E0" w:rsidRPr="001600FF" w:rsidRDefault="000C07E0" w:rsidP="0076554A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</w:p>
          <w:p w:rsidR="000C07E0" w:rsidRPr="000C07E0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600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_______________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_____________</w:t>
            </w:r>
            <w:r w:rsidRPr="001600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0C07E0"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/>
              </w:rPr>
              <w:t>_____</w:t>
            </w:r>
          </w:p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val="kk-KZ" w:eastAsia="ru-RU"/>
              </w:rPr>
            </w:pPr>
          </w:p>
        </w:tc>
        <w:tc>
          <w:tcPr>
            <w:tcW w:w="4961" w:type="dxa"/>
          </w:tcPr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val="kk-KZ" w:eastAsia="ru-RU"/>
              </w:rPr>
            </w:pPr>
          </w:p>
        </w:tc>
      </w:tr>
    </w:tbl>
    <w:p w:rsidR="000C07E0" w:rsidRPr="001600FF" w:rsidRDefault="000C07E0" w:rsidP="000C07E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pacing w:val="2"/>
          <w:lang w:val="kk-KZ" w:eastAsia="ru-RU"/>
        </w:rPr>
      </w:pPr>
      <w:r w:rsidRPr="001600FF">
        <w:rPr>
          <w:rFonts w:ascii="Times New Roman" w:eastAsia="Times New Roman" w:hAnsi="Times New Roman" w:cs="Times New Roman"/>
          <w:b/>
          <w:bCs/>
          <w:color w:val="000000"/>
          <w:spacing w:val="3"/>
          <w:lang w:val="kk-KZ" w:eastAsia="ru-RU"/>
        </w:rPr>
        <w:t xml:space="preserve">       </w:t>
      </w:r>
      <w:r w:rsidRPr="001600FF">
        <w:rPr>
          <w:rFonts w:ascii="Times New Roman" w:eastAsia="Times New Roman" w:hAnsi="Times New Roman" w:cs="Times New Roman"/>
          <w:color w:val="000000"/>
          <w:spacing w:val="2"/>
          <w:lang w:val="kk-KZ" w:eastAsia="ru-RU"/>
        </w:rPr>
        <w:t xml:space="preserve">                                                           </w:t>
      </w:r>
    </w:p>
    <w:p w:rsidR="000C07E0" w:rsidRDefault="000C07E0" w:rsidP="000C07E0">
      <w:pPr>
        <w:widowControl w:val="0"/>
        <w:suppressAutoHyphens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pacing w:val="2"/>
          <w:lang w:val="kk-KZ" w:eastAsia="ru-RU"/>
        </w:rPr>
      </w:pPr>
      <w:r w:rsidRPr="001600FF">
        <w:rPr>
          <w:rFonts w:ascii="Times New Roman" w:eastAsia="Times New Roman" w:hAnsi="Times New Roman" w:cs="Times New Roman"/>
          <w:color w:val="000000"/>
          <w:spacing w:val="2"/>
          <w:lang w:val="kk-KZ" w:eastAsia="ru-RU"/>
        </w:rPr>
        <w:t xml:space="preserve">   </w:t>
      </w:r>
      <w:r w:rsidRPr="001600FF">
        <w:rPr>
          <w:rFonts w:ascii="Times New Roman" w:eastAsia="Times New Roman" w:hAnsi="Times New Roman" w:cs="Times New Roman"/>
          <w:color w:val="000000"/>
          <w:spacing w:val="2"/>
          <w:lang w:val="kk-KZ" w:eastAsia="ru-RU"/>
        </w:rPr>
        <w:tab/>
      </w:r>
      <w:r w:rsidRPr="001600FF">
        <w:rPr>
          <w:rFonts w:ascii="Times New Roman" w:eastAsia="Times New Roman" w:hAnsi="Times New Roman" w:cs="Times New Roman"/>
          <w:color w:val="000000"/>
          <w:spacing w:val="2"/>
          <w:lang w:val="kk-KZ" w:eastAsia="ru-RU"/>
        </w:rPr>
        <w:tab/>
      </w:r>
      <w:r w:rsidRPr="001600FF">
        <w:rPr>
          <w:rFonts w:ascii="Times New Roman" w:eastAsia="Times New Roman" w:hAnsi="Times New Roman" w:cs="Times New Roman"/>
          <w:color w:val="000000"/>
          <w:spacing w:val="2"/>
          <w:lang w:val="kk-KZ" w:eastAsia="ru-RU"/>
        </w:rPr>
        <w:tab/>
      </w:r>
      <w:r w:rsidRPr="001600FF">
        <w:rPr>
          <w:rFonts w:ascii="Times New Roman" w:eastAsia="Times New Roman" w:hAnsi="Times New Roman" w:cs="Times New Roman"/>
          <w:color w:val="000000"/>
          <w:spacing w:val="2"/>
          <w:lang w:val="kk-KZ" w:eastAsia="ru-RU"/>
        </w:rPr>
        <w:tab/>
      </w:r>
      <w:r w:rsidRPr="001600FF">
        <w:rPr>
          <w:rFonts w:ascii="Times New Roman" w:eastAsia="Times New Roman" w:hAnsi="Times New Roman" w:cs="Times New Roman"/>
          <w:color w:val="000000"/>
          <w:spacing w:val="2"/>
          <w:lang w:val="kk-KZ" w:eastAsia="ru-RU"/>
        </w:rPr>
        <w:tab/>
      </w:r>
      <w:r w:rsidRPr="001600FF">
        <w:rPr>
          <w:rFonts w:ascii="Times New Roman" w:eastAsia="Times New Roman" w:hAnsi="Times New Roman" w:cs="Times New Roman"/>
          <w:color w:val="000000"/>
          <w:spacing w:val="2"/>
          <w:lang w:val="kk-KZ" w:eastAsia="ru-RU"/>
        </w:rPr>
        <w:tab/>
      </w:r>
    </w:p>
    <w:p w:rsidR="000C07E0" w:rsidRDefault="000C07E0" w:rsidP="000C07E0">
      <w:pPr>
        <w:widowControl w:val="0"/>
        <w:suppressAutoHyphens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pacing w:val="2"/>
          <w:lang w:val="kk-KZ" w:eastAsia="ru-RU"/>
        </w:rPr>
      </w:pPr>
    </w:p>
    <w:p w:rsidR="000C07E0" w:rsidRDefault="000C07E0" w:rsidP="000C07E0">
      <w:pPr>
        <w:widowControl w:val="0"/>
        <w:suppressAutoHyphens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pacing w:val="2"/>
          <w:lang w:val="kk-KZ" w:eastAsia="ru-RU"/>
        </w:rPr>
      </w:pPr>
    </w:p>
    <w:p w:rsidR="000C07E0" w:rsidRDefault="000C07E0" w:rsidP="000C07E0">
      <w:pPr>
        <w:widowControl w:val="0"/>
        <w:suppressAutoHyphens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pacing w:val="2"/>
          <w:lang w:val="kk-KZ" w:eastAsia="ru-RU"/>
        </w:rPr>
      </w:pPr>
    </w:p>
    <w:p w:rsidR="000C07E0" w:rsidRDefault="000C07E0" w:rsidP="000C07E0">
      <w:pPr>
        <w:widowControl w:val="0"/>
        <w:suppressAutoHyphens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pacing w:val="2"/>
          <w:lang w:val="kk-KZ" w:eastAsia="ru-RU"/>
        </w:rPr>
      </w:pPr>
    </w:p>
    <w:p w:rsidR="000C07E0" w:rsidRDefault="000C07E0" w:rsidP="000C07E0">
      <w:pPr>
        <w:widowControl w:val="0"/>
        <w:suppressAutoHyphens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pacing w:val="2"/>
          <w:lang w:val="kk-KZ" w:eastAsia="ru-RU"/>
        </w:rPr>
      </w:pPr>
    </w:p>
    <w:p w:rsidR="000C07E0" w:rsidRDefault="000C07E0" w:rsidP="000C07E0">
      <w:pPr>
        <w:widowControl w:val="0"/>
        <w:suppressAutoHyphens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pacing w:val="2"/>
          <w:lang w:val="kk-KZ" w:eastAsia="ru-RU"/>
        </w:rPr>
      </w:pPr>
    </w:p>
    <w:p w:rsidR="000C07E0" w:rsidRDefault="000C07E0" w:rsidP="000C07E0">
      <w:pPr>
        <w:widowControl w:val="0"/>
        <w:suppressAutoHyphens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pacing w:val="2"/>
          <w:lang w:val="kk-KZ" w:eastAsia="ru-RU"/>
        </w:rPr>
      </w:pPr>
    </w:p>
    <w:p w:rsidR="000C07E0" w:rsidRDefault="000C07E0" w:rsidP="000C07E0">
      <w:pPr>
        <w:widowControl w:val="0"/>
        <w:suppressAutoHyphens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pacing w:val="2"/>
          <w:lang w:val="kk-KZ" w:eastAsia="ru-RU"/>
        </w:rPr>
      </w:pPr>
    </w:p>
    <w:p w:rsidR="000C07E0" w:rsidRDefault="000C07E0" w:rsidP="000C07E0">
      <w:pPr>
        <w:jc w:val="right"/>
        <w:rPr>
          <w:rFonts w:ascii="Times New Roman" w:eastAsia="Times New Roman" w:hAnsi="Times New Roman" w:cs="Times New Roman"/>
          <w:color w:val="000000"/>
          <w:spacing w:val="2"/>
          <w:lang w:val="kk-KZ" w:eastAsia="ru-RU"/>
        </w:rPr>
      </w:pPr>
      <w:r>
        <w:rPr>
          <w:rFonts w:ascii="Times New Roman" w:eastAsia="Times New Roman" w:hAnsi="Times New Roman" w:cs="Times New Roman"/>
          <w:color w:val="000000"/>
          <w:spacing w:val="2"/>
          <w:lang w:val="kk-KZ" w:eastAsia="ru-RU"/>
        </w:rPr>
        <w:br w:type="page"/>
      </w:r>
      <w:r>
        <w:rPr>
          <w:rFonts w:ascii="Times New Roman" w:eastAsia="Times New Roman" w:hAnsi="Times New Roman" w:cs="Times New Roman"/>
          <w:color w:val="000000"/>
          <w:spacing w:val="2"/>
          <w:lang w:val="kk-KZ" w:eastAsia="ru-RU"/>
        </w:rPr>
        <w:lastRenderedPageBreak/>
        <w:t xml:space="preserve">                           </w:t>
      </w:r>
    </w:p>
    <w:p w:rsidR="000C07E0" w:rsidRPr="00EB70F4" w:rsidRDefault="000C07E0" w:rsidP="000C07E0">
      <w:pPr>
        <w:jc w:val="right"/>
        <w:rPr>
          <w:rFonts w:ascii="Times New Roman" w:eastAsia="Times New Roman" w:hAnsi="Times New Roman" w:cs="Times New Roman"/>
          <w:color w:val="000000"/>
          <w:spacing w:val="2"/>
          <w:lang w:val="kk-KZ" w:eastAsia="ru-RU"/>
        </w:rPr>
      </w:pPr>
      <w:r w:rsidRPr="001600FF">
        <w:rPr>
          <w:rFonts w:ascii="Times New Roman" w:eastAsia="Times New Roman" w:hAnsi="Times New Roman" w:cs="Times New Roman"/>
          <w:color w:val="000000"/>
          <w:lang w:eastAsia="ru-RU"/>
        </w:rPr>
        <w:t>Приложение № 1</w:t>
      </w:r>
    </w:p>
    <w:p w:rsidR="000C07E0" w:rsidRPr="001600FF" w:rsidRDefault="000C07E0" w:rsidP="000C07E0">
      <w:pPr>
        <w:widowControl w:val="0"/>
        <w:suppressAutoHyphens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0FF">
        <w:rPr>
          <w:rFonts w:ascii="Times New Roman" w:eastAsia="Times New Roman" w:hAnsi="Times New Roman" w:cs="Times New Roman"/>
          <w:color w:val="000000"/>
          <w:lang w:eastAsia="ru-RU"/>
        </w:rPr>
        <w:t xml:space="preserve">к Соглашению 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1600FF">
        <w:rPr>
          <w:rFonts w:ascii="Times New Roman" w:eastAsia="Times New Roman" w:hAnsi="Times New Roman" w:cs="Times New Roman"/>
          <w:color w:val="000000"/>
          <w:lang w:eastAsia="ru-RU"/>
        </w:rPr>
        <w:t xml:space="preserve">об оказании агентских  услуг </w:t>
      </w:r>
      <w:r w:rsidRPr="000C07E0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от «__»  ___2019 г</w:t>
      </w:r>
      <w:r w:rsidRPr="001600FF">
        <w:rPr>
          <w:rFonts w:ascii="Times New Roman" w:eastAsia="Times New Roman" w:hAnsi="Times New Roman" w:cs="Times New Roman"/>
          <w:color w:val="000000"/>
          <w:lang w:eastAsia="ru-RU"/>
        </w:rPr>
        <w:t>.</w:t>
      </w:r>
    </w:p>
    <w:p w:rsidR="000C07E0" w:rsidRPr="001600FF" w:rsidRDefault="000C07E0" w:rsidP="000C07E0">
      <w:pPr>
        <w:widowControl w:val="0"/>
        <w:tabs>
          <w:tab w:val="left" w:pos="0"/>
          <w:tab w:val="left" w:pos="567"/>
        </w:tabs>
        <w:suppressAutoHyphens/>
        <w:autoSpaceDE w:val="0"/>
        <w:autoSpaceDN w:val="0"/>
        <w:adjustRightInd w:val="0"/>
        <w:spacing w:after="0" w:line="240" w:lineRule="auto"/>
        <w:ind w:hanging="567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:rsidR="000C07E0" w:rsidRPr="001600FF" w:rsidRDefault="000C07E0" w:rsidP="000C07E0">
      <w:pPr>
        <w:widowControl w:val="0"/>
        <w:tabs>
          <w:tab w:val="left" w:pos="0"/>
          <w:tab w:val="left" w:pos="567"/>
        </w:tabs>
        <w:suppressAutoHyphens/>
        <w:autoSpaceDE w:val="0"/>
        <w:autoSpaceDN w:val="0"/>
        <w:adjustRightInd w:val="0"/>
        <w:spacing w:after="0" w:line="240" w:lineRule="auto"/>
        <w:ind w:hanging="567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:rsidR="000C07E0" w:rsidRPr="001600FF" w:rsidRDefault="000C07E0" w:rsidP="000C07E0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color w:val="000000"/>
          <w:lang w:eastAsia="ru-RU"/>
        </w:rPr>
      </w:pPr>
      <w:r w:rsidRPr="001600FF">
        <w:rPr>
          <w:rFonts w:ascii="Times New Roman" w:eastAsia="Times New Roman" w:hAnsi="Times New Roman" w:cs="Times New Roman"/>
          <w:b/>
          <w:color w:val="000000"/>
          <w:lang w:eastAsia="ru-RU"/>
        </w:rPr>
        <w:t>Акт выполненных работ</w:t>
      </w:r>
    </w:p>
    <w:p w:rsidR="000C07E0" w:rsidRPr="001600FF" w:rsidRDefault="000C07E0" w:rsidP="000C07E0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:rsidR="000C07E0" w:rsidRPr="001600FF" w:rsidRDefault="000C07E0" w:rsidP="000C07E0">
      <w:pPr>
        <w:widowControl w:val="0"/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0FF">
        <w:rPr>
          <w:rFonts w:ascii="Times New Roman" w:eastAsia="Times New Roman" w:hAnsi="Times New Roman" w:cs="Times New Roman"/>
          <w:b/>
          <w:lang w:eastAsia="ru-RU"/>
        </w:rPr>
        <w:t xml:space="preserve">        ТОО «</w:t>
      </w:r>
      <w:proofErr w:type="spellStart"/>
      <w:r>
        <w:rPr>
          <w:rFonts w:ascii="Times New Roman" w:eastAsia="Times New Roman" w:hAnsi="Times New Roman" w:cs="Times New Roman"/>
          <w:b/>
          <w:lang w:eastAsia="ru-RU"/>
        </w:rPr>
        <w:t>Микрофинансовая</w:t>
      </w:r>
      <w:proofErr w:type="spellEnd"/>
      <w:r>
        <w:rPr>
          <w:rFonts w:ascii="Times New Roman" w:eastAsia="Times New Roman" w:hAnsi="Times New Roman" w:cs="Times New Roman"/>
          <w:b/>
          <w:lang w:eastAsia="ru-RU"/>
        </w:rPr>
        <w:t xml:space="preserve"> организация «</w:t>
      </w:r>
      <w:proofErr w:type="spellStart"/>
      <w:r w:rsidRPr="001600FF">
        <w:rPr>
          <w:rFonts w:ascii="Times New Roman" w:eastAsia="Times New Roman" w:hAnsi="Times New Roman" w:cs="Times New Roman"/>
          <w:b/>
          <w:lang w:eastAsia="ru-RU"/>
        </w:rPr>
        <w:t>Онлайн</w:t>
      </w:r>
      <w:r>
        <w:rPr>
          <w:rFonts w:ascii="Times New Roman" w:eastAsia="Times New Roman" w:hAnsi="Times New Roman" w:cs="Times New Roman"/>
          <w:b/>
          <w:lang w:eastAsia="ru-RU"/>
        </w:rPr>
        <w:t>Каз</w:t>
      </w:r>
      <w:r w:rsidRPr="001600FF">
        <w:rPr>
          <w:rFonts w:ascii="Times New Roman" w:eastAsia="Times New Roman" w:hAnsi="Times New Roman" w:cs="Times New Roman"/>
          <w:b/>
          <w:lang w:eastAsia="ru-RU"/>
        </w:rPr>
        <w:t>Финанс</w:t>
      </w:r>
      <w:proofErr w:type="spellEnd"/>
      <w:r w:rsidRPr="001600FF">
        <w:rPr>
          <w:rFonts w:ascii="Times New Roman" w:eastAsia="Times New Roman" w:hAnsi="Times New Roman" w:cs="Times New Roman"/>
          <w:b/>
          <w:lang w:eastAsia="ru-RU"/>
        </w:rPr>
        <w:t>»</w:t>
      </w:r>
      <w:r w:rsidRPr="001600FF">
        <w:rPr>
          <w:rFonts w:ascii="Times New Roman" w:eastAsia="Times New Roman" w:hAnsi="Times New Roman" w:cs="Times New Roman"/>
          <w:lang w:eastAsia="ru-RU"/>
        </w:rPr>
        <w:t xml:space="preserve">, именуемое в дальнейшем «Товарищество», в лице Генерального директора 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Бекжанова</w:t>
      </w:r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 Марата 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Ардагеровича</w:t>
      </w:r>
      <w:proofErr w:type="spellEnd"/>
      <w:r w:rsidRPr="001600FF">
        <w:rPr>
          <w:rFonts w:ascii="Times New Roman" w:eastAsia="Times New Roman" w:hAnsi="Times New Roman" w:cs="Times New Roman"/>
          <w:lang w:eastAsia="ru-RU"/>
        </w:rPr>
        <w:t xml:space="preserve">, действующего на основании Устава, с одной стороны, </w:t>
      </w:r>
      <w:r w:rsidRPr="001600FF">
        <w:rPr>
          <w:rFonts w:ascii="Times New Roman" w:eastAsia="Times New Roman" w:hAnsi="Times New Roman" w:cs="Times New Roman"/>
          <w:color w:val="000000"/>
          <w:lang w:eastAsia="ru-RU"/>
        </w:rPr>
        <w:t xml:space="preserve">и </w:t>
      </w:r>
    </w:p>
    <w:p w:rsidR="000C07E0" w:rsidRPr="00C805C0" w:rsidRDefault="000C07E0" w:rsidP="000C07E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lang w:eastAsia="ru-RU"/>
        </w:rPr>
        <w:t xml:space="preserve">        </w:t>
      </w:r>
      <w:r w:rsidRPr="000C07E0">
        <w:rPr>
          <w:rFonts w:ascii="Times New Roman" w:eastAsia="Times New Roman" w:hAnsi="Times New Roman" w:cs="Times New Roman"/>
          <w:b/>
          <w:color w:val="000000"/>
          <w:highlight w:val="yellow"/>
          <w:lang w:eastAsia="ru-RU"/>
        </w:rPr>
        <w:t>ФИО</w:t>
      </w:r>
      <w:proofErr w:type="gramStart"/>
      <w:r>
        <w:rPr>
          <w:rFonts w:ascii="Times New Roman" w:eastAsia="Times New Roman" w:hAnsi="Times New Roman" w:cs="Times New Roman"/>
          <w:b/>
          <w:color w:val="000000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,</w:t>
      </w:r>
      <w:proofErr w:type="gramEnd"/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1600FF">
        <w:rPr>
          <w:rFonts w:ascii="Times New Roman" w:eastAsia="Times New Roman" w:hAnsi="Times New Roman" w:cs="Times New Roman"/>
          <w:color w:val="000000"/>
          <w:lang w:eastAsia="ru-RU"/>
        </w:rPr>
        <w:t xml:space="preserve">именуемый в дальнейшем </w:t>
      </w:r>
      <w:r w:rsidRPr="001600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«Агент»</w:t>
      </w:r>
      <w:r w:rsidRPr="001600FF">
        <w:rPr>
          <w:rFonts w:ascii="Times New Roman" w:eastAsia="Times New Roman" w:hAnsi="Times New Roman" w:cs="Times New Roman"/>
          <w:color w:val="000000"/>
          <w:lang w:eastAsia="ru-RU"/>
        </w:rPr>
        <w:t xml:space="preserve">, с другой стороны, далее совместно </w:t>
      </w:r>
      <w:r w:rsidRPr="00325894">
        <w:rPr>
          <w:rFonts w:ascii="Times New Roman" w:eastAsia="Times New Roman" w:hAnsi="Times New Roman" w:cs="Times New Roman"/>
          <w:color w:val="000000"/>
          <w:lang w:eastAsia="ru-RU"/>
        </w:rPr>
        <w:t>именуемые «Стороны», а по отдельности «Сторона» или как указано выше</w:t>
      </w:r>
      <w:r w:rsidRPr="001600FF">
        <w:rPr>
          <w:rFonts w:ascii="Times New Roman" w:eastAsia="Times New Roman" w:hAnsi="Times New Roman" w:cs="Times New Roman"/>
          <w:lang w:eastAsia="ru-RU"/>
        </w:rPr>
        <w:t xml:space="preserve">», </w:t>
      </w:r>
      <w:r w:rsidRPr="001600FF">
        <w:rPr>
          <w:rFonts w:ascii="Times New Roman" w:eastAsia="Calibri" w:hAnsi="Times New Roman" w:cs="Times New Roman"/>
          <w:lang w:eastAsia="ru-RU"/>
        </w:rPr>
        <w:t>заключили настоящий Акт выполненных работ о нижеследующем:</w:t>
      </w:r>
    </w:p>
    <w:p w:rsidR="000C07E0" w:rsidRPr="001600FF" w:rsidRDefault="000C07E0" w:rsidP="000C07E0">
      <w:pPr>
        <w:widowControl w:val="0"/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lang w:eastAsia="ru-RU"/>
        </w:rPr>
      </w:pPr>
    </w:p>
    <w:p w:rsidR="000C07E0" w:rsidRPr="001600FF" w:rsidRDefault="000C07E0" w:rsidP="000C07E0">
      <w:pPr>
        <w:widowControl w:val="0"/>
        <w:numPr>
          <w:ilvl w:val="0"/>
          <w:numId w:val="3"/>
        </w:numPr>
        <w:suppressAutoHyphens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eastAsia="Calibri" w:hAnsi="Times New Roman" w:cs="Times New Roman"/>
          <w:lang w:eastAsia="ru-RU"/>
        </w:rPr>
      </w:pPr>
      <w:r w:rsidRPr="001600FF">
        <w:rPr>
          <w:rFonts w:ascii="Times New Roman" w:eastAsia="Calibri" w:hAnsi="Times New Roman" w:cs="Times New Roman"/>
          <w:lang w:eastAsia="ru-RU"/>
        </w:rPr>
        <w:t xml:space="preserve">Настоящим Актом Товарищество подтверждает выполнение Агентом своих обязательств по Соглашению об оказании агентских услуг </w:t>
      </w:r>
      <w:r w:rsidRPr="000C07E0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от «__»  ___2019 г</w:t>
      </w:r>
      <w:r w:rsidRPr="001600FF">
        <w:rPr>
          <w:rFonts w:ascii="Times New Roman" w:eastAsia="Times New Roman" w:hAnsi="Times New Roman" w:cs="Times New Roman"/>
          <w:color w:val="000000"/>
          <w:lang w:eastAsia="ru-RU"/>
        </w:rPr>
        <w:t>.</w:t>
      </w:r>
    </w:p>
    <w:p w:rsidR="000C07E0" w:rsidRPr="001600FF" w:rsidRDefault="000C07E0" w:rsidP="000C07E0">
      <w:pPr>
        <w:suppressAutoHyphens/>
        <w:spacing w:after="0" w:line="240" w:lineRule="auto"/>
        <w:jc w:val="both"/>
        <w:rPr>
          <w:rFonts w:ascii="Times New Roman" w:eastAsia="Calibri" w:hAnsi="Times New Roman" w:cs="Times New Roman"/>
          <w:lang w:eastAsia="ru-RU"/>
        </w:rPr>
      </w:pPr>
    </w:p>
    <w:tbl>
      <w:tblPr>
        <w:tblW w:w="9796" w:type="dxa"/>
        <w:tblInd w:w="93" w:type="dxa"/>
        <w:tblLook w:val="04A0" w:firstRow="1" w:lastRow="0" w:firstColumn="1" w:lastColumn="0" w:noHBand="0" w:noVBand="1"/>
      </w:tblPr>
      <w:tblGrid>
        <w:gridCol w:w="582"/>
        <w:gridCol w:w="1398"/>
        <w:gridCol w:w="5265"/>
        <w:gridCol w:w="2551"/>
      </w:tblGrid>
      <w:tr w:rsidR="000C07E0" w:rsidRPr="001600FF" w:rsidTr="0076554A">
        <w:trPr>
          <w:trHeight w:val="300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</w:pPr>
            <w:r w:rsidRPr="001600FF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ID</w:t>
            </w:r>
          </w:p>
        </w:tc>
        <w:tc>
          <w:tcPr>
            <w:tcW w:w="13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</w:pPr>
            <w:r w:rsidRPr="001600FF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№ </w:t>
            </w:r>
            <w:proofErr w:type="spellStart"/>
            <w:r w:rsidRPr="001600FF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заявки</w:t>
            </w:r>
            <w:proofErr w:type="spellEnd"/>
          </w:p>
        </w:tc>
        <w:tc>
          <w:tcPr>
            <w:tcW w:w="5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1600F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ФИО Клиента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proofErr w:type="spellStart"/>
            <w:r w:rsidRPr="001600FF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Вознаграждение</w:t>
            </w:r>
            <w:proofErr w:type="spellEnd"/>
            <w:r w:rsidRPr="001600F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, </w:t>
            </w:r>
            <w:proofErr w:type="spellStart"/>
            <w:r w:rsidRPr="001600F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тг</w:t>
            </w:r>
            <w:proofErr w:type="spellEnd"/>
          </w:p>
        </w:tc>
      </w:tr>
      <w:tr w:rsidR="000C07E0" w:rsidRPr="001600FF" w:rsidTr="0076554A">
        <w:trPr>
          <w:trHeight w:val="3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1600FF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1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  <w:tc>
          <w:tcPr>
            <w:tcW w:w="5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</w:tr>
      <w:tr w:rsidR="000C07E0" w:rsidRPr="001600FF" w:rsidTr="0076554A">
        <w:trPr>
          <w:trHeight w:val="3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1600FF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2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  <w:tc>
          <w:tcPr>
            <w:tcW w:w="5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</w:tr>
      <w:tr w:rsidR="000C07E0" w:rsidRPr="001600FF" w:rsidTr="0076554A">
        <w:trPr>
          <w:trHeight w:val="3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1600FF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3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  <w:tc>
          <w:tcPr>
            <w:tcW w:w="5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</w:tr>
      <w:tr w:rsidR="000C07E0" w:rsidRPr="001600FF" w:rsidTr="0076554A">
        <w:trPr>
          <w:trHeight w:val="3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1600FF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4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  <w:tc>
          <w:tcPr>
            <w:tcW w:w="5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</w:tr>
      <w:tr w:rsidR="000C07E0" w:rsidRPr="001600FF" w:rsidTr="0076554A">
        <w:trPr>
          <w:trHeight w:val="3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1600FF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5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  <w:tc>
          <w:tcPr>
            <w:tcW w:w="5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</w:tr>
    </w:tbl>
    <w:p w:rsidR="000C07E0" w:rsidRPr="001600FF" w:rsidRDefault="000C07E0" w:rsidP="000C07E0">
      <w:pPr>
        <w:widowControl w:val="0"/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lang w:eastAsia="ru-RU"/>
        </w:rPr>
      </w:pPr>
    </w:p>
    <w:p w:rsidR="000C07E0" w:rsidRPr="001600FF" w:rsidRDefault="000C07E0" w:rsidP="000C07E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  <w:r w:rsidRPr="001600FF">
        <w:rPr>
          <w:rFonts w:ascii="Times New Roman" w:eastAsia="Calibri" w:hAnsi="Times New Roman" w:cs="Times New Roman"/>
          <w:b/>
          <w:lang w:eastAsia="ru-RU"/>
        </w:rPr>
        <w:t xml:space="preserve">ИТОГО: _________________, ___ тенге (___________ тенге _____ </w:t>
      </w:r>
      <w:proofErr w:type="spellStart"/>
      <w:r w:rsidRPr="001600FF">
        <w:rPr>
          <w:rFonts w:ascii="Times New Roman" w:eastAsia="Calibri" w:hAnsi="Times New Roman" w:cs="Times New Roman"/>
          <w:b/>
          <w:lang w:eastAsia="ru-RU"/>
        </w:rPr>
        <w:t>тиын</w:t>
      </w:r>
      <w:proofErr w:type="spellEnd"/>
      <w:r w:rsidRPr="001600FF">
        <w:rPr>
          <w:rFonts w:ascii="Times New Roman" w:eastAsia="Calibri" w:hAnsi="Times New Roman" w:cs="Times New Roman"/>
          <w:b/>
          <w:lang w:eastAsia="ru-RU"/>
        </w:rPr>
        <w:t>)</w:t>
      </w:r>
    </w:p>
    <w:p w:rsidR="000C07E0" w:rsidRPr="001600FF" w:rsidRDefault="000C07E0" w:rsidP="000C07E0">
      <w:pPr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:rsidR="000C07E0" w:rsidRPr="001600FF" w:rsidRDefault="000C07E0" w:rsidP="000C07E0">
      <w:pPr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:rsidR="000C07E0" w:rsidRPr="001600FF" w:rsidRDefault="000C07E0" w:rsidP="000C07E0">
      <w:pPr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pacing w:val="2"/>
          <w:lang w:eastAsia="ru-RU"/>
        </w:rPr>
      </w:pPr>
    </w:p>
    <w:p w:rsidR="000C07E0" w:rsidRPr="001600FF" w:rsidRDefault="000C07E0" w:rsidP="000C07E0">
      <w:pPr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0FF">
        <w:rPr>
          <w:rFonts w:ascii="Times New Roman" w:eastAsia="Times New Roman" w:hAnsi="Times New Roman" w:cs="Times New Roman"/>
          <w:color w:val="000000"/>
          <w:lang w:eastAsia="ru-RU"/>
        </w:rPr>
        <w:t xml:space="preserve">                                                                              </w:t>
      </w:r>
    </w:p>
    <w:p w:rsidR="000C07E0" w:rsidRPr="001600FF" w:rsidRDefault="000C07E0" w:rsidP="000C07E0">
      <w:pPr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lang w:eastAsia="ru-RU"/>
        </w:rPr>
      </w:pPr>
    </w:p>
    <w:p w:rsidR="000C07E0" w:rsidRPr="001600FF" w:rsidRDefault="000C07E0" w:rsidP="000C07E0">
      <w:pPr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pacing w:val="-1"/>
          <w:lang w:eastAsia="ru-RU"/>
        </w:rPr>
      </w:pPr>
      <w:r w:rsidRPr="001600FF">
        <w:rPr>
          <w:rFonts w:ascii="Times New Roman" w:eastAsia="Times New Roman" w:hAnsi="Times New Roman" w:cs="Times New Roman"/>
          <w:b/>
          <w:bCs/>
          <w:color w:val="000000"/>
          <w:spacing w:val="-1"/>
          <w:lang w:eastAsia="ru-RU"/>
        </w:rPr>
        <w:t>БАНКОВСКИЕ РЕКВИЗИТЫ И ПОДПИСИ СТОРОН</w:t>
      </w:r>
    </w:p>
    <w:p w:rsidR="000C07E0" w:rsidRPr="001600FF" w:rsidRDefault="000C07E0" w:rsidP="000C07E0">
      <w:pPr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pacing w:val="-1"/>
          <w:lang w:eastAsia="ru-RU"/>
        </w:rPr>
      </w:pPr>
    </w:p>
    <w:tbl>
      <w:tblPr>
        <w:tblW w:w="25090" w:type="dxa"/>
        <w:tblInd w:w="-176" w:type="dxa"/>
        <w:tblLayout w:type="fixed"/>
        <w:tblLook w:val="0000" w:firstRow="0" w:lastRow="0" w:firstColumn="0" w:lastColumn="0" w:noHBand="0" w:noVBand="0"/>
      </w:tblPr>
      <w:tblGrid>
        <w:gridCol w:w="5246"/>
        <w:gridCol w:w="4961"/>
        <w:gridCol w:w="4961"/>
        <w:gridCol w:w="4961"/>
        <w:gridCol w:w="4961"/>
      </w:tblGrid>
      <w:tr w:rsidR="000C07E0" w:rsidRPr="001600FF" w:rsidTr="0076554A">
        <w:trPr>
          <w:gridAfter w:val="1"/>
          <w:wAfter w:w="4961" w:type="dxa"/>
        </w:trPr>
        <w:tc>
          <w:tcPr>
            <w:tcW w:w="5246" w:type="dxa"/>
          </w:tcPr>
          <w:p w:rsidR="000C07E0" w:rsidRPr="001600FF" w:rsidRDefault="000C07E0" w:rsidP="0076554A">
            <w:pPr>
              <w:keepNext/>
              <w:widowControl w:val="0"/>
              <w:shd w:val="clear" w:color="auto" w:fill="FFFFFF"/>
              <w:tabs>
                <w:tab w:val="left" w:pos="0"/>
                <w:tab w:val="left" w:pos="567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3"/>
                <w:lang w:eastAsia="ru-RU"/>
              </w:rPr>
            </w:pPr>
            <w:r w:rsidRPr="001600FF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3"/>
                <w:lang w:eastAsia="ru-RU"/>
              </w:rPr>
              <w:t>Товарищество</w:t>
            </w:r>
          </w:p>
        </w:tc>
        <w:tc>
          <w:tcPr>
            <w:tcW w:w="4961" w:type="dxa"/>
          </w:tcPr>
          <w:p w:rsidR="000C07E0" w:rsidRPr="001600FF" w:rsidRDefault="000C07E0" w:rsidP="0076554A">
            <w:pPr>
              <w:keepNext/>
              <w:widowControl w:val="0"/>
              <w:shd w:val="clear" w:color="auto" w:fill="FFFFFF"/>
              <w:tabs>
                <w:tab w:val="left" w:pos="0"/>
                <w:tab w:val="left" w:pos="567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3"/>
                <w:lang w:eastAsia="ru-RU"/>
              </w:rPr>
            </w:pPr>
            <w:r w:rsidRPr="001600FF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3"/>
                <w:lang w:eastAsia="ru-RU"/>
              </w:rPr>
              <w:t>Агент</w:t>
            </w:r>
          </w:p>
        </w:tc>
        <w:tc>
          <w:tcPr>
            <w:tcW w:w="4961" w:type="dxa"/>
          </w:tcPr>
          <w:p w:rsidR="000C07E0" w:rsidRPr="001600FF" w:rsidRDefault="000C07E0" w:rsidP="0076554A">
            <w:pPr>
              <w:keepNext/>
              <w:widowControl w:val="0"/>
              <w:shd w:val="clear" w:color="auto" w:fill="FFFFFF"/>
              <w:tabs>
                <w:tab w:val="left" w:pos="0"/>
                <w:tab w:val="left" w:pos="567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3"/>
                <w:lang w:eastAsia="ru-RU"/>
              </w:rPr>
            </w:pPr>
          </w:p>
        </w:tc>
        <w:tc>
          <w:tcPr>
            <w:tcW w:w="4961" w:type="dxa"/>
          </w:tcPr>
          <w:p w:rsidR="000C07E0" w:rsidRPr="001600FF" w:rsidRDefault="000C07E0" w:rsidP="0076554A">
            <w:pPr>
              <w:keepNext/>
              <w:widowControl w:val="0"/>
              <w:shd w:val="clear" w:color="auto" w:fill="FFFFFF"/>
              <w:tabs>
                <w:tab w:val="left" w:pos="0"/>
                <w:tab w:val="left" w:pos="567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3"/>
                <w:lang w:eastAsia="ru-RU"/>
              </w:rPr>
            </w:pPr>
          </w:p>
        </w:tc>
      </w:tr>
      <w:tr w:rsidR="000C07E0" w:rsidRPr="001600FF" w:rsidTr="0076554A">
        <w:trPr>
          <w:trHeight w:val="1030"/>
        </w:trPr>
        <w:tc>
          <w:tcPr>
            <w:tcW w:w="5246" w:type="dxa"/>
          </w:tcPr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1600F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ТОО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Микрофинансовая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организация </w:t>
            </w:r>
            <w:proofErr w:type="spellStart"/>
            <w:r w:rsidRPr="001600F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Онлайн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Каз</w:t>
            </w:r>
            <w:r w:rsidRPr="001600F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Финанс</w:t>
            </w:r>
            <w:proofErr w:type="spellEnd"/>
            <w:r w:rsidRPr="001600F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»</w:t>
            </w:r>
          </w:p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600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Республика Казахстан, Алматы, 0500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51</w:t>
            </w:r>
          </w:p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пр.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Достык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172, БЦ «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Кашаган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», 8 этаж</w:t>
            </w:r>
          </w:p>
          <w:p w:rsidR="000C07E0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БИН </w:t>
            </w:r>
            <w:r w:rsidRPr="00A82BA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160840000397</w:t>
            </w:r>
          </w:p>
          <w:p w:rsidR="000C07E0" w:rsidRPr="007B1133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B113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ИИК KZ32926180219Z092005 тенге        </w:t>
            </w:r>
          </w:p>
          <w:p w:rsidR="000C07E0" w:rsidRPr="007B1133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B113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 АО «</w:t>
            </w:r>
            <w:proofErr w:type="spellStart"/>
            <w:r w:rsidRPr="007B113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Казкоммерцбанк</w:t>
            </w:r>
            <w:proofErr w:type="spellEnd"/>
            <w:r w:rsidRPr="007B113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» г. Алматы</w:t>
            </w:r>
          </w:p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B113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БИК KZKOKZKX</w:t>
            </w:r>
          </w:p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lang w:eastAsia="ru-RU"/>
              </w:rPr>
            </w:pPr>
            <w:r w:rsidRPr="001600FF"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lang w:eastAsia="ru-RU"/>
              </w:rPr>
              <w:t>Генеральный  директор</w:t>
            </w:r>
          </w:p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lang w:eastAsia="ru-RU"/>
              </w:rPr>
            </w:pPr>
          </w:p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1600FF"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lang w:eastAsia="ru-RU"/>
              </w:rPr>
              <w:t xml:space="preserve">_____________________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lang w:eastAsia="ru-RU"/>
              </w:rPr>
              <w:t>Бекжанов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lang w:eastAsia="ru-RU"/>
              </w:rPr>
              <w:t xml:space="preserve"> М.А</w:t>
            </w:r>
            <w:r w:rsidRPr="001600FF"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lang w:eastAsia="ru-RU"/>
              </w:rPr>
              <w:t xml:space="preserve">. </w:t>
            </w:r>
          </w:p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proofErr w:type="spellStart"/>
            <w:r w:rsidRPr="001600F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м.п</w:t>
            </w:r>
            <w:proofErr w:type="spellEnd"/>
            <w:r w:rsidRPr="001600F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.</w:t>
            </w:r>
          </w:p>
          <w:p w:rsidR="000C07E0" w:rsidRPr="001600FF" w:rsidRDefault="000C07E0" w:rsidP="0076554A">
            <w:pPr>
              <w:widowControl w:val="0"/>
              <w:tabs>
                <w:tab w:val="left" w:pos="0"/>
                <w:tab w:val="left" w:pos="567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</w:p>
        </w:tc>
        <w:tc>
          <w:tcPr>
            <w:tcW w:w="4961" w:type="dxa"/>
          </w:tcPr>
          <w:p w:rsidR="000C07E0" w:rsidRDefault="000C07E0" w:rsidP="000C07E0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  <w:r w:rsidRPr="000C07E0">
              <w:rPr>
                <w:rFonts w:ascii="Times New Roman" w:eastAsia="Times New Roman" w:hAnsi="Times New Roman" w:cs="Times New Roman"/>
                <w:b/>
                <w:color w:val="000000"/>
                <w:highlight w:val="yellow"/>
                <w:lang w:eastAsia="ru-RU"/>
              </w:rPr>
              <w:t>ФИО</w:t>
            </w:r>
          </w:p>
          <w:p w:rsidR="000C07E0" w:rsidRDefault="000C07E0" w:rsidP="0076554A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</w:p>
          <w:p w:rsidR="000C07E0" w:rsidRDefault="000C07E0" w:rsidP="0076554A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</w:p>
          <w:p w:rsidR="000C07E0" w:rsidRDefault="000C07E0" w:rsidP="0076554A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</w:p>
          <w:p w:rsidR="000C07E0" w:rsidRDefault="000C07E0" w:rsidP="0076554A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</w:p>
          <w:p w:rsidR="000C07E0" w:rsidRDefault="000C07E0" w:rsidP="0076554A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</w:p>
          <w:p w:rsidR="000C07E0" w:rsidRDefault="000C07E0" w:rsidP="0076554A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</w:p>
          <w:p w:rsidR="000C07E0" w:rsidRDefault="000C07E0" w:rsidP="0076554A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</w:p>
          <w:p w:rsidR="000C07E0" w:rsidRDefault="000C07E0" w:rsidP="0076554A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</w:p>
          <w:p w:rsidR="000C07E0" w:rsidRDefault="000C07E0" w:rsidP="0076554A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</w:p>
          <w:p w:rsidR="000C07E0" w:rsidRDefault="000C07E0" w:rsidP="0076554A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</w:p>
          <w:p w:rsidR="000C07E0" w:rsidRPr="001600FF" w:rsidRDefault="000C07E0" w:rsidP="0076554A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</w:p>
          <w:p w:rsidR="000C07E0" w:rsidRPr="00F01446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600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_______________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_____________</w:t>
            </w:r>
            <w:r w:rsidRPr="001600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0C07E0">
              <w:rPr>
                <w:rFonts w:ascii="Times New Roman" w:eastAsia="Times New Roman" w:hAnsi="Times New Roman" w:cs="Times New Roman"/>
                <w:b/>
                <w:color w:val="000000"/>
                <w:highlight w:val="yellow"/>
                <w:lang w:eastAsia="ru-RU"/>
              </w:rPr>
              <w:t>_____</w:t>
            </w:r>
          </w:p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val="kk-KZ" w:eastAsia="ru-RU"/>
              </w:rPr>
            </w:pPr>
          </w:p>
        </w:tc>
        <w:tc>
          <w:tcPr>
            <w:tcW w:w="4961" w:type="dxa"/>
          </w:tcPr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val="kk-KZ" w:eastAsia="ru-RU"/>
              </w:rPr>
            </w:pPr>
          </w:p>
        </w:tc>
        <w:tc>
          <w:tcPr>
            <w:tcW w:w="4961" w:type="dxa"/>
          </w:tcPr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val="kk-KZ" w:eastAsia="ru-RU"/>
              </w:rPr>
            </w:pPr>
          </w:p>
        </w:tc>
        <w:tc>
          <w:tcPr>
            <w:tcW w:w="4961" w:type="dxa"/>
          </w:tcPr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val="kk-KZ" w:eastAsia="ru-RU"/>
              </w:rPr>
            </w:pPr>
          </w:p>
        </w:tc>
      </w:tr>
    </w:tbl>
    <w:p w:rsidR="000C07E0" w:rsidRDefault="000C07E0" w:rsidP="000C07E0">
      <w:pPr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lang w:val="kk-KZ" w:eastAsia="ru-RU"/>
        </w:rPr>
      </w:pPr>
    </w:p>
    <w:p w:rsidR="000C07E0" w:rsidRDefault="000C07E0" w:rsidP="000C07E0">
      <w:pPr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lang w:val="kk-KZ" w:eastAsia="ru-RU"/>
        </w:rPr>
      </w:pPr>
    </w:p>
    <w:p w:rsidR="000C07E0" w:rsidRDefault="000C07E0" w:rsidP="000C07E0">
      <w:pPr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lang w:val="kk-KZ" w:eastAsia="ru-RU"/>
        </w:rPr>
      </w:pPr>
    </w:p>
    <w:p w:rsidR="000C07E0" w:rsidRDefault="000C07E0" w:rsidP="000C07E0">
      <w:pPr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lang w:val="kk-KZ" w:eastAsia="ru-RU"/>
        </w:rPr>
      </w:pPr>
    </w:p>
    <w:p w:rsidR="000C07E0" w:rsidRDefault="000C07E0" w:rsidP="000C07E0">
      <w:pPr>
        <w:rPr>
          <w:rFonts w:ascii="Times New Roman" w:eastAsia="Times New Roman" w:hAnsi="Times New Roman" w:cs="Times New Roman"/>
          <w:color w:val="000000"/>
          <w:lang w:val="kk-KZ" w:eastAsia="ru-RU"/>
        </w:rPr>
      </w:pPr>
      <w:r>
        <w:rPr>
          <w:rFonts w:ascii="Times New Roman" w:eastAsia="Times New Roman" w:hAnsi="Times New Roman" w:cs="Times New Roman"/>
          <w:color w:val="000000"/>
          <w:lang w:val="kk-KZ" w:eastAsia="ru-RU"/>
        </w:rPr>
        <w:br w:type="page"/>
      </w:r>
    </w:p>
    <w:p w:rsidR="000C07E0" w:rsidRPr="001600FF" w:rsidRDefault="000C07E0" w:rsidP="000C07E0">
      <w:pPr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lang w:val="kk-KZ" w:eastAsia="ru-RU"/>
        </w:rPr>
      </w:pPr>
    </w:p>
    <w:p w:rsidR="000C07E0" w:rsidRPr="001600FF" w:rsidRDefault="000C07E0" w:rsidP="000C07E0">
      <w:pPr>
        <w:widowControl w:val="0"/>
        <w:suppressAutoHyphens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0FF">
        <w:rPr>
          <w:rFonts w:ascii="Times New Roman" w:eastAsia="Times New Roman" w:hAnsi="Times New Roman" w:cs="Times New Roman"/>
          <w:color w:val="000000"/>
          <w:lang w:val="kk-KZ" w:eastAsia="ru-RU"/>
        </w:rPr>
        <w:t xml:space="preserve">                                                                              </w:t>
      </w:r>
      <w:r w:rsidRPr="001600FF">
        <w:rPr>
          <w:rFonts w:ascii="Times New Roman" w:eastAsia="Times New Roman" w:hAnsi="Times New Roman" w:cs="Times New Roman"/>
          <w:color w:val="000000"/>
          <w:lang w:eastAsia="ru-RU"/>
        </w:rPr>
        <w:t>Приложение № 2</w:t>
      </w:r>
    </w:p>
    <w:p w:rsidR="000C07E0" w:rsidRPr="001600FF" w:rsidRDefault="000C07E0" w:rsidP="000C07E0">
      <w:pPr>
        <w:widowControl w:val="0"/>
        <w:suppressAutoHyphens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0FF">
        <w:rPr>
          <w:rFonts w:ascii="Times New Roman" w:eastAsia="Times New Roman" w:hAnsi="Times New Roman" w:cs="Times New Roman"/>
          <w:color w:val="000000"/>
          <w:lang w:eastAsia="ru-RU"/>
        </w:rPr>
        <w:t xml:space="preserve">к Соглашению 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1600FF">
        <w:rPr>
          <w:rFonts w:ascii="Times New Roman" w:eastAsia="Times New Roman" w:hAnsi="Times New Roman" w:cs="Times New Roman"/>
          <w:color w:val="000000"/>
          <w:lang w:eastAsia="ru-RU"/>
        </w:rPr>
        <w:t xml:space="preserve">об оказании агентских  услуг </w:t>
      </w:r>
      <w:r w:rsidRPr="000C07E0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от «__»  ___2019</w:t>
      </w:r>
      <w:r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 xml:space="preserve"> </w:t>
      </w:r>
      <w:r w:rsidRPr="001600FF">
        <w:rPr>
          <w:rFonts w:ascii="Times New Roman" w:eastAsia="Times New Roman" w:hAnsi="Times New Roman" w:cs="Times New Roman"/>
          <w:color w:val="000000"/>
          <w:lang w:eastAsia="ru-RU"/>
        </w:rPr>
        <w:t>г.</w:t>
      </w:r>
    </w:p>
    <w:p w:rsidR="000C07E0" w:rsidRPr="001600FF" w:rsidRDefault="000C07E0" w:rsidP="000C07E0">
      <w:pPr>
        <w:widowControl w:val="0"/>
        <w:tabs>
          <w:tab w:val="left" w:pos="0"/>
          <w:tab w:val="left" w:pos="567"/>
        </w:tabs>
        <w:suppressAutoHyphens/>
        <w:autoSpaceDE w:val="0"/>
        <w:autoSpaceDN w:val="0"/>
        <w:adjustRightInd w:val="0"/>
        <w:spacing w:after="0" w:line="240" w:lineRule="auto"/>
        <w:ind w:hanging="567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:rsidR="000C07E0" w:rsidRPr="001600FF" w:rsidRDefault="000C07E0" w:rsidP="000C07E0">
      <w:pPr>
        <w:widowControl w:val="0"/>
        <w:tabs>
          <w:tab w:val="left" w:pos="0"/>
          <w:tab w:val="left" w:pos="567"/>
        </w:tabs>
        <w:suppressAutoHyphens/>
        <w:autoSpaceDE w:val="0"/>
        <w:autoSpaceDN w:val="0"/>
        <w:adjustRightInd w:val="0"/>
        <w:spacing w:after="0" w:line="240" w:lineRule="auto"/>
        <w:ind w:hanging="567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:rsidR="000C07E0" w:rsidRPr="001600FF" w:rsidRDefault="000C07E0" w:rsidP="000C07E0">
      <w:pPr>
        <w:widowControl w:val="0"/>
        <w:suppressAutoHyphens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lang w:eastAsia="ru-RU"/>
        </w:rPr>
      </w:pPr>
    </w:p>
    <w:p w:rsidR="000C07E0" w:rsidRPr="001600FF" w:rsidRDefault="000C07E0" w:rsidP="000C07E0">
      <w:pPr>
        <w:widowControl w:val="0"/>
        <w:tabs>
          <w:tab w:val="left" w:pos="0"/>
          <w:tab w:val="left" w:pos="567"/>
        </w:tabs>
        <w:suppressAutoHyphens/>
        <w:autoSpaceDE w:val="0"/>
        <w:autoSpaceDN w:val="0"/>
        <w:adjustRightInd w:val="0"/>
        <w:spacing w:after="0" w:line="240" w:lineRule="auto"/>
        <w:ind w:hanging="567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:rsidR="000C07E0" w:rsidRPr="001600FF" w:rsidRDefault="000C07E0" w:rsidP="000C07E0">
      <w:pPr>
        <w:widowControl w:val="0"/>
        <w:tabs>
          <w:tab w:val="left" w:pos="0"/>
          <w:tab w:val="left" w:pos="567"/>
        </w:tabs>
        <w:suppressAutoHyphens/>
        <w:autoSpaceDE w:val="0"/>
        <w:autoSpaceDN w:val="0"/>
        <w:adjustRightInd w:val="0"/>
        <w:spacing w:after="0" w:line="240" w:lineRule="auto"/>
        <w:ind w:hanging="567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:rsidR="000C07E0" w:rsidRPr="001600FF" w:rsidRDefault="000C07E0" w:rsidP="000C07E0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color w:val="000000"/>
          <w:lang w:eastAsia="ru-RU"/>
        </w:rPr>
      </w:pPr>
      <w:r w:rsidRPr="001600FF">
        <w:rPr>
          <w:rFonts w:ascii="Times New Roman" w:eastAsia="Times New Roman" w:hAnsi="Times New Roman" w:cs="Times New Roman"/>
          <w:b/>
          <w:color w:val="000000"/>
          <w:lang w:eastAsia="ru-RU"/>
        </w:rPr>
        <w:t>Акт приема - передачи</w:t>
      </w:r>
    </w:p>
    <w:p w:rsidR="000C07E0" w:rsidRPr="001600FF" w:rsidRDefault="000C07E0" w:rsidP="000C07E0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:rsidR="000C07E0" w:rsidRPr="001600FF" w:rsidRDefault="000C07E0" w:rsidP="000C07E0">
      <w:pPr>
        <w:widowControl w:val="0"/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0FF">
        <w:rPr>
          <w:rFonts w:ascii="Times New Roman" w:eastAsia="Times New Roman" w:hAnsi="Times New Roman" w:cs="Times New Roman"/>
          <w:b/>
          <w:lang w:eastAsia="ru-RU"/>
        </w:rPr>
        <w:t>ТОО «</w:t>
      </w:r>
      <w:proofErr w:type="spellStart"/>
      <w:r>
        <w:rPr>
          <w:rFonts w:ascii="Times New Roman" w:eastAsia="Times New Roman" w:hAnsi="Times New Roman" w:cs="Times New Roman"/>
          <w:b/>
          <w:lang w:eastAsia="ru-RU"/>
        </w:rPr>
        <w:t>Микрофинансовая</w:t>
      </w:r>
      <w:proofErr w:type="spellEnd"/>
      <w:r>
        <w:rPr>
          <w:rFonts w:ascii="Times New Roman" w:eastAsia="Times New Roman" w:hAnsi="Times New Roman" w:cs="Times New Roman"/>
          <w:b/>
          <w:lang w:eastAsia="ru-RU"/>
        </w:rPr>
        <w:t xml:space="preserve"> организация «</w:t>
      </w:r>
      <w:proofErr w:type="spellStart"/>
      <w:r w:rsidRPr="001600FF">
        <w:rPr>
          <w:rFonts w:ascii="Times New Roman" w:eastAsia="Times New Roman" w:hAnsi="Times New Roman" w:cs="Times New Roman"/>
          <w:b/>
          <w:lang w:eastAsia="ru-RU"/>
        </w:rPr>
        <w:t>Онлайн</w:t>
      </w:r>
      <w:r>
        <w:rPr>
          <w:rFonts w:ascii="Times New Roman" w:eastAsia="Times New Roman" w:hAnsi="Times New Roman" w:cs="Times New Roman"/>
          <w:b/>
          <w:lang w:eastAsia="ru-RU"/>
        </w:rPr>
        <w:t>Каз</w:t>
      </w:r>
      <w:r w:rsidRPr="001600FF">
        <w:rPr>
          <w:rFonts w:ascii="Times New Roman" w:eastAsia="Times New Roman" w:hAnsi="Times New Roman" w:cs="Times New Roman"/>
          <w:b/>
          <w:lang w:eastAsia="ru-RU"/>
        </w:rPr>
        <w:t>Финанс</w:t>
      </w:r>
      <w:proofErr w:type="spellEnd"/>
      <w:r w:rsidRPr="001600FF">
        <w:rPr>
          <w:rFonts w:ascii="Times New Roman" w:eastAsia="Times New Roman" w:hAnsi="Times New Roman" w:cs="Times New Roman"/>
          <w:b/>
          <w:lang w:eastAsia="ru-RU"/>
        </w:rPr>
        <w:t>»</w:t>
      </w:r>
      <w:r w:rsidRPr="001600FF">
        <w:rPr>
          <w:rFonts w:ascii="Times New Roman" w:eastAsia="Times New Roman" w:hAnsi="Times New Roman" w:cs="Times New Roman"/>
          <w:lang w:eastAsia="ru-RU"/>
        </w:rPr>
        <w:t xml:space="preserve">, именуемое в дальнейшем «Товарищество», в лице Генерального директора 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Бекжанова</w:t>
      </w:r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 Марата 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Ардагеровича</w:t>
      </w:r>
      <w:proofErr w:type="spellEnd"/>
      <w:r w:rsidRPr="001600FF">
        <w:rPr>
          <w:rFonts w:ascii="Times New Roman" w:eastAsia="Times New Roman" w:hAnsi="Times New Roman" w:cs="Times New Roman"/>
          <w:lang w:eastAsia="ru-RU"/>
        </w:rPr>
        <w:t xml:space="preserve">, действующего на основании Устава, с одной стороны, </w:t>
      </w:r>
      <w:r w:rsidRPr="001600FF">
        <w:rPr>
          <w:rFonts w:ascii="Times New Roman" w:eastAsia="Times New Roman" w:hAnsi="Times New Roman" w:cs="Times New Roman"/>
          <w:color w:val="000000"/>
          <w:lang w:eastAsia="ru-RU"/>
        </w:rPr>
        <w:t xml:space="preserve">и </w:t>
      </w:r>
    </w:p>
    <w:p w:rsidR="000C07E0" w:rsidRPr="00F01446" w:rsidRDefault="000C07E0" w:rsidP="000C07E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lang w:eastAsia="ru-RU"/>
        </w:rPr>
        <w:t xml:space="preserve"> </w:t>
      </w:r>
      <w:proofErr w:type="gramStart"/>
      <w:r w:rsidRPr="000C07E0">
        <w:rPr>
          <w:rFonts w:ascii="Times New Roman" w:eastAsia="Times New Roman" w:hAnsi="Times New Roman" w:cs="Times New Roman"/>
          <w:b/>
          <w:color w:val="000000"/>
          <w:highlight w:val="yellow"/>
          <w:lang w:eastAsia="ru-RU"/>
        </w:rPr>
        <w:t>ФИО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, </w:t>
      </w:r>
      <w:r w:rsidRPr="001600FF">
        <w:rPr>
          <w:rFonts w:ascii="Times New Roman" w:eastAsia="Times New Roman" w:hAnsi="Times New Roman" w:cs="Times New Roman"/>
          <w:color w:val="000000"/>
          <w:lang w:eastAsia="ru-RU"/>
        </w:rPr>
        <w:t xml:space="preserve">именуемый в дальнейшем </w:t>
      </w:r>
      <w:r w:rsidRPr="001600F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«Агент»</w:t>
      </w:r>
      <w:r w:rsidRPr="001600FF">
        <w:rPr>
          <w:rFonts w:ascii="Times New Roman" w:eastAsia="Times New Roman" w:hAnsi="Times New Roman" w:cs="Times New Roman"/>
          <w:color w:val="000000"/>
          <w:lang w:eastAsia="ru-RU"/>
        </w:rPr>
        <w:t xml:space="preserve">, с другой стороны, далее совместно </w:t>
      </w:r>
      <w:r w:rsidRPr="00325894">
        <w:rPr>
          <w:rFonts w:ascii="Times New Roman" w:eastAsia="Times New Roman" w:hAnsi="Times New Roman" w:cs="Times New Roman"/>
          <w:color w:val="000000"/>
          <w:lang w:eastAsia="ru-RU"/>
        </w:rPr>
        <w:t>именуемые «Стороны», а по отдельности «Сторона» или как указано выше</w:t>
      </w:r>
      <w:r>
        <w:rPr>
          <w:rFonts w:ascii="Times New Roman" w:eastAsia="Times New Roman" w:hAnsi="Times New Roman" w:cs="Times New Roman"/>
          <w:color w:val="000000"/>
          <w:lang w:eastAsia="ru-RU"/>
        </w:rPr>
        <w:t>,</w:t>
      </w:r>
      <w:r w:rsidRPr="001600FF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1600FF">
        <w:rPr>
          <w:rFonts w:ascii="Times New Roman" w:eastAsia="Calibri" w:hAnsi="Times New Roman" w:cs="Times New Roman"/>
          <w:lang w:eastAsia="ru-RU"/>
        </w:rPr>
        <w:t>заключили настоящий Акт приема - передачи о нижеследующем:</w:t>
      </w:r>
      <w:proofErr w:type="gramEnd"/>
    </w:p>
    <w:p w:rsidR="000C07E0" w:rsidRPr="001600FF" w:rsidRDefault="000C07E0" w:rsidP="000C07E0">
      <w:pPr>
        <w:widowControl w:val="0"/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lang w:eastAsia="ru-RU"/>
        </w:rPr>
      </w:pPr>
    </w:p>
    <w:p w:rsidR="000C07E0" w:rsidRPr="001600FF" w:rsidRDefault="000C07E0" w:rsidP="000C07E0">
      <w:pPr>
        <w:suppressAutoHyphens/>
        <w:spacing w:after="0" w:line="240" w:lineRule="auto"/>
        <w:jc w:val="both"/>
        <w:rPr>
          <w:rFonts w:ascii="Times New Roman" w:eastAsia="Calibri" w:hAnsi="Times New Roman" w:cs="Times New Roman"/>
          <w:lang w:eastAsia="ru-RU"/>
        </w:rPr>
      </w:pPr>
      <w:r w:rsidRPr="001600FF">
        <w:rPr>
          <w:rFonts w:ascii="Times New Roman" w:eastAsia="Calibri" w:hAnsi="Times New Roman" w:cs="Times New Roman"/>
          <w:lang w:eastAsia="ru-RU"/>
        </w:rPr>
        <w:t>Настоящим Актом Товарищество подтверждает получение от Агента документов  Клиента:</w:t>
      </w:r>
    </w:p>
    <w:p w:rsidR="000C07E0" w:rsidRPr="001600FF" w:rsidRDefault="000C07E0" w:rsidP="000C07E0">
      <w:pPr>
        <w:suppressAutoHyphens/>
        <w:spacing w:after="0" w:line="240" w:lineRule="auto"/>
        <w:jc w:val="both"/>
        <w:rPr>
          <w:rFonts w:ascii="Times New Roman" w:eastAsia="Calibri" w:hAnsi="Times New Roman" w:cs="Times New Roman"/>
          <w:lang w:eastAsia="ru-RU"/>
        </w:rPr>
      </w:pPr>
    </w:p>
    <w:tbl>
      <w:tblPr>
        <w:tblW w:w="9816" w:type="dxa"/>
        <w:tblInd w:w="93" w:type="dxa"/>
        <w:tblLook w:val="04A0" w:firstRow="1" w:lastRow="0" w:firstColumn="1" w:lastColumn="0" w:noHBand="0" w:noVBand="1"/>
      </w:tblPr>
      <w:tblGrid>
        <w:gridCol w:w="582"/>
        <w:gridCol w:w="3828"/>
        <w:gridCol w:w="5406"/>
      </w:tblGrid>
      <w:tr w:rsidR="000C07E0" w:rsidRPr="001600FF" w:rsidTr="0076554A">
        <w:trPr>
          <w:trHeight w:val="300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</w:pPr>
            <w:r w:rsidRPr="001600FF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ID</w:t>
            </w:r>
          </w:p>
        </w:tc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1600F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Наименование документа</w:t>
            </w:r>
          </w:p>
        </w:tc>
        <w:tc>
          <w:tcPr>
            <w:tcW w:w="54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1600F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ФИО Клиента</w:t>
            </w:r>
          </w:p>
        </w:tc>
      </w:tr>
      <w:tr w:rsidR="000C07E0" w:rsidRPr="001600FF" w:rsidTr="0076554A">
        <w:trPr>
          <w:trHeight w:val="3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1600FF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1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  <w:tc>
          <w:tcPr>
            <w:tcW w:w="5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</w:tr>
      <w:tr w:rsidR="000C07E0" w:rsidRPr="001600FF" w:rsidTr="0076554A">
        <w:trPr>
          <w:trHeight w:val="3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1600FF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2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  <w:tc>
          <w:tcPr>
            <w:tcW w:w="5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</w:tr>
      <w:tr w:rsidR="000C07E0" w:rsidRPr="001600FF" w:rsidTr="0076554A">
        <w:trPr>
          <w:trHeight w:val="3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1600FF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3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  <w:tc>
          <w:tcPr>
            <w:tcW w:w="5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</w:tr>
      <w:tr w:rsidR="000C07E0" w:rsidRPr="001600FF" w:rsidTr="0076554A">
        <w:trPr>
          <w:trHeight w:val="3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1600FF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4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  <w:tc>
          <w:tcPr>
            <w:tcW w:w="5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</w:tr>
      <w:tr w:rsidR="000C07E0" w:rsidRPr="001600FF" w:rsidTr="0076554A">
        <w:trPr>
          <w:trHeight w:val="3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1600FF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5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  <w:tc>
          <w:tcPr>
            <w:tcW w:w="5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</w:tr>
    </w:tbl>
    <w:p w:rsidR="000C07E0" w:rsidRPr="001600FF" w:rsidRDefault="000C07E0" w:rsidP="000C07E0">
      <w:pPr>
        <w:widowControl w:val="0"/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lang w:eastAsia="ru-RU"/>
        </w:rPr>
      </w:pPr>
    </w:p>
    <w:p w:rsidR="000C07E0" w:rsidRPr="001600FF" w:rsidRDefault="000C07E0" w:rsidP="000C07E0">
      <w:pPr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0FF">
        <w:rPr>
          <w:rFonts w:ascii="Times New Roman" w:eastAsia="Times New Roman" w:hAnsi="Times New Roman" w:cs="Times New Roman"/>
          <w:color w:val="000000"/>
          <w:lang w:eastAsia="ru-RU"/>
        </w:rPr>
        <w:t xml:space="preserve">                                                                         </w:t>
      </w:r>
    </w:p>
    <w:p w:rsidR="000C07E0" w:rsidRPr="001600FF" w:rsidRDefault="000C07E0" w:rsidP="000C07E0">
      <w:pPr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lang w:eastAsia="ru-RU"/>
        </w:rPr>
      </w:pPr>
    </w:p>
    <w:p w:rsidR="000C07E0" w:rsidRPr="001600FF" w:rsidRDefault="000C07E0" w:rsidP="000C07E0">
      <w:pPr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pacing w:val="-1"/>
          <w:lang w:eastAsia="ru-RU"/>
        </w:rPr>
      </w:pPr>
      <w:r w:rsidRPr="001600FF">
        <w:rPr>
          <w:rFonts w:ascii="Times New Roman" w:eastAsia="Times New Roman" w:hAnsi="Times New Roman" w:cs="Times New Roman"/>
          <w:b/>
          <w:bCs/>
          <w:color w:val="000000"/>
          <w:spacing w:val="-1"/>
          <w:lang w:eastAsia="ru-RU"/>
        </w:rPr>
        <w:t xml:space="preserve"> РЕКВИЗИТЫ СТОРОН</w:t>
      </w:r>
    </w:p>
    <w:p w:rsidR="000C07E0" w:rsidRPr="001600FF" w:rsidRDefault="000C07E0" w:rsidP="000C07E0">
      <w:pPr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pacing w:val="-1"/>
          <w:lang w:eastAsia="ru-RU"/>
        </w:rPr>
      </w:pPr>
    </w:p>
    <w:tbl>
      <w:tblPr>
        <w:tblW w:w="26230" w:type="dxa"/>
        <w:tblInd w:w="-176" w:type="dxa"/>
        <w:tblLayout w:type="fixed"/>
        <w:tblLook w:val="0000" w:firstRow="0" w:lastRow="0" w:firstColumn="0" w:lastColumn="0" w:noHBand="0" w:noVBand="0"/>
      </w:tblPr>
      <w:tblGrid>
        <w:gridCol w:w="5246"/>
        <w:gridCol w:w="5246"/>
        <w:gridCol w:w="5246"/>
        <w:gridCol w:w="5246"/>
        <w:gridCol w:w="5246"/>
      </w:tblGrid>
      <w:tr w:rsidR="000C07E0" w:rsidRPr="001600FF" w:rsidTr="0076554A">
        <w:tc>
          <w:tcPr>
            <w:tcW w:w="5246" w:type="dxa"/>
          </w:tcPr>
          <w:p w:rsidR="000C07E0" w:rsidRPr="001600FF" w:rsidRDefault="000C07E0" w:rsidP="0076554A">
            <w:pPr>
              <w:keepNext/>
              <w:widowControl w:val="0"/>
              <w:shd w:val="clear" w:color="auto" w:fill="FFFFFF"/>
              <w:tabs>
                <w:tab w:val="left" w:pos="0"/>
                <w:tab w:val="left" w:pos="567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3"/>
                <w:lang w:eastAsia="ru-RU"/>
              </w:rPr>
            </w:pPr>
            <w:r w:rsidRPr="001600FF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3"/>
                <w:lang w:eastAsia="ru-RU"/>
              </w:rPr>
              <w:t>Товарищество</w:t>
            </w:r>
          </w:p>
        </w:tc>
        <w:tc>
          <w:tcPr>
            <w:tcW w:w="5246" w:type="dxa"/>
          </w:tcPr>
          <w:p w:rsidR="000C07E0" w:rsidRPr="001600FF" w:rsidRDefault="000C07E0" w:rsidP="0076554A">
            <w:pPr>
              <w:keepNext/>
              <w:widowControl w:val="0"/>
              <w:shd w:val="clear" w:color="auto" w:fill="FFFFFF"/>
              <w:tabs>
                <w:tab w:val="left" w:pos="0"/>
                <w:tab w:val="left" w:pos="567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3"/>
                <w:lang w:eastAsia="ru-RU"/>
              </w:rPr>
            </w:pPr>
            <w:r w:rsidRPr="001600FF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3"/>
                <w:lang w:eastAsia="ru-RU"/>
              </w:rPr>
              <w:t>Агент</w:t>
            </w:r>
          </w:p>
        </w:tc>
        <w:tc>
          <w:tcPr>
            <w:tcW w:w="5246" w:type="dxa"/>
          </w:tcPr>
          <w:p w:rsidR="000C07E0" w:rsidRDefault="000C07E0" w:rsidP="0076554A">
            <w:pPr>
              <w:keepNext/>
              <w:widowControl w:val="0"/>
              <w:shd w:val="clear" w:color="auto" w:fill="FFFFFF"/>
              <w:tabs>
                <w:tab w:val="left" w:pos="0"/>
                <w:tab w:val="left" w:pos="567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3"/>
                <w:lang w:eastAsia="ru-RU"/>
              </w:rPr>
            </w:pPr>
            <w:r w:rsidRPr="001600FF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3"/>
                <w:lang w:eastAsia="ru-RU"/>
              </w:rPr>
              <w:t>Агент</w:t>
            </w:r>
          </w:p>
          <w:p w:rsidR="000C07E0" w:rsidRPr="001600FF" w:rsidRDefault="000C07E0" w:rsidP="0076554A">
            <w:pPr>
              <w:keepNext/>
              <w:widowControl w:val="0"/>
              <w:shd w:val="clear" w:color="auto" w:fill="FFFFFF"/>
              <w:tabs>
                <w:tab w:val="left" w:pos="0"/>
                <w:tab w:val="left" w:pos="567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3"/>
                <w:lang w:eastAsia="ru-RU"/>
              </w:rPr>
            </w:pPr>
          </w:p>
        </w:tc>
        <w:tc>
          <w:tcPr>
            <w:tcW w:w="5246" w:type="dxa"/>
          </w:tcPr>
          <w:p w:rsidR="000C07E0" w:rsidRPr="001600FF" w:rsidRDefault="000C07E0" w:rsidP="0076554A">
            <w:pPr>
              <w:keepNext/>
              <w:widowControl w:val="0"/>
              <w:shd w:val="clear" w:color="auto" w:fill="FFFFFF"/>
              <w:tabs>
                <w:tab w:val="left" w:pos="0"/>
                <w:tab w:val="left" w:pos="567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3"/>
                <w:lang w:eastAsia="ru-RU"/>
              </w:rPr>
            </w:pPr>
          </w:p>
        </w:tc>
        <w:tc>
          <w:tcPr>
            <w:tcW w:w="5246" w:type="dxa"/>
          </w:tcPr>
          <w:p w:rsidR="000C07E0" w:rsidRPr="001600FF" w:rsidRDefault="000C07E0" w:rsidP="0076554A">
            <w:pPr>
              <w:keepNext/>
              <w:widowControl w:val="0"/>
              <w:shd w:val="clear" w:color="auto" w:fill="FFFFFF"/>
              <w:tabs>
                <w:tab w:val="left" w:pos="0"/>
                <w:tab w:val="left" w:pos="567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3"/>
                <w:lang w:eastAsia="ru-RU"/>
              </w:rPr>
            </w:pPr>
          </w:p>
        </w:tc>
      </w:tr>
      <w:tr w:rsidR="000C07E0" w:rsidRPr="001600FF" w:rsidTr="0076554A">
        <w:trPr>
          <w:trHeight w:val="1030"/>
        </w:trPr>
        <w:tc>
          <w:tcPr>
            <w:tcW w:w="5246" w:type="dxa"/>
          </w:tcPr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1600F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ТОО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Микрофинансовая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организация </w:t>
            </w:r>
            <w:proofErr w:type="spellStart"/>
            <w:r w:rsidRPr="001600F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Онлайн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Каз</w:t>
            </w:r>
            <w:r w:rsidRPr="001600F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Финанс</w:t>
            </w:r>
            <w:proofErr w:type="spellEnd"/>
            <w:r w:rsidRPr="001600F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»</w:t>
            </w:r>
          </w:p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600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Республика Казахстан, Алматы, 0500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51</w:t>
            </w:r>
          </w:p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пр.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Достык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172, БЦ «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Кашаган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», 8 этаж</w:t>
            </w:r>
          </w:p>
          <w:p w:rsidR="000C07E0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БИН </w:t>
            </w:r>
            <w:r w:rsidRPr="00A82BA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160840000397</w:t>
            </w:r>
          </w:p>
          <w:p w:rsidR="000C07E0" w:rsidRPr="007B1133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B113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ИИК KZ32926180219Z092005 тенге        </w:t>
            </w:r>
          </w:p>
          <w:p w:rsidR="000C07E0" w:rsidRPr="007B1133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B113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 АО «</w:t>
            </w:r>
            <w:proofErr w:type="spellStart"/>
            <w:r w:rsidRPr="007B113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Казкоммерцбанк</w:t>
            </w:r>
            <w:proofErr w:type="spellEnd"/>
            <w:r w:rsidRPr="007B113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» г. Алматы</w:t>
            </w:r>
          </w:p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B113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БИК KZKOKZKX</w:t>
            </w:r>
          </w:p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lang w:eastAsia="ru-RU"/>
              </w:rPr>
            </w:pPr>
            <w:r w:rsidRPr="001600FF"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lang w:eastAsia="ru-RU"/>
              </w:rPr>
              <w:t>Генеральный  директор</w:t>
            </w:r>
          </w:p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lang w:eastAsia="ru-RU"/>
              </w:rPr>
            </w:pPr>
          </w:p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1600FF"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lang w:eastAsia="ru-RU"/>
              </w:rPr>
              <w:t xml:space="preserve">_____________________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lang w:eastAsia="ru-RU"/>
              </w:rPr>
              <w:t>Бекжанов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lang w:eastAsia="ru-RU"/>
              </w:rPr>
              <w:t xml:space="preserve"> М.А</w:t>
            </w:r>
            <w:r w:rsidRPr="001600FF"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lang w:eastAsia="ru-RU"/>
              </w:rPr>
              <w:t xml:space="preserve">. </w:t>
            </w:r>
          </w:p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proofErr w:type="spellStart"/>
            <w:r w:rsidRPr="001600F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м.п</w:t>
            </w:r>
            <w:proofErr w:type="spellEnd"/>
            <w:r w:rsidRPr="001600F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.</w:t>
            </w:r>
          </w:p>
          <w:p w:rsidR="000C07E0" w:rsidRPr="001600FF" w:rsidRDefault="000C07E0" w:rsidP="0076554A">
            <w:pPr>
              <w:widowControl w:val="0"/>
              <w:tabs>
                <w:tab w:val="left" w:pos="0"/>
                <w:tab w:val="left" w:pos="567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</w:p>
        </w:tc>
        <w:tc>
          <w:tcPr>
            <w:tcW w:w="5246" w:type="dxa"/>
          </w:tcPr>
          <w:p w:rsidR="000C07E0" w:rsidRDefault="000C07E0" w:rsidP="0076554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 w:rsidRPr="000C07E0">
              <w:rPr>
                <w:rFonts w:ascii="Times New Roman" w:eastAsia="Times New Roman" w:hAnsi="Times New Roman" w:cs="Times New Roman"/>
                <w:b/>
                <w:color w:val="000000"/>
                <w:highlight w:val="yellow"/>
                <w:lang w:eastAsia="ru-RU"/>
              </w:rPr>
              <w:t>ФИО</w:t>
            </w:r>
          </w:p>
          <w:p w:rsidR="000C07E0" w:rsidRDefault="000C07E0" w:rsidP="0076554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</w:p>
          <w:p w:rsidR="000C07E0" w:rsidRDefault="000C07E0" w:rsidP="0076554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</w:p>
          <w:p w:rsidR="000C07E0" w:rsidRDefault="000C07E0" w:rsidP="0076554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</w:p>
          <w:p w:rsidR="000C07E0" w:rsidRDefault="000C07E0" w:rsidP="0076554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</w:p>
          <w:p w:rsidR="000C07E0" w:rsidRDefault="000C07E0" w:rsidP="0076554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</w:p>
          <w:p w:rsidR="000C07E0" w:rsidRDefault="000C07E0" w:rsidP="0076554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</w:p>
          <w:p w:rsidR="000C07E0" w:rsidRDefault="000C07E0" w:rsidP="0076554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</w:p>
          <w:p w:rsidR="000C07E0" w:rsidRDefault="000C07E0" w:rsidP="0076554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</w:p>
          <w:p w:rsidR="000C07E0" w:rsidRDefault="000C07E0" w:rsidP="0076554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</w:p>
          <w:p w:rsidR="000C07E0" w:rsidRDefault="000C07E0" w:rsidP="0076554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</w:p>
          <w:p w:rsidR="000C07E0" w:rsidRPr="001600FF" w:rsidRDefault="000C07E0" w:rsidP="0076554A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color w:val="000000"/>
              </w:rPr>
            </w:pPr>
          </w:p>
          <w:p w:rsidR="000C07E0" w:rsidRPr="000C07E0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600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_______________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_____________</w:t>
            </w:r>
            <w:r w:rsidRPr="001600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0C07E0">
              <w:rPr>
                <w:rFonts w:ascii="Times New Roman" w:eastAsia="Times New Roman" w:hAnsi="Times New Roman" w:cs="Times New Roman"/>
                <w:b/>
                <w:color w:val="000000"/>
                <w:highlight w:val="yellow"/>
                <w:lang w:eastAsia="ru-RU"/>
              </w:rPr>
              <w:t>___</w:t>
            </w:r>
          </w:p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val="kk-KZ" w:eastAsia="ru-RU"/>
              </w:rPr>
            </w:pPr>
          </w:p>
        </w:tc>
        <w:tc>
          <w:tcPr>
            <w:tcW w:w="5246" w:type="dxa"/>
          </w:tcPr>
          <w:p w:rsidR="000C07E0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ФИО</w:t>
            </w:r>
          </w:p>
          <w:p w:rsidR="000C07E0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Персональные данные</w:t>
            </w:r>
          </w:p>
          <w:p w:rsidR="000C07E0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Адрес регистрации:</w:t>
            </w:r>
          </w:p>
          <w:p w:rsidR="000C07E0" w:rsidRPr="00325894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2589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                   </w:t>
            </w:r>
          </w:p>
          <w:p w:rsidR="000C07E0" w:rsidRPr="00F44009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2589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ИИК  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_____________________________________</w:t>
            </w:r>
          </w:p>
          <w:p w:rsidR="000C07E0" w:rsidRPr="00325894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2589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 АО “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_________________________________»</w:t>
            </w:r>
            <w:r w:rsidRPr="0032589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                       </w:t>
            </w:r>
          </w:p>
          <w:p w:rsidR="000C07E0" w:rsidRPr="00F44009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2589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БИК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______________________________________</w:t>
            </w:r>
          </w:p>
          <w:p w:rsidR="000C07E0" w:rsidRPr="001600FF" w:rsidRDefault="000C07E0" w:rsidP="0076554A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</w:p>
          <w:p w:rsidR="000C07E0" w:rsidRPr="001600FF" w:rsidRDefault="000C07E0" w:rsidP="0076554A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</w:p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600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_______________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_____________</w:t>
            </w:r>
            <w:r w:rsidRPr="001600F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ФИО</w:t>
            </w:r>
          </w:p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val="kk-KZ" w:eastAsia="ru-RU"/>
              </w:rPr>
            </w:pPr>
          </w:p>
        </w:tc>
        <w:tc>
          <w:tcPr>
            <w:tcW w:w="5246" w:type="dxa"/>
          </w:tcPr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val="kk-KZ" w:eastAsia="ru-RU"/>
              </w:rPr>
            </w:pPr>
          </w:p>
        </w:tc>
        <w:tc>
          <w:tcPr>
            <w:tcW w:w="5246" w:type="dxa"/>
          </w:tcPr>
          <w:p w:rsidR="000C07E0" w:rsidRPr="001600FF" w:rsidRDefault="000C07E0" w:rsidP="0076554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val="kk-KZ" w:eastAsia="ru-RU"/>
              </w:rPr>
            </w:pPr>
          </w:p>
        </w:tc>
      </w:tr>
    </w:tbl>
    <w:p w:rsidR="000C07E0" w:rsidRPr="001600FF" w:rsidRDefault="000C07E0" w:rsidP="000C07E0">
      <w:pPr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lang w:val="kk-KZ" w:eastAsia="ru-RU"/>
        </w:rPr>
      </w:pPr>
    </w:p>
    <w:p w:rsidR="000C07E0" w:rsidRPr="001600FF" w:rsidRDefault="000C07E0" w:rsidP="000C07E0">
      <w:pPr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pacing w:val="2"/>
          <w:lang w:val="kk-KZ" w:eastAsia="ru-RU"/>
        </w:rPr>
      </w:pPr>
    </w:p>
    <w:p w:rsidR="000C07E0" w:rsidRPr="001600FF" w:rsidRDefault="000C07E0" w:rsidP="000C07E0">
      <w:pPr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pacing w:val="2"/>
          <w:lang w:val="kk-KZ" w:eastAsia="ru-RU"/>
        </w:rPr>
      </w:pPr>
    </w:p>
    <w:p w:rsidR="000C07E0" w:rsidRPr="001600FF" w:rsidRDefault="000C07E0" w:rsidP="000C07E0">
      <w:pPr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pacing w:val="2"/>
          <w:lang w:val="kk-KZ" w:eastAsia="ru-RU"/>
        </w:rPr>
      </w:pPr>
    </w:p>
    <w:p w:rsidR="000C07E0" w:rsidRDefault="000C07E0" w:rsidP="000C07E0">
      <w:pPr>
        <w:widowControl w:val="0"/>
        <w:suppressAutoHyphens/>
        <w:autoSpaceDE w:val="0"/>
        <w:autoSpaceDN w:val="0"/>
        <w:adjustRightInd w:val="0"/>
        <w:spacing w:after="0" w:line="240" w:lineRule="auto"/>
        <w:ind w:firstLine="7513"/>
        <w:jc w:val="right"/>
        <w:rPr>
          <w:rFonts w:ascii="Times New Roman" w:eastAsia="Times New Roman" w:hAnsi="Times New Roman" w:cs="Times New Roman"/>
          <w:color w:val="000000"/>
          <w:lang w:eastAsia="ru-RU"/>
        </w:rPr>
      </w:pPr>
    </w:p>
    <w:p w:rsidR="000C07E0" w:rsidRDefault="000C07E0" w:rsidP="000C07E0">
      <w:pPr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br w:type="page"/>
      </w:r>
    </w:p>
    <w:p w:rsidR="000C07E0" w:rsidRDefault="000C07E0" w:rsidP="000C07E0">
      <w:pPr>
        <w:widowControl w:val="0"/>
        <w:suppressAutoHyphens/>
        <w:autoSpaceDE w:val="0"/>
        <w:autoSpaceDN w:val="0"/>
        <w:adjustRightInd w:val="0"/>
        <w:spacing w:after="0" w:line="240" w:lineRule="auto"/>
        <w:ind w:firstLine="7513"/>
        <w:jc w:val="right"/>
        <w:rPr>
          <w:rFonts w:ascii="Times New Roman" w:eastAsia="Times New Roman" w:hAnsi="Times New Roman" w:cs="Times New Roman"/>
          <w:color w:val="000000"/>
          <w:lang w:eastAsia="ru-RU"/>
        </w:rPr>
      </w:pPr>
    </w:p>
    <w:p w:rsidR="000C07E0" w:rsidRPr="001600FF" w:rsidRDefault="000C07E0" w:rsidP="000C07E0">
      <w:pPr>
        <w:jc w:val="right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0FF">
        <w:rPr>
          <w:rFonts w:ascii="Times New Roman" w:eastAsia="Times New Roman" w:hAnsi="Times New Roman" w:cs="Times New Roman"/>
          <w:color w:val="000000"/>
          <w:lang w:eastAsia="ru-RU"/>
        </w:rPr>
        <w:t>Приложение № 3</w:t>
      </w:r>
    </w:p>
    <w:p w:rsidR="000C07E0" w:rsidRPr="001600FF" w:rsidRDefault="000C07E0" w:rsidP="000C07E0">
      <w:pPr>
        <w:widowControl w:val="0"/>
        <w:suppressAutoHyphens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0FF">
        <w:rPr>
          <w:rFonts w:ascii="Times New Roman" w:eastAsia="Times New Roman" w:hAnsi="Times New Roman" w:cs="Times New Roman"/>
          <w:color w:val="000000"/>
          <w:lang w:eastAsia="ru-RU"/>
        </w:rPr>
        <w:t xml:space="preserve">к Соглашению об оказании агентских  услуг </w:t>
      </w:r>
      <w:r w:rsidRPr="000C07E0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от «__»  ___2019</w:t>
      </w:r>
      <w:r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 xml:space="preserve"> </w:t>
      </w:r>
      <w:r w:rsidRPr="001600FF">
        <w:rPr>
          <w:rFonts w:ascii="Times New Roman" w:eastAsia="Times New Roman" w:hAnsi="Times New Roman" w:cs="Times New Roman"/>
          <w:color w:val="000000"/>
          <w:lang w:eastAsia="ru-RU"/>
        </w:rPr>
        <w:t>г.</w:t>
      </w:r>
    </w:p>
    <w:p w:rsidR="000C07E0" w:rsidRPr="001600FF" w:rsidRDefault="000C07E0" w:rsidP="000C07E0">
      <w:pPr>
        <w:widowControl w:val="0"/>
        <w:tabs>
          <w:tab w:val="left" w:pos="0"/>
          <w:tab w:val="left" w:pos="567"/>
        </w:tabs>
        <w:suppressAutoHyphens/>
        <w:autoSpaceDE w:val="0"/>
        <w:autoSpaceDN w:val="0"/>
        <w:adjustRightInd w:val="0"/>
        <w:spacing w:after="0" w:line="240" w:lineRule="auto"/>
        <w:ind w:hanging="567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:rsidR="000C07E0" w:rsidRPr="001600FF" w:rsidRDefault="000C07E0" w:rsidP="000C07E0">
      <w:pPr>
        <w:widowControl w:val="0"/>
        <w:tabs>
          <w:tab w:val="left" w:pos="0"/>
          <w:tab w:val="left" w:pos="567"/>
        </w:tabs>
        <w:suppressAutoHyphens/>
        <w:autoSpaceDE w:val="0"/>
        <w:autoSpaceDN w:val="0"/>
        <w:adjustRightInd w:val="0"/>
        <w:spacing w:after="0" w:line="240" w:lineRule="auto"/>
        <w:ind w:hanging="567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:rsidR="000C07E0" w:rsidRPr="001600FF" w:rsidRDefault="000C07E0" w:rsidP="000C07E0">
      <w:pPr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0FF">
        <w:rPr>
          <w:rFonts w:ascii="Times New Roman" w:eastAsia="Times New Roman" w:hAnsi="Times New Roman" w:cs="Times New Roman"/>
          <w:color w:val="000000"/>
          <w:lang w:eastAsia="ru-RU"/>
        </w:rPr>
        <w:t xml:space="preserve">                                                                              </w:t>
      </w:r>
    </w:p>
    <w:p w:rsidR="000C07E0" w:rsidRPr="001600FF" w:rsidRDefault="000C07E0" w:rsidP="000C07E0">
      <w:pPr>
        <w:widowControl w:val="0"/>
        <w:shd w:val="clear" w:color="auto" w:fill="FFFFFF"/>
        <w:tabs>
          <w:tab w:val="left" w:pos="2146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pacing w:val="-1"/>
          <w:lang w:eastAsia="ru-RU"/>
        </w:rPr>
      </w:pPr>
    </w:p>
    <w:p w:rsidR="000C07E0" w:rsidRPr="001600FF" w:rsidRDefault="000C07E0" w:rsidP="000C07E0">
      <w:pPr>
        <w:widowControl w:val="0"/>
        <w:shd w:val="clear" w:color="auto" w:fill="FFFFFF"/>
        <w:tabs>
          <w:tab w:val="left" w:pos="2146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pacing w:val="-1"/>
          <w:lang w:eastAsia="ru-RU"/>
        </w:rPr>
      </w:pPr>
    </w:p>
    <w:p w:rsidR="000C07E0" w:rsidRPr="001600FF" w:rsidRDefault="000C07E0" w:rsidP="000C07E0">
      <w:pPr>
        <w:widowControl w:val="0"/>
        <w:shd w:val="clear" w:color="auto" w:fill="FFFFFF"/>
        <w:tabs>
          <w:tab w:val="left" w:pos="2146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pacing w:val="-1"/>
          <w:lang w:eastAsia="ru-RU"/>
        </w:rPr>
      </w:pPr>
    </w:p>
    <w:p w:rsidR="000C07E0" w:rsidRPr="001600FF" w:rsidRDefault="000C07E0" w:rsidP="000C07E0">
      <w:pPr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lang w:eastAsia="ru-RU"/>
        </w:rPr>
      </w:pPr>
    </w:p>
    <w:p w:rsidR="000C07E0" w:rsidRPr="001600FF" w:rsidRDefault="000C07E0" w:rsidP="000C07E0">
      <w:pPr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lang w:eastAsia="ru-RU"/>
        </w:rPr>
      </w:pPr>
      <w:r w:rsidRPr="001600FF">
        <w:rPr>
          <w:rFonts w:ascii="Times New Roman" w:eastAsia="Times New Roman" w:hAnsi="Times New Roman" w:cs="Times New Roman"/>
          <w:bCs/>
          <w:color w:val="000000"/>
          <w:lang w:eastAsia="ru-RU"/>
        </w:rPr>
        <w:t xml:space="preserve">У В Е Д О М Л Е Н И Е  </w:t>
      </w:r>
    </w:p>
    <w:p w:rsidR="000C07E0" w:rsidRPr="001600FF" w:rsidRDefault="000C07E0" w:rsidP="000C07E0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pacing w:val="2"/>
          <w:lang w:eastAsia="ru-RU"/>
        </w:rPr>
      </w:pPr>
      <w:r w:rsidRPr="001600FF">
        <w:rPr>
          <w:rFonts w:ascii="Times New Roman" w:eastAsia="Times New Roman" w:hAnsi="Times New Roman" w:cs="Times New Roman"/>
          <w:color w:val="000000"/>
          <w:spacing w:val="2"/>
          <w:lang w:eastAsia="ru-RU"/>
        </w:rPr>
        <w:t>об ознакомлении Агента с правилами и стандартами качества обслуживания</w:t>
      </w:r>
    </w:p>
    <w:p w:rsidR="000C07E0" w:rsidRPr="001600FF" w:rsidRDefault="000C07E0" w:rsidP="000C07E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</w:p>
    <w:p w:rsidR="000C07E0" w:rsidRPr="001600FF" w:rsidRDefault="000C07E0" w:rsidP="000C07E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</w:p>
    <w:p w:rsidR="000C07E0" w:rsidRPr="001600FF" w:rsidRDefault="000C07E0" w:rsidP="000C07E0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:rsidR="000C07E0" w:rsidRPr="00C805C0" w:rsidRDefault="000C07E0" w:rsidP="000C07E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lang w:eastAsia="ru-RU"/>
        </w:rPr>
      </w:pPr>
      <w:r w:rsidRPr="000C07E0">
        <w:rPr>
          <w:rFonts w:ascii="Times New Roman" w:eastAsia="Times New Roman" w:hAnsi="Times New Roman" w:cs="Times New Roman"/>
          <w:b/>
          <w:color w:val="000000"/>
          <w:highlight w:val="yellow"/>
          <w:lang w:eastAsia="ru-RU"/>
        </w:rPr>
        <w:t>ФИО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, </w:t>
      </w:r>
      <w:r w:rsidRPr="001600FF">
        <w:rPr>
          <w:rFonts w:ascii="Times New Roman" w:eastAsia="Times New Roman" w:hAnsi="Times New Roman" w:cs="Times New Roman"/>
          <w:color w:val="000000"/>
          <w:lang w:eastAsia="ru-RU"/>
        </w:rPr>
        <w:t>являющийся Агентом по Соглашени</w:t>
      </w:r>
      <w:r w:rsidR="003E75D2">
        <w:rPr>
          <w:rFonts w:ascii="Times New Roman" w:eastAsia="Times New Roman" w:hAnsi="Times New Roman" w:cs="Times New Roman"/>
          <w:color w:val="000000"/>
          <w:lang w:eastAsia="ru-RU"/>
        </w:rPr>
        <w:t xml:space="preserve">ю об оказании агентских услуг </w:t>
      </w:r>
      <w:r w:rsidRPr="001600FF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3E75D2" w:rsidRPr="000C07E0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от «__»  ___2019</w:t>
      </w:r>
      <w:r w:rsidR="003E75D2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 xml:space="preserve"> </w:t>
      </w:r>
      <w:r w:rsidR="003E75D2" w:rsidRPr="001600FF">
        <w:rPr>
          <w:rFonts w:ascii="Times New Roman" w:eastAsia="Times New Roman" w:hAnsi="Times New Roman" w:cs="Times New Roman"/>
          <w:color w:val="000000"/>
          <w:lang w:eastAsia="ru-RU"/>
        </w:rPr>
        <w:t xml:space="preserve">г </w:t>
      </w:r>
      <w:r w:rsidRPr="001600FF">
        <w:rPr>
          <w:rFonts w:ascii="Times New Roman" w:eastAsia="Times New Roman" w:hAnsi="Times New Roman" w:cs="Times New Roman"/>
          <w:color w:val="000000"/>
          <w:lang w:eastAsia="ru-RU"/>
        </w:rPr>
        <w:t xml:space="preserve">заключенному с ТОО </w:t>
      </w:r>
      <w:r w:rsidRPr="001600FF">
        <w:rPr>
          <w:rFonts w:ascii="Times New Roman" w:eastAsia="Times New Roman" w:hAnsi="Times New Roman" w:cs="Times New Roman"/>
          <w:bCs/>
          <w:color w:val="000000"/>
          <w:lang w:eastAsia="ru-RU"/>
        </w:rPr>
        <w:t>«</w:t>
      </w:r>
      <w:r>
        <w:rPr>
          <w:rFonts w:ascii="Times New Roman" w:eastAsia="Times New Roman" w:hAnsi="Times New Roman" w:cs="Times New Roman"/>
          <w:bCs/>
          <w:color w:val="000000"/>
          <w:lang w:eastAsia="ru-RU"/>
        </w:rPr>
        <w:t>МФО «</w:t>
      </w:r>
      <w:proofErr w:type="spellStart"/>
      <w:r w:rsidRPr="001600FF">
        <w:rPr>
          <w:rFonts w:ascii="Times New Roman" w:eastAsia="Times New Roman" w:hAnsi="Times New Roman" w:cs="Times New Roman"/>
          <w:bCs/>
          <w:color w:val="000000"/>
          <w:lang w:eastAsia="ru-RU"/>
        </w:rPr>
        <w:t>Онлайн</w:t>
      </w:r>
      <w:r>
        <w:rPr>
          <w:rFonts w:ascii="Times New Roman" w:eastAsia="Times New Roman" w:hAnsi="Times New Roman" w:cs="Times New Roman"/>
          <w:bCs/>
          <w:color w:val="000000"/>
          <w:lang w:eastAsia="ru-RU"/>
        </w:rPr>
        <w:t>Каз</w:t>
      </w:r>
      <w:r w:rsidRPr="001600FF">
        <w:rPr>
          <w:rFonts w:ascii="Times New Roman" w:eastAsia="Times New Roman" w:hAnsi="Times New Roman" w:cs="Times New Roman"/>
          <w:bCs/>
          <w:color w:val="000000"/>
          <w:lang w:eastAsia="ru-RU"/>
        </w:rPr>
        <w:t>Финанс</w:t>
      </w:r>
      <w:proofErr w:type="spellEnd"/>
      <w:r w:rsidRPr="001600FF">
        <w:rPr>
          <w:rFonts w:ascii="Times New Roman" w:eastAsia="Times New Roman" w:hAnsi="Times New Roman" w:cs="Times New Roman"/>
          <w:color w:val="000000"/>
          <w:lang w:eastAsia="ru-RU"/>
        </w:rPr>
        <w:t>», сообщаю, что надлежащим образом ознакомлен с</w:t>
      </w:r>
      <w:r w:rsidRPr="00C805C0">
        <w:rPr>
          <w:rFonts w:ascii="Times New Roman" w:eastAsia="Times New Roman" w:hAnsi="Times New Roman" w:cs="Times New Roman"/>
          <w:color w:val="000000"/>
          <w:spacing w:val="2"/>
          <w:lang w:eastAsia="ru-RU"/>
        </w:rPr>
        <w:t xml:space="preserve"> </w:t>
      </w:r>
      <w:r w:rsidRPr="001600FF">
        <w:rPr>
          <w:rFonts w:ascii="Times New Roman" w:eastAsia="Times New Roman" w:hAnsi="Times New Roman" w:cs="Times New Roman"/>
          <w:color w:val="000000"/>
          <w:spacing w:val="2"/>
          <w:lang w:eastAsia="ru-RU"/>
        </w:rPr>
        <w:t>правилами и стандартами качества обслуживания</w:t>
      </w:r>
      <w:r w:rsidRPr="001600FF">
        <w:rPr>
          <w:rFonts w:ascii="Times New Roman" w:eastAsia="Times New Roman" w:hAnsi="Times New Roman" w:cs="Times New Roman"/>
          <w:color w:val="000000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1600FF">
        <w:rPr>
          <w:rFonts w:ascii="Times New Roman" w:eastAsia="Times New Roman" w:hAnsi="Times New Roman" w:cs="Times New Roman"/>
          <w:color w:val="000000"/>
          <w:lang w:eastAsia="ru-RU"/>
        </w:rPr>
        <w:t xml:space="preserve"> принятыми в ТО</w:t>
      </w:r>
      <w:r>
        <w:rPr>
          <w:rFonts w:ascii="Times New Roman" w:eastAsia="Times New Roman" w:hAnsi="Times New Roman" w:cs="Times New Roman"/>
          <w:color w:val="000000"/>
          <w:lang w:eastAsia="ru-RU"/>
        </w:rPr>
        <w:t>О «МФО «</w:t>
      </w:r>
      <w:proofErr w:type="spellStart"/>
      <w:r>
        <w:rPr>
          <w:rFonts w:ascii="Times New Roman" w:eastAsia="Times New Roman" w:hAnsi="Times New Roman" w:cs="Times New Roman"/>
          <w:color w:val="000000"/>
          <w:lang w:eastAsia="ru-RU"/>
        </w:rPr>
        <w:t>ОнлайнКазФинанс</w:t>
      </w:r>
      <w:proofErr w:type="spellEnd"/>
      <w:r>
        <w:rPr>
          <w:rFonts w:ascii="Times New Roman" w:eastAsia="Times New Roman" w:hAnsi="Times New Roman" w:cs="Times New Roman"/>
          <w:color w:val="000000"/>
          <w:lang w:eastAsia="ru-RU"/>
        </w:rPr>
        <w:t>» при работе с К</w:t>
      </w:r>
      <w:r w:rsidRPr="001600FF">
        <w:rPr>
          <w:rFonts w:ascii="Times New Roman" w:eastAsia="Times New Roman" w:hAnsi="Times New Roman" w:cs="Times New Roman"/>
          <w:color w:val="000000"/>
          <w:lang w:eastAsia="ru-RU"/>
        </w:rPr>
        <w:t xml:space="preserve">лиентами.  </w:t>
      </w:r>
    </w:p>
    <w:p w:rsidR="000C07E0" w:rsidRPr="001600FF" w:rsidRDefault="000C07E0" w:rsidP="000C07E0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:rsidR="000C07E0" w:rsidRPr="001600FF" w:rsidRDefault="000C07E0" w:rsidP="000C07E0">
      <w:pPr>
        <w:widowControl w:val="0"/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:rsidR="000C07E0" w:rsidRPr="001600FF" w:rsidRDefault="000C07E0" w:rsidP="000C07E0">
      <w:pPr>
        <w:widowControl w:val="0"/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:rsidR="000C07E0" w:rsidRPr="001600FF" w:rsidRDefault="000C07E0" w:rsidP="000C07E0">
      <w:pPr>
        <w:widowControl w:val="0"/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:rsidR="000C07E0" w:rsidRPr="001600FF" w:rsidRDefault="000C07E0" w:rsidP="000C07E0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:rsidR="000C07E0" w:rsidRPr="001600FF" w:rsidRDefault="000C07E0" w:rsidP="000C07E0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:rsidR="000C07E0" w:rsidRPr="001600FF" w:rsidRDefault="000C07E0" w:rsidP="000C07E0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:rsidR="000C07E0" w:rsidRPr="001600FF" w:rsidRDefault="000C07E0" w:rsidP="000C07E0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:rsidR="000C07E0" w:rsidRPr="001600FF" w:rsidRDefault="000C07E0" w:rsidP="000C07E0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:rsidR="000C07E0" w:rsidRPr="001600FF" w:rsidRDefault="000C07E0" w:rsidP="000C07E0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:rsidR="000C07E0" w:rsidRPr="001600FF" w:rsidRDefault="000C07E0" w:rsidP="000C07E0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:rsidR="000C07E0" w:rsidRPr="001600FF" w:rsidRDefault="000C07E0" w:rsidP="000C07E0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i/>
          <w:color w:val="000000"/>
          <w:lang w:eastAsia="ru-RU"/>
        </w:rPr>
      </w:pPr>
    </w:p>
    <w:p w:rsidR="000C07E0" w:rsidRPr="001600FF" w:rsidRDefault="000C07E0" w:rsidP="000C07E0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after="0" w:line="240" w:lineRule="auto"/>
        <w:ind w:firstLine="2313"/>
        <w:jc w:val="right"/>
        <w:rPr>
          <w:rFonts w:ascii="Times New Roman" w:eastAsia="Times New Roman" w:hAnsi="Times New Roman" w:cs="Times New Roman"/>
          <w:i/>
          <w:color w:val="000000"/>
          <w:lang w:eastAsia="ru-RU"/>
        </w:rPr>
      </w:pPr>
      <w:r w:rsidRPr="001600FF">
        <w:rPr>
          <w:rFonts w:ascii="Times New Roman" w:eastAsia="Times New Roman" w:hAnsi="Times New Roman" w:cs="Times New Roman"/>
          <w:i/>
          <w:color w:val="000000"/>
          <w:lang w:eastAsia="ru-RU"/>
        </w:rPr>
        <w:t>____________________(дата)</w:t>
      </w:r>
    </w:p>
    <w:p w:rsidR="000C07E0" w:rsidRPr="001600FF" w:rsidRDefault="000C07E0" w:rsidP="000C07E0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after="0" w:line="240" w:lineRule="auto"/>
        <w:ind w:firstLine="2313"/>
        <w:jc w:val="right"/>
        <w:rPr>
          <w:rFonts w:ascii="Times New Roman" w:eastAsia="Times New Roman" w:hAnsi="Times New Roman" w:cs="Times New Roman"/>
          <w:i/>
          <w:color w:val="000000"/>
          <w:lang w:eastAsia="ru-RU"/>
        </w:rPr>
      </w:pPr>
    </w:p>
    <w:p w:rsidR="000C07E0" w:rsidRPr="001600FF" w:rsidRDefault="000C07E0" w:rsidP="000C07E0">
      <w:pPr>
        <w:widowControl w:val="0"/>
        <w:tabs>
          <w:tab w:val="left" w:pos="0"/>
        </w:tabs>
        <w:suppressAutoHyphens/>
        <w:autoSpaceDE w:val="0"/>
        <w:autoSpaceDN w:val="0"/>
        <w:adjustRightInd w:val="0"/>
        <w:spacing w:after="0" w:line="240" w:lineRule="auto"/>
        <w:ind w:firstLine="2313"/>
        <w:jc w:val="right"/>
        <w:rPr>
          <w:rFonts w:ascii="Times New Roman" w:eastAsia="Times New Roman" w:hAnsi="Times New Roman" w:cs="Times New Roman"/>
          <w:i/>
          <w:color w:val="000000"/>
          <w:lang w:eastAsia="ru-RU"/>
        </w:rPr>
      </w:pPr>
      <w:r w:rsidRPr="001600FF">
        <w:rPr>
          <w:rFonts w:ascii="Times New Roman" w:eastAsia="Times New Roman" w:hAnsi="Times New Roman" w:cs="Times New Roman"/>
          <w:i/>
          <w:color w:val="000000"/>
          <w:lang w:eastAsia="ru-RU"/>
        </w:rPr>
        <w:t>___________________(подпись)</w:t>
      </w:r>
    </w:p>
    <w:p w:rsidR="000C07E0" w:rsidRPr="001600FF" w:rsidRDefault="000C07E0" w:rsidP="000C07E0">
      <w:pPr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pacing w:val="2"/>
          <w:lang w:eastAsia="ru-RU"/>
        </w:rPr>
      </w:pPr>
    </w:p>
    <w:p w:rsidR="000C07E0" w:rsidRPr="001600FF" w:rsidRDefault="000C07E0" w:rsidP="000C07E0">
      <w:pPr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pacing w:val="2"/>
          <w:lang w:eastAsia="ru-RU"/>
        </w:rPr>
      </w:pPr>
    </w:p>
    <w:p w:rsidR="000C07E0" w:rsidRPr="001600FF" w:rsidRDefault="000C07E0" w:rsidP="000C07E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</w:p>
    <w:p w:rsidR="000C07E0" w:rsidRPr="001600FF" w:rsidRDefault="000C07E0" w:rsidP="000C07E0">
      <w:pPr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pacing w:val="2"/>
          <w:lang w:eastAsia="ru-RU"/>
        </w:rPr>
      </w:pPr>
    </w:p>
    <w:p w:rsidR="000C07E0" w:rsidRPr="001600FF" w:rsidRDefault="000C07E0" w:rsidP="000C07E0">
      <w:pPr>
        <w:suppressAutoHyphens/>
        <w:spacing w:after="0" w:line="240" w:lineRule="auto"/>
        <w:rPr>
          <w:rFonts w:ascii="Times New Roman" w:hAnsi="Times New Roman" w:cs="Times New Roman"/>
        </w:rPr>
      </w:pPr>
    </w:p>
    <w:p w:rsidR="00B3770D" w:rsidRDefault="00B3770D"/>
    <w:sectPr w:rsidR="00B377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185EDE"/>
    <w:multiLevelType w:val="hybridMultilevel"/>
    <w:tmpl w:val="FC468F60"/>
    <w:lvl w:ilvl="0" w:tplc="041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cs="Times New Roman" w:hint="default"/>
      </w:rPr>
    </w:lvl>
    <w:lvl w:ilvl="4" w:tplc="04190003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cs="Times New Roman" w:hint="default"/>
      </w:rPr>
    </w:lvl>
    <w:lvl w:ilvl="7" w:tplc="04190003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cs="Times New Roman" w:hint="default"/>
      </w:rPr>
    </w:lvl>
  </w:abstractNum>
  <w:abstractNum w:abstractNumId="1">
    <w:nsid w:val="44B46EF7"/>
    <w:multiLevelType w:val="hybridMultilevel"/>
    <w:tmpl w:val="2BA4A4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F515834"/>
    <w:multiLevelType w:val="multilevel"/>
    <w:tmpl w:val="10E0A2B0"/>
    <w:lvl w:ilvl="0">
      <w:start w:val="1"/>
      <w:numFmt w:val="decimal"/>
      <w:lvlText w:val="%1."/>
      <w:lvlJc w:val="left"/>
      <w:pPr>
        <w:tabs>
          <w:tab w:val="num" w:pos="3234"/>
        </w:tabs>
        <w:ind w:left="3234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234"/>
        </w:tabs>
        <w:ind w:left="323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414"/>
        </w:tabs>
        <w:ind w:left="34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414"/>
        </w:tabs>
        <w:ind w:left="341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774"/>
        </w:tabs>
        <w:ind w:left="377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774"/>
        </w:tabs>
        <w:ind w:left="3774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134"/>
        </w:tabs>
        <w:ind w:left="413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134"/>
        </w:tabs>
        <w:ind w:left="413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494"/>
        </w:tabs>
        <w:ind w:left="4494" w:hanging="180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trackRevisions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07E0"/>
    <w:rsid w:val="000C07E0"/>
    <w:rsid w:val="000E1F55"/>
    <w:rsid w:val="00196C3B"/>
    <w:rsid w:val="001C191A"/>
    <w:rsid w:val="003C66EB"/>
    <w:rsid w:val="003E75D2"/>
    <w:rsid w:val="004E3AFD"/>
    <w:rsid w:val="00B3770D"/>
    <w:rsid w:val="00EB3942"/>
    <w:rsid w:val="00F0023C"/>
    <w:rsid w:val="00F87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C07E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C07E0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F878C5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F878C5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F878C5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F878C5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F878C5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F878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878C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C07E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C07E0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F878C5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F878C5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F878C5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F878C5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F878C5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F878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878C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3545</Words>
  <Characters>20210</Characters>
  <Application>Microsoft Office Word</Application>
  <DocSecurity>0</DocSecurity>
  <Lines>168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23708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Асхат Болеген</dc:creator>
  <cp:lastModifiedBy>Сергей Бойко</cp:lastModifiedBy>
  <cp:revision>2</cp:revision>
  <dcterms:created xsi:type="dcterms:W3CDTF">2019-11-26T05:29:00Z</dcterms:created>
  <dcterms:modified xsi:type="dcterms:W3CDTF">2019-11-26T05:29:00Z</dcterms:modified>
</cp:coreProperties>
</file>