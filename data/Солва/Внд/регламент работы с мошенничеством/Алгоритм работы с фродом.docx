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38B" w:rsidRPr="0093038B" w:rsidRDefault="0093038B" w:rsidP="0093038B">
      <w:pPr>
        <w:tabs>
          <w:tab w:val="center" w:pos="4677"/>
          <w:tab w:val="right" w:pos="54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93038B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Технологическая карта «Порядок работы с задолженностью по займам, оформленным в результате мошеннических действий» (</w:t>
      </w:r>
      <w:r w:rsidRPr="0093038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Версия 1.0</w:t>
      </w:r>
      <w:r w:rsidRPr="0093038B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)</w:t>
      </w:r>
      <w:r w:rsidRPr="0093038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.</w:t>
      </w:r>
    </w:p>
    <w:p w:rsidR="0093038B" w:rsidRDefault="0093038B"/>
    <w:tbl>
      <w:tblPr>
        <w:tblW w:w="15841" w:type="dxa"/>
        <w:tblInd w:w="-3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8"/>
        <w:gridCol w:w="2352"/>
        <w:gridCol w:w="1080"/>
        <w:gridCol w:w="900"/>
        <w:gridCol w:w="540"/>
        <w:gridCol w:w="720"/>
        <w:gridCol w:w="900"/>
        <w:gridCol w:w="6660"/>
        <w:gridCol w:w="2161"/>
      </w:tblGrid>
      <w:tr w:rsidR="0093038B" w:rsidRPr="0093038B" w:rsidTr="009A6922">
        <w:trPr>
          <w:trHeight w:val="353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N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п/п</w:t>
            </w:r>
          </w:p>
        </w:tc>
        <w:tc>
          <w:tcPr>
            <w:tcW w:w="235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Операция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Кто проводит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Канал поступления заявления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Кому передает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Срок</w:t>
            </w: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Примечание</w:t>
            </w: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  <w:vAlign w:val="center"/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Переход к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п.п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3038B" w:rsidRPr="0093038B" w:rsidTr="009A6922">
        <w:trPr>
          <w:trHeight w:val="7487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0" w:name="_Ref105931838"/>
          </w:p>
        </w:tc>
        <w:bookmarkEnd w:id="0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Поступление информации о случаях мошенничества с участием третьих лиц при оформлении </w:t>
            </w:r>
            <w:ins w:id="1" w:author="Сергей Бойко" w:date="2020-11-30T10:39:00Z">
              <w:r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</w:rPr>
                <w:t>микрокредита</w:t>
              </w:r>
            </w:ins>
            <w:del w:id="2" w:author="Сергей Бойко" w:date="2020-11-30T10:39:00Z">
              <w:r w:rsidRPr="0093038B" w:rsidDel="0093038B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</w:rPr>
                <w:delText>займа</w:delText>
              </w:r>
            </w:del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Регистрация Заявления.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Заявления, поступившие по телефону, по электронной почте, официальные представительства Компании в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соц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.с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етях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интернет</w:t>
            </w:r>
            <w:ins w:id="3" w:author="Сергей Бойко" w:date="2020-11-30T10:44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, </w:t>
              </w:r>
            </w:ins>
            <w:ins w:id="4" w:author="Сергей Бойко" w:date="2020-11-30T10:45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Канцелярия</w:t>
              </w:r>
            </w:ins>
            <w:ins w:id="5" w:author="Сергей Бойко" w:date="2020-11-30T10:44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 и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д</w:t>
              </w:r>
            </w:ins>
            <w:ins w:id="6" w:author="Сергей Бойко" w:date="2020-11-30T10:45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.</w:t>
              </w:r>
            </w:ins>
            <w:ins w:id="7" w:author="Сергей Бойко" w:date="2020-11-30T10:44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р</w:t>
              </w:r>
            </w:ins>
            <w:proofErr w:type="spellEnd"/>
            <w:ins w:id="8" w:author="Сергей Бойко" w:date="2020-11-30T10:45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.</w:t>
              </w:r>
            </w:ins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0C450D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0C450D"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ОМ</w:t>
            </w:r>
            <w:r w:rsidRPr="000C450D"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ЮО</w:t>
            </w:r>
            <w:r w:rsidRPr="000C450D">
              <w:rPr>
                <w:rFonts w:ascii="Times New Roman" w:eastAsia="Times New Roman" w:hAnsi="Times New Roman" w:cs="Times New Roman"/>
                <w:sz w:val="18"/>
                <w:szCs w:val="18"/>
              </w:rPr>
              <w:t>/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ДВЗ</w:t>
            </w:r>
            <w:ins w:id="9" w:author="Сергей Бойко" w:date="2020-11-30T10:42:00Z">
              <w:r w:rsidRPr="000C450D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/</w:t>
              </w:r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СБ</w:t>
              </w:r>
            </w:ins>
            <w:ins w:id="10" w:author="Сергей Бойко" w:date="2020-11-30T10:49:00Z">
              <w:r w:rsidR="000C450D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/Вер</w:t>
              </w:r>
            </w:ins>
            <w:ins w:id="11" w:author="Сергей Бойко" w:date="2020-11-30T10:50:00Z">
              <w:r w:rsidR="000C450D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и</w:t>
              </w:r>
            </w:ins>
            <w:ins w:id="12" w:author="Сергей Бойко" w:date="2020-11-30T10:49:00Z">
              <w:r w:rsidR="000C450D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фикация</w:t>
              </w:r>
            </w:ins>
            <w:ins w:id="13" w:author="Сергей Бойко" w:date="2020-11-30T10:56:00Z">
              <w:r w:rsidR="000C450D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/Омбудсмен </w:t>
              </w:r>
            </w:ins>
            <w:r w:rsidRPr="000C450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0C450D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Информация о случаях мошенничества с участием третьих лиц при оформлении займа может поступить из следующих источников:</w:t>
            </w:r>
          </w:p>
          <w:p w:rsidR="0093038B" w:rsidRP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Заявление Клиента, поступившее по электронной почте на официальны</w:t>
            </w:r>
            <w:ins w:id="14" w:author="Сергей Бойко" w:date="2020-11-30T10:35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е</w:t>
              </w:r>
            </w:ins>
            <w:del w:id="15" w:author="Сергей Бойко" w:date="2020-11-30T10:35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й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почтовы</w:t>
            </w:r>
            <w:ins w:id="16" w:author="Сергей Бойко" w:date="2020-11-30T10:35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е</w:t>
              </w:r>
            </w:ins>
            <w:del w:id="17" w:author="Сергей Бойко" w:date="2020-11-30T10:35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й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ящик</w:t>
            </w:r>
            <w:ins w:id="18" w:author="Сергей Бойко" w:date="2020-11-30T10:35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и</w:t>
              </w:r>
            </w:ins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</w:t>
            </w:r>
            <w:ins w:id="19" w:author="Сергей Бойко" w:date="2020-11-30T10:31:00Z"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begin"/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20" w:author="Сергей Бойко" w:date="2020-11-30T10:31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 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instrText>HYPERLINK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21" w:author="Сергей Бойко" w:date="2020-11-30T10:31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 "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instrText>mailto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22" w:author="Сергей Бойко" w:date="2020-11-30T10:31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>:</w:instrText>
              </w:r>
            </w:ins>
            <w:r w:rsidRPr="0093038B">
              <w:rPr>
                <w:rFonts w:ascii="Times New Roman" w:eastAsia="MS Mincho" w:hAnsi="Times New Roman" w:cs="Times New Roman"/>
                <w:color w:val="0000FF"/>
                <w:sz w:val="18"/>
                <w:szCs w:val="18"/>
                <w:u w:val="single"/>
                <w:lang w:val="en-US" w:eastAsia="ja-JP"/>
              </w:rPr>
              <w:instrText>support</w:instrText>
            </w:r>
            <w:r w:rsidRPr="0093038B">
              <w:rPr>
                <w:rFonts w:ascii="Times New Roman" w:eastAsia="MS Mincho" w:hAnsi="Times New Roman" w:cs="Times New Roman"/>
                <w:color w:val="0000FF"/>
                <w:sz w:val="18"/>
                <w:szCs w:val="18"/>
                <w:u w:val="single"/>
                <w:lang w:eastAsia="ja-JP"/>
              </w:rPr>
              <w:instrText>@</w:instrText>
            </w:r>
            <w:r w:rsidRPr="0093038B">
              <w:rPr>
                <w:rFonts w:ascii="Times New Roman" w:eastAsia="MS Mincho" w:hAnsi="Times New Roman" w:cs="Times New Roman"/>
                <w:color w:val="0000FF"/>
                <w:sz w:val="18"/>
                <w:szCs w:val="18"/>
                <w:u w:val="single"/>
                <w:lang w:val="en-US" w:eastAsia="ja-JP"/>
              </w:rPr>
              <w:instrText>moneyman</w:instrText>
            </w:r>
            <w:r w:rsidRPr="0093038B">
              <w:rPr>
                <w:rFonts w:ascii="Times New Roman" w:eastAsia="MS Mincho" w:hAnsi="Times New Roman" w:cs="Times New Roman"/>
                <w:color w:val="0000FF"/>
                <w:sz w:val="18"/>
                <w:szCs w:val="18"/>
                <w:u w:val="single"/>
                <w:lang w:eastAsia="ja-JP"/>
              </w:rPr>
              <w:instrText>.</w:instrText>
            </w:r>
            <w:ins w:id="23" w:author="Сергей Бойко" w:date="2020-11-30T10:31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val="en-US" w:eastAsia="ja-JP"/>
                </w:rPr>
                <w:instrText>kz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24" w:author="Сергей Бойко" w:date="2020-11-30T10:31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" 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separate"/>
              </w:r>
            </w:ins>
            <w:r w:rsidRPr="0079230F">
              <w:rPr>
                <w:rStyle w:val="a6"/>
                <w:rFonts w:ascii="Times New Roman" w:eastAsia="MS Mincho" w:hAnsi="Times New Roman" w:cs="Times New Roman"/>
                <w:sz w:val="18"/>
                <w:szCs w:val="18"/>
                <w:lang w:val="en-US" w:eastAsia="ja-JP"/>
              </w:rPr>
              <w:t>support</w:t>
            </w:r>
            <w:r w:rsidRPr="0079230F">
              <w:rPr>
                <w:rStyle w:val="a6"/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>@</w:t>
            </w:r>
            <w:r w:rsidRPr="0079230F">
              <w:rPr>
                <w:rStyle w:val="a6"/>
                <w:rFonts w:ascii="Times New Roman" w:eastAsia="MS Mincho" w:hAnsi="Times New Roman" w:cs="Times New Roman"/>
                <w:sz w:val="18"/>
                <w:szCs w:val="18"/>
                <w:lang w:val="en-US" w:eastAsia="ja-JP"/>
              </w:rPr>
              <w:t>moneyman</w:t>
            </w:r>
            <w:r w:rsidRPr="0079230F">
              <w:rPr>
                <w:rStyle w:val="a6"/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>.</w:t>
            </w:r>
            <w:del w:id="25" w:author="Сергей Бойко" w:date="2020-11-30T10:31:00Z">
              <w:r w:rsidRPr="0079230F" w:rsidDel="0093038B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val="en-US" w:eastAsia="ja-JP"/>
                </w:rPr>
                <w:delText>ru</w:delText>
              </w:r>
            </w:del>
            <w:ins w:id="26" w:author="Сергей Бойко" w:date="2020-11-30T10:31:00Z">
              <w:r w:rsidRPr="0079230F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val="en-US" w:eastAsia="ja-JP"/>
                </w:rPr>
                <w:t>kz</w: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end"/>
              </w:r>
            </w:ins>
            <w:ins w:id="27" w:author="Сергей Бойко" w:date="2020-11-30T10:34:00Z"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</w:rPr>
                <w:t>,</w:t>
              </w:r>
            </w:ins>
            <w:ins w:id="28" w:author="Сергей Бойко" w:date="2020-11-30T10:32:00Z">
              <w:r w:rsidRPr="000C450D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</w:rPr>
                <w:t xml:space="preserve"> </w: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29" w:author="Сергей Бойко" w:date="2020-11-30T10:32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t xml:space="preserve"> </w: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begin"/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0" w:author="Сергей Бойко" w:date="2020-11-30T10:32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 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instrText>HYPERLINK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1" w:author="Сергей Бойко" w:date="2020-11-30T10:32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 "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instrText>mailto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2" w:author="Сергей Бойко" w:date="2020-11-30T10:32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>: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  <w:rPrChange w:id="33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val="en-US" w:eastAsia="ja-JP"/>
                    </w:rPr>
                  </w:rPrChange>
                </w:rPr>
                <w:instrText>support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4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eastAsia="ja-JP"/>
                    </w:rPr>
                  </w:rPrChange>
                </w:rPr>
                <w:instrText>@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  <w:rPrChange w:id="35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val="en-US" w:eastAsia="ja-JP"/>
                    </w:rPr>
                  </w:rPrChange>
                </w:rPr>
                <w:instrText>solva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6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val="en-US" w:eastAsia="ja-JP"/>
                    </w:rPr>
                  </w:rPrChange>
                </w:rPr>
                <w:instrText>.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  <w:rPrChange w:id="37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val="en-US" w:eastAsia="ja-JP"/>
                    </w:rPr>
                  </w:rPrChange>
                </w:rPr>
                <w:instrText>kz</w:instrText>
              </w:r>
              <w:r w:rsidRPr="0093038B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  <w:rPrChange w:id="38" w:author="Сергей Бойко" w:date="2020-11-30T10:32:00Z">
                    <w:rPr>
                      <w:rFonts w:ascii="Times New Roman" w:eastAsia="MS Mincho" w:hAnsi="Times New Roman" w:cs="Times New Roman"/>
                      <w:color w:val="0000FF"/>
                      <w:sz w:val="18"/>
                      <w:szCs w:val="18"/>
                      <w:u w:val="single"/>
                      <w:lang w:val="en-US" w:eastAsia="ja-JP"/>
                    </w:rPr>
                  </w:rPrChange>
                </w:rPr>
                <w:instrText xml:space="preserve">" </w:instrTex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separate"/>
              </w:r>
              <w:r w:rsidRPr="000C450D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val="en-US" w:eastAsia="ja-JP"/>
                </w:rPr>
                <w:t>support</w:t>
              </w:r>
              <w:r w:rsidRPr="000C450D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@</w:t>
              </w:r>
              <w:r w:rsidRPr="000C450D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val="en-US" w:eastAsia="ja-JP"/>
                </w:rPr>
                <w:t>solva</w:t>
              </w:r>
              <w:r w:rsidRPr="0093038B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eastAsia="ja-JP"/>
                  <w:rPrChange w:id="39" w:author="Сергей Бойко" w:date="2020-11-30T10:32:00Z">
                    <w:rPr>
                      <w:rStyle w:val="a6"/>
                      <w:rFonts w:ascii="Times New Roman" w:eastAsia="MS Mincho" w:hAnsi="Times New Roman" w:cs="Times New Roman"/>
                      <w:sz w:val="18"/>
                      <w:szCs w:val="18"/>
                      <w:lang w:val="en-US" w:eastAsia="ja-JP"/>
                    </w:rPr>
                  </w:rPrChange>
                </w:rPr>
                <w:t>.</w:t>
              </w:r>
              <w:r w:rsidRPr="000C450D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val="en-US" w:eastAsia="ja-JP"/>
                </w:rPr>
                <w:t>kz</w:t>
              </w:r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end"/>
              </w:r>
            </w:ins>
            <w:ins w:id="40" w:author="Сергей Бойко" w:date="2020-11-30T10:34:00Z">
              <w:r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</w:rPr>
                <w:t>,</w:t>
              </w:r>
            </w:ins>
            <w:ins w:id="41" w:author="Сергей Бойко" w:date="2020-11-30T10:31:00Z">
              <w:r w:rsidRPr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  <w:rPrChange w:id="42" w:author="Сергей Бойко" w:date="2020-11-30T10:32:00Z">
                    <w:rPr>
                      <w:rFonts w:ascii="Times New Roman" w:eastAsia="MS Mincho" w:hAnsi="Times New Roman" w:cs="Times New Roman"/>
                      <w:color w:val="000000"/>
                      <w:sz w:val="18"/>
                      <w:szCs w:val="18"/>
                      <w:lang w:val="en-US" w:eastAsia="ja-JP"/>
                    </w:rPr>
                  </w:rPrChange>
                </w:rPr>
                <w:t xml:space="preserve"> </w:t>
              </w:r>
            </w:ins>
            <w:ins w:id="43" w:author="Сергей Бойко" w:date="2020-11-30T10:34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fldChar w:fldCharType="begin"/>
              </w:r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instrText xml:space="preserve"> HYPERLINK "mailto:</w:instrText>
              </w:r>
              <w:r w:rsidRPr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instrText>sb@solva.kz</w:instrText>
              </w:r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instrText xml:space="preserve">" </w:instrText>
              </w:r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fldChar w:fldCharType="separate"/>
              </w:r>
              <w:r w:rsidRPr="0079230F">
                <w:rPr>
                  <w:rStyle w:val="a6"/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sb@solva.kz</w:t>
              </w:r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fldChar w:fldCharType="end"/>
              </w:r>
              <w:proofErr w:type="gramStart"/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</w:t>
              </w:r>
            </w:ins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;</w:t>
            </w:r>
            <w:proofErr w:type="gramEnd"/>
          </w:p>
          <w:p w:rsidR="0093038B" w:rsidRP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Заявление Клиента, поступившее по телефону </w:t>
            </w:r>
            <w:del w:id="44" w:author="Сергей Бойко" w:date="2020-11-30T10:35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 xml:space="preserve">круглосуточной 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службы поддержки;</w:t>
            </w:r>
          </w:p>
          <w:p w:rsidR="0093038B" w:rsidRP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Заявление Клиента, поступившее через официальные представительства Компании в социальных сетях интернет:</w:t>
            </w:r>
            <w:ins w:id="45" w:author="Сергей Бойко" w:date="2020-11-30T10:36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«</w:t>
              </w:r>
              <w:proofErr w:type="spellStart"/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Инстаграм</w:t>
              </w:r>
              <w:proofErr w:type="spellEnd"/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»</w:t>
              </w:r>
            </w:ins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</w:t>
            </w:r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«</w:t>
            </w:r>
            <w:proofErr w:type="spellStart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Фейсбук</w:t>
            </w:r>
            <w:proofErr w:type="spellEnd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», «</w:t>
            </w:r>
            <w:proofErr w:type="spellStart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Твиттер</w:t>
            </w:r>
            <w:proofErr w:type="spellEnd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», «</w:t>
            </w:r>
            <w:proofErr w:type="spellStart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Вконтакте</w:t>
            </w:r>
            <w:proofErr w:type="spellEnd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», «Живой журнал», «</w:t>
            </w:r>
            <w:proofErr w:type="spellStart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Ют</w:t>
            </w:r>
            <w:del w:id="46" w:author="Сергей Бойко" w:date="2020-11-30T10:37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20"/>
                  <w:szCs w:val="24"/>
                  <w:lang w:eastAsia="ja-JP"/>
                </w:rPr>
                <w:delText>ь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юб</w:t>
            </w:r>
            <w:proofErr w:type="spellEnd"/>
            <w:r w:rsidRPr="0093038B">
              <w:rPr>
                <w:rFonts w:ascii="Times New Roman" w:eastAsia="MS Mincho" w:hAnsi="Times New Roman" w:cs="Times New Roman"/>
                <w:color w:val="000000"/>
                <w:sz w:val="20"/>
                <w:szCs w:val="24"/>
                <w:lang w:eastAsia="ja-JP"/>
              </w:rPr>
              <w:t>», «Одноклассники».</w:t>
            </w: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</w:t>
            </w:r>
          </w:p>
          <w:p w:rsidR="0093038B" w:rsidRP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Заявление Клиента</w:t>
            </w:r>
            <w:ins w:id="47" w:author="Сергей Бойко" w:date="2020-11-30T10:37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установленного образца </w:t>
              </w:r>
            </w:ins>
            <w:ins w:id="48" w:author="Сергей Бойко" w:date="2020-11-30T10:38:00Z">
              <w:r w:rsidRPr="0093038B">
                <w:rPr>
                  <w:rFonts w:ascii="Times New Roman" w:eastAsia="MS Mincho" w:hAnsi="Times New Roman" w:cs="Times New Roman"/>
                  <w:i/>
                  <w:color w:val="000000"/>
                  <w:sz w:val="18"/>
                  <w:szCs w:val="18"/>
                  <w:lang w:eastAsia="ja-JP"/>
                  <w:rPrChange w:id="49" w:author="Сергей Бойко" w:date="2020-11-30T10:39:00Z">
                    <w:rPr>
                      <w:rFonts w:ascii="Times New Roman" w:eastAsia="MS Mincho" w:hAnsi="Times New Roman" w:cs="Times New Roman"/>
                      <w:color w:val="000000"/>
                      <w:sz w:val="18"/>
                      <w:szCs w:val="18"/>
                      <w:lang w:eastAsia="ja-JP"/>
                    </w:rPr>
                  </w:rPrChange>
                </w:rPr>
                <w:t>(</w:t>
              </w:r>
            </w:ins>
            <w:ins w:id="50" w:author="Сергей Бойко" w:date="2020-11-30T10:37:00Z">
              <w:r w:rsidRPr="0093038B">
                <w:rPr>
                  <w:rFonts w:ascii="Times New Roman" w:eastAsia="MS Mincho" w:hAnsi="Times New Roman" w:cs="Times New Roman"/>
                  <w:i/>
                  <w:color w:val="000000"/>
                  <w:sz w:val="18"/>
                  <w:szCs w:val="18"/>
                  <w:lang w:eastAsia="ja-JP"/>
                  <w:rPrChange w:id="51" w:author="Сергей Бойко" w:date="2020-11-30T10:39:00Z">
                    <w:rPr>
                      <w:rFonts w:ascii="Times New Roman" w:eastAsia="MS Mincho" w:hAnsi="Times New Roman" w:cs="Times New Roman"/>
                      <w:color w:val="000000"/>
                      <w:sz w:val="18"/>
                      <w:szCs w:val="18"/>
                      <w:lang w:eastAsia="ja-JP"/>
                    </w:rPr>
                  </w:rPrChange>
                </w:rPr>
                <w:t xml:space="preserve">приложение № </w:t>
              </w:r>
            </w:ins>
            <w:ins w:id="52" w:author="Сергей Бойко" w:date="2020-11-30T11:01:00Z">
              <w:r w:rsidR="00B13971">
                <w:rPr>
                  <w:rFonts w:ascii="Times New Roman" w:eastAsia="MS Mincho" w:hAnsi="Times New Roman" w:cs="Times New Roman"/>
                  <w:i/>
                  <w:color w:val="000000"/>
                  <w:sz w:val="18"/>
                  <w:szCs w:val="18"/>
                  <w:lang w:eastAsia="ja-JP"/>
                </w:rPr>
                <w:t>2</w:t>
              </w:r>
            </w:ins>
            <w:ins w:id="53" w:author="Сергей Бойко" w:date="2020-11-30T10:38:00Z">
              <w:r w:rsidRPr="0093038B">
                <w:rPr>
                  <w:rFonts w:ascii="Times New Roman" w:eastAsia="MS Mincho" w:hAnsi="Times New Roman" w:cs="Times New Roman"/>
                  <w:i/>
                  <w:color w:val="000000"/>
                  <w:sz w:val="18"/>
                  <w:szCs w:val="18"/>
                  <w:lang w:eastAsia="ja-JP"/>
                  <w:rPrChange w:id="54" w:author="Сергей Бойко" w:date="2020-11-30T10:39:00Z">
                    <w:rPr>
                      <w:rFonts w:ascii="Times New Roman" w:eastAsia="MS Mincho" w:hAnsi="Times New Roman" w:cs="Times New Roman"/>
                      <w:color w:val="000000"/>
                      <w:sz w:val="18"/>
                      <w:szCs w:val="18"/>
                      <w:lang w:eastAsia="ja-JP"/>
                    </w:rPr>
                  </w:rPrChange>
                </w:rPr>
                <w:t xml:space="preserve"> к настоящей технологической карте)</w:t>
              </w:r>
            </w:ins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, оформленное в простой письменной форме о том, что договор </w:t>
            </w:r>
            <w:ins w:id="55" w:author="Сергей Бойко" w:date="2020-11-30T10:39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микрокредита</w:t>
              </w:r>
            </w:ins>
            <w:del w:id="56" w:author="Сергей Бойко" w:date="2020-11-30T10:39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займа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им не заключался;</w:t>
            </w:r>
          </w:p>
          <w:p w:rsidR="0093038B" w:rsidRP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Заявление Клиента, оформленное в свободной форме, с приложением документов об обращении в Правоохранительные органы по факту хищения/ утраты документа удостоверяющего личность в соответствии с законодательством </w:t>
            </w:r>
            <w:ins w:id="57" w:author="Сергей Бойко" w:date="2020-11-30T10:40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Республики Казахстан</w:t>
              </w:r>
            </w:ins>
            <w:del w:id="58" w:author="Сергей Бойко" w:date="2020-11-30T10:40:00Z">
              <w:r w:rsidRPr="0093038B" w:rsidDel="0093038B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Российской Федерации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/ мошенничества.</w:t>
            </w:r>
          </w:p>
          <w:p w:rsid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ins w:id="59" w:author="Сергей Бойко" w:date="2020-11-30T10:41:00Z"/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Заявление Клиента, поступившее по официальным каналам связи сотрудникам ДВЗ при организации процедуры взыскания.</w:t>
            </w:r>
          </w:p>
          <w:p w:rsidR="0093038B" w:rsidRDefault="0093038B" w:rsidP="0093038B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ins w:id="60" w:author="Сергей Бойко" w:date="2020-11-30T10:48:00Z"/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ins w:id="61" w:author="Сергей Бойко" w:date="2020-11-30T10:41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Запросы с правоохранительных органов</w:t>
              </w:r>
            </w:ins>
            <w:ins w:id="62" w:author="Сергей Бойко" w:date="2020-11-30T10:48:00Z">
              <w:r w:rsidR="000C450D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, и </w:t>
              </w:r>
              <w:proofErr w:type="spellStart"/>
              <w:r w:rsidR="000C450D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д.р</w:t>
              </w:r>
            </w:ins>
            <w:proofErr w:type="spellEnd"/>
            <w:ins w:id="63" w:author="Сергей Бойко" w:date="2020-11-30T10:41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.</w:t>
              </w:r>
            </w:ins>
          </w:p>
          <w:p w:rsidR="000C450D" w:rsidRPr="0093038B" w:rsidRDefault="000C450D" w:rsidP="000C450D">
            <w:pPr>
              <w:spacing w:after="0" w:line="240" w:lineRule="auto"/>
              <w:ind w:left="834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pPrChange w:id="64" w:author="Сергей Бойко" w:date="2020-11-30T10:48:00Z">
                <w:pPr>
                  <w:numPr>
                    <w:numId w:val="2"/>
                  </w:numPr>
                  <w:spacing w:after="0" w:line="240" w:lineRule="auto"/>
                  <w:ind w:left="834" w:hanging="360"/>
                  <w:jc w:val="both"/>
                </w:pPr>
              </w:pPrChange>
            </w:pPr>
          </w:p>
          <w:p w:rsidR="0093038B" w:rsidRPr="0093038B" w:rsidRDefault="0093038B" w:rsidP="0093038B">
            <w:pPr>
              <w:spacing w:after="0" w:line="240" w:lineRule="auto"/>
              <w:ind w:left="708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commentRangeStart w:id="65"/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Регистрация </w:t>
            </w:r>
            <w:ins w:id="66" w:author="Сергей Бойко" w:date="2020-11-30T11:01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обращений</w:t>
              </w:r>
            </w:ins>
            <w:del w:id="67" w:author="Сергей Бойко" w:date="2020-11-30T11:01:00Z"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заявления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осуществляется сотрудником</w:t>
            </w:r>
            <w:ins w:id="68" w:author="Сергей Бойко" w:date="2020-11-30T11:01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</w:t>
              </w:r>
            </w:ins>
            <w:ins w:id="69" w:author="Сергей Бойко" w:date="2020-11-30T11:02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к</w:t>
              </w:r>
            </w:ins>
            <w:ins w:id="70" w:author="Сергей Бойко" w:date="2020-11-30T11:01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анцелярии</w:t>
              </w:r>
            </w:ins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 xml:space="preserve"> </w:t>
            </w:r>
            <w:del w:id="71" w:author="Сергей Бойко" w:date="2020-11-30T11:01:00Z"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 xml:space="preserve">группы поддержки в соответствии </w:delText>
              </w:r>
            </w:del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с Приложением №1</w:t>
            </w: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vertAlign w:val="superscript"/>
                <w:lang w:eastAsia="ja-JP"/>
              </w:rPr>
              <w:footnoteReference w:id="1"/>
            </w:r>
            <w:r w:rsidRPr="0093038B"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  <w:t>.</w:t>
            </w:r>
            <w:commentRangeEnd w:id="65"/>
            <w:r w:rsidR="000C450D">
              <w:rPr>
                <w:rStyle w:val="a7"/>
              </w:rPr>
              <w:commentReference w:id="65"/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</w:p>
          <w:p w:rsidR="00B13971" w:rsidRDefault="000C450D" w:rsidP="0093038B">
            <w:pPr>
              <w:spacing w:after="0" w:line="240" w:lineRule="auto"/>
              <w:jc w:val="both"/>
              <w:rPr>
                <w:ins w:id="74" w:author="Сергей Бойко" w:date="2020-11-30T11:00:00Z"/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ins w:id="75" w:author="Сергей Бойко" w:date="2020-11-30T10:58:00Z">
              <w:r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Все обращения</w:t>
              </w:r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касательно оформления микрокредита</w:t>
              </w:r>
            </w:ins>
            <w:ins w:id="76" w:author="Сергей Бойко" w:date="2020-11-30T10:59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 xml:space="preserve"> мошенническим путем</w:t>
              </w:r>
            </w:ins>
            <w:ins w:id="77" w:author="Сергей Бойко" w:date="2020-11-30T11:00:00Z">
              <w:r w:rsidR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t>, передаются в работу Службы безопасности</w:t>
              </w:r>
            </w:ins>
          </w:p>
          <w:p w:rsidR="0093038B" w:rsidRPr="0093038B" w:rsidDel="00B13971" w:rsidRDefault="0093038B" w:rsidP="0093038B">
            <w:pPr>
              <w:spacing w:after="0" w:line="240" w:lineRule="auto"/>
              <w:jc w:val="both"/>
              <w:rPr>
                <w:del w:id="78" w:author="Сергей Бойко" w:date="2020-11-30T11:00:00Z"/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del w:id="79" w:author="Сергей Бойко" w:date="2020-11-30T11:00:00Z"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В случае, если жалоба клиента получена на любой почтовый ящик @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val="en-US" w:eastAsia="ja-JP"/>
                </w:rPr>
                <w:delText>moneyman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.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val="en-US" w:eastAsia="ja-JP"/>
                </w:rPr>
                <w:delText>ru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 xml:space="preserve">, то обращение переадресовывается на </w:delText>
              </w:r>
              <w:r w:rsidRPr="0093038B" w:rsidDel="00B13971">
                <w:rPr>
                  <w:rFonts w:ascii="Times New Roman" w:eastAsia="MS Mincho" w:hAnsi="Times New Roman" w:cs="Times New Roman"/>
                  <w:sz w:val="24"/>
                  <w:szCs w:val="24"/>
                  <w:lang w:eastAsia="ja-JP"/>
                </w:rPr>
                <w:fldChar w:fldCharType="begin"/>
              </w:r>
              <w:r w:rsidRPr="0093038B" w:rsidDel="00B13971">
                <w:rPr>
                  <w:rFonts w:ascii="Times New Roman" w:eastAsia="MS Mincho" w:hAnsi="Times New Roman" w:cs="Times New Roman"/>
                  <w:sz w:val="24"/>
                  <w:szCs w:val="24"/>
                  <w:lang w:eastAsia="ja-JP"/>
                </w:rPr>
                <w:delInstrText xml:space="preserve"> HYPERLINK "mailto:support@moneyman.ru" </w:delInstrText>
              </w:r>
              <w:r w:rsidRPr="0093038B" w:rsidDel="00B13971">
                <w:rPr>
                  <w:rFonts w:ascii="Times New Roman" w:eastAsia="MS Mincho" w:hAnsi="Times New Roman" w:cs="Times New Roman"/>
                  <w:sz w:val="24"/>
                  <w:szCs w:val="24"/>
                  <w:lang w:eastAsia="ja-JP"/>
                </w:rPr>
                <w:fldChar w:fldCharType="separate"/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delText>support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</w:rPr>
                <w:delText>@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delText>moneyman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eastAsia="ja-JP"/>
                </w:rPr>
                <w:delText>.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delText>ru</w:delText>
              </w:r>
              <w:r w:rsidRPr="0093038B" w:rsidDel="00B13971">
                <w:rPr>
                  <w:rFonts w:ascii="Times New Roman" w:eastAsia="MS Mincho" w:hAnsi="Times New Roman" w:cs="Times New Roman"/>
                  <w:color w:val="0000FF"/>
                  <w:sz w:val="18"/>
                  <w:szCs w:val="18"/>
                  <w:u w:val="single"/>
                  <w:lang w:val="en-US" w:eastAsia="ja-JP"/>
                </w:rPr>
                <w:fldChar w:fldCharType="end"/>
              </w:r>
              <w:r w:rsidRPr="0093038B" w:rsidDel="00B13971">
                <w:rPr>
                  <w:rFonts w:ascii="Times New Roman" w:eastAsia="MS Mincho" w:hAnsi="Times New Roman" w:cs="Times New Roman"/>
                  <w:color w:val="000000"/>
                  <w:sz w:val="18"/>
                  <w:szCs w:val="18"/>
                  <w:lang w:eastAsia="ja-JP"/>
                </w:rPr>
                <w:delText>.</w:delText>
              </w:r>
            </w:del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tabs>
                <w:tab w:val="center" w:pos="10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К п.2-4</w:t>
            </w:r>
          </w:p>
        </w:tc>
      </w:tr>
      <w:tr w:rsidR="0093038B" w:rsidRPr="0093038B" w:rsidTr="009A6922">
        <w:trPr>
          <w:trHeight w:val="3075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B13971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</w:t>
            </w:r>
            <w:del w:id="80" w:author="Сергей Бойко" w:date="2020-11-30T11:07:00Z">
              <w:r w:rsidRPr="0093038B" w:rsidDel="00B13971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  <w:lang w:eastAsia="ru-RU"/>
                </w:rPr>
                <w:delText>отрудник</w:delText>
              </w:r>
            </w:del>
            <w:ins w:id="81" w:author="Сергей Бойко" w:date="2020-11-30T11:07:00Z">
              <w:r w:rsidR="00B13971" w:rsidRPr="0093038B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  <w:lang w:eastAsia="ru-RU"/>
                </w:rPr>
                <w:t>сотрудник</w:t>
              </w:r>
            </w:ins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ins w:id="82" w:author="Сергей Бойко" w:date="2020-11-30T11:07:00Z">
              <w:r w:rsidR="00B13971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  <w:lang w:eastAsia="ru-RU"/>
                </w:rPr>
                <w:t>канцелярии</w:t>
              </w:r>
            </w:ins>
            <w:del w:id="83" w:author="Сергей Бойко" w:date="2020-11-30T11:07:00Z">
              <w:r w:rsidRPr="0093038B" w:rsidDel="00B13971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  <w:lang w:eastAsia="ru-RU"/>
                </w:rPr>
                <w:delText>делопроизводства</w:delText>
              </w:r>
            </w:del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ГО (Заявления, поступившие в письменной форме по почте или лично от клиента при визите в офис</w:t>
            </w:r>
            <w:r w:rsidRPr="0093038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eastAsia="ru-RU"/>
              </w:rPr>
              <w:t xml:space="preserve"> 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ОМ/ЮО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B13971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ins w:id="84" w:author="Сергей Бойко" w:date="2020-11-30T11:06:00Z">
              <w:r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СБ</w:t>
              </w:r>
            </w:ins>
            <w:proofErr w:type="gramEnd"/>
            <w:del w:id="85" w:author="Сергей Бойко" w:date="2020-11-30T11:06:00Z">
              <w:r w:rsidR="0093038B" w:rsidRPr="0093038B" w:rsidDel="00B13971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>ДБ</w:delText>
              </w:r>
            </w:del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ень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>Заявления, поступившие в простой письменной форме по почте или лично от клиента</w:t>
            </w:r>
            <w:ins w:id="86" w:author="Сергей Бойко" w:date="2020-11-30T11:09:00Z">
              <w:r w:rsidR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 xml:space="preserve">, правоохранительных органов, </w:t>
              </w:r>
            </w:ins>
            <w:del w:id="87" w:author="Сергей Бойко" w:date="2020-11-30T11:10:00Z">
              <w:r w:rsidRPr="0093038B" w:rsidDel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delText xml:space="preserve"> </w:delText>
              </w:r>
            </w:del>
            <w:r w:rsidRPr="0093038B"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 xml:space="preserve">при визите в офис, регистрирует уполномоченный сотрудник </w:t>
            </w:r>
            <w:ins w:id="88" w:author="Сергей Бойко" w:date="2020-11-30T11:08:00Z">
              <w:r w:rsidR="00B13971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канцелярии</w:t>
              </w:r>
            </w:ins>
            <w:del w:id="89" w:author="Сергей Бойко" w:date="2020-11-30T11:08:00Z">
              <w:r w:rsidRPr="0093038B" w:rsidDel="00B13971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delText>делопроизводства</w:delText>
              </w:r>
            </w:del>
            <w:r w:rsidRPr="0093038B"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 xml:space="preserve"> (офис-менеджер</w:t>
            </w:r>
            <w:ins w:id="90" w:author="Сергей Бойко" w:date="2020-11-30T11:11:00Z">
              <w:r w:rsidR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)</w:t>
              </w:r>
            </w:ins>
            <w:del w:id="91" w:author="Сергей Бойко" w:date="2020-11-30T11:10:00Z">
              <w:r w:rsidRPr="0093038B" w:rsidDel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delText>) и  в ДБ.</w:delText>
              </w:r>
            </w:del>
            <w:ins w:id="92" w:author="Сергей Бойко" w:date="2020-11-30T11:10:00Z">
              <w:r w:rsidR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.</w:t>
              </w:r>
            </w:ins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  <w:r w:rsidRPr="0093038B"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 xml:space="preserve">В течение рабочего дня информация, с приложенным заявлением, направляется в </w:t>
            </w:r>
            <w:ins w:id="93" w:author="Сергей Бойко" w:date="2020-11-30T11:11:00Z">
              <w:r w:rsidR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t>СБ</w:t>
              </w:r>
            </w:ins>
            <w:del w:id="94" w:author="Сергей Бойко" w:date="2020-11-30T11:11:00Z">
              <w:r w:rsidRPr="0093038B" w:rsidDel="00410D2B">
                <w:rPr>
                  <w:rFonts w:ascii="Times New Roman" w:eastAsia="MS Mincho" w:hAnsi="Times New Roman" w:cs="Times New Roman"/>
                  <w:sz w:val="18"/>
                  <w:szCs w:val="18"/>
                  <w:lang w:eastAsia="ja-JP"/>
                </w:rPr>
                <w:delText>ДБ</w:delText>
              </w:r>
            </w:del>
            <w:r w:rsidRPr="0093038B">
              <w:rPr>
                <w:rFonts w:ascii="Times New Roman" w:eastAsia="MS Mincho" w:hAnsi="Times New Roman" w:cs="Times New Roman"/>
                <w:sz w:val="18"/>
                <w:szCs w:val="18"/>
                <w:lang w:eastAsia="ja-JP"/>
              </w:rPr>
              <w:t>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color w:val="000000"/>
                <w:sz w:val="18"/>
                <w:szCs w:val="18"/>
                <w:lang w:eastAsia="ja-JP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tabs>
                <w:tab w:val="center" w:pos="10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К п.5</w:t>
            </w:r>
          </w:p>
        </w:tc>
      </w:tr>
      <w:tr w:rsidR="0093038B" w:rsidRPr="0093038B" w:rsidTr="009A6922">
        <w:trPr>
          <w:trHeight w:val="171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95" w:name="_Ref317178145"/>
          </w:p>
        </w:tc>
        <w:bookmarkEnd w:id="95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Направление Заявления в </w:t>
            </w:r>
            <w:del w:id="96" w:author="Сергей Бойко" w:date="2020-11-30T11:11:00Z">
              <w:r w:rsidRPr="0093038B" w:rsidDel="00410D2B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</w:rPr>
                <w:delText>ДБ</w:delText>
              </w:r>
            </w:del>
            <w:proofErr w:type="gramStart"/>
            <w:ins w:id="97" w:author="Сергей Бойко" w:date="2020-11-30T11:11:00Z">
              <w:r w:rsidR="00410D2B">
                <w:rPr>
                  <w:rFonts w:ascii="Times New Roman" w:eastAsia="Times New Roman" w:hAnsi="Times New Roman" w:cs="Times New Roman"/>
                  <w:color w:val="000000"/>
                  <w:sz w:val="18"/>
                  <w:szCs w:val="18"/>
                </w:rPr>
                <w:t>СБ</w:t>
              </w:r>
            </w:ins>
            <w:proofErr w:type="gramEnd"/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на проверку.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Support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410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del w:id="98" w:author="Сергей Бойко" w:date="2020-11-30T11:11:00Z"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>ДБ</w:delText>
              </w:r>
            </w:del>
            <w:proofErr w:type="gramStart"/>
            <w:ins w:id="99" w:author="Сергей Бойко" w:date="2020-11-30T11:11:00Z"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СБ</w:t>
              </w:r>
            </w:ins>
            <w:proofErr w:type="gramEnd"/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ень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Сотрудник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посредством корпоративной электронной почты</w:t>
            </w:r>
            <w:ins w:id="100" w:author="Сергей Бойко" w:date="2020-11-30T11:14:00Z"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 либо в соответствующею рабочею группу</w:t>
              </w:r>
            </w:ins>
            <w:ins w:id="101" w:author="Сергей Бойко" w:date="2020-11-30T11:13:00Z">
              <w:r w:rsidR="00410D2B">
                <w:t xml:space="preserve"> </w:t>
              </w:r>
              <w:proofErr w:type="spellStart"/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мессенджера</w:t>
              </w:r>
              <w:proofErr w:type="spellEnd"/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 </w:t>
              </w:r>
              <w:r w:rsidR="00410D2B" w:rsidRP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="00410D2B" w:rsidRP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Skype</w:t>
              </w:r>
            </w:ins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 течение 1 (одного) рабочего дня с даты получения обращения, </w:t>
            </w:r>
            <w:del w:id="102" w:author="Сергей Бойко" w:date="2020-11-30T11:15:00Z"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>в</w:delText>
              </w:r>
            </w:del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del w:id="103" w:author="Сергей Бойко" w:date="2020-11-30T11:15:00Z"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 xml:space="preserve">зашифрованном виде </w:delText>
              </w:r>
            </w:del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направляет информацию в </w:t>
            </w:r>
            <w:del w:id="104" w:author="Сергей Бойко" w:date="2020-11-30T11:11:00Z"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>ДБ</w:delText>
              </w:r>
            </w:del>
            <w:proofErr w:type="gramStart"/>
            <w:ins w:id="105" w:author="Сергей Бойко" w:date="2020-11-30T11:11:00Z"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СБ</w:t>
              </w:r>
            </w:ins>
            <w:bookmarkStart w:id="106" w:name="_GoBack"/>
            <w:bookmarkEnd w:id="106"/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 корпоративный почтовый ящик </w:t>
            </w:r>
            <w:del w:id="107" w:author="Сергей Бойко" w:date="2020-11-30T11:12:00Z"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fldChar w:fldCharType="begin"/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 xml:space="preserve"> 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delInstrText>HYPERLINK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 xml:space="preserve"> "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delInstrText>mailto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>: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delInstrText>obrachenieDB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>@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delInstrText>moneyman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>.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delInstrText>ru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InstrText xml:space="preserve">" </w:delInstr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fldChar w:fldCharType="separate"/>
              </w:r>
              <w:r w:rsidRPr="0093038B" w:rsidDel="00410D2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delText>obrachenieDB</w:delText>
              </w:r>
              <w:r w:rsidRPr="0093038B" w:rsidDel="00410D2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delText>@</w:delText>
              </w:r>
              <w:r w:rsidRPr="0093038B" w:rsidDel="00410D2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delText>moneyman</w:delText>
              </w:r>
              <w:r w:rsidRPr="0093038B" w:rsidDel="00410D2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delText>.</w:delText>
              </w:r>
              <w:r w:rsidRPr="0093038B" w:rsidDel="00410D2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delText>ru</w:delText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  <w:lang w:val="en-US"/>
                </w:rPr>
                <w:fldChar w:fldCharType="end"/>
              </w:r>
              <w:r w:rsidRPr="0093038B" w:rsidDel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delText xml:space="preserve"> </w:delText>
              </w:r>
            </w:del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(в копию – руководителя/заместителя службы взыскания для  отзыва из работы КА</w:t>
            </w:r>
            <w:ins w:id="108" w:author="Сергей Бойко" w:date="2020-11-30T11:15:00Z">
              <w:r w:rsidR="00410D2B">
                <w:rPr>
                  <w:rFonts w:ascii="Times New Roman" w:eastAsia="Times New Roman" w:hAnsi="Times New Roman" w:cs="Times New Roman"/>
                  <w:sz w:val="18"/>
                  <w:szCs w:val="18"/>
                </w:rPr>
                <w:t>)</w:t>
              </w:r>
            </w:ins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Примечание: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По Заявлению в Приложении №1 должны быть заполнены все поля. В случае если для обработки Заявления требуется дополнительная информация, то данная информация запрашивается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 соответствующих подразделениях Компании и отражается в Приложении №1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footnoteReference w:id="2"/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К п.5</w:t>
            </w:r>
          </w:p>
        </w:tc>
      </w:tr>
      <w:tr w:rsidR="0093038B" w:rsidRPr="0093038B" w:rsidTr="009A6922">
        <w:trPr>
          <w:trHeight w:val="171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Исключение договора займа из списков, формирующихся для взыскания задолженности.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ДВЗ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ДБ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ня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В случае выявлении подозрения на мошенничество в ходе работы по взысканию задолженности сотрудник ДВЗ, закрепленный за сделкой, составляет краткую служебную записку на имя руководителя ДВЗ, в которой излагает суть, а также перечисляет все мероприятия, проведенные им в ходе работы со сделкой.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Данная служебная записка визируется руководителем ДВЗ (либо лицом, его замещающим) и в зашифрованном виде направляется в ДБ на корпоративный почтовый ящик </w:t>
            </w:r>
            <w:hyperlink r:id="rId9" w:history="1">
              <w:r w:rsidRPr="0093038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t>obrachenieDB</w:t>
              </w:r>
              <w:r w:rsidRPr="0093038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@</w:t>
              </w:r>
              <w:r w:rsidRPr="0093038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t>moneyman</w:t>
              </w:r>
              <w:r w:rsidRPr="0093038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</w:rPr>
                <w:t>.</w:t>
              </w:r>
              <w:proofErr w:type="spellStart"/>
              <w:r w:rsidRPr="0093038B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u w:val="single"/>
                  <w:lang w:val="en-US"/>
                </w:rPr>
                <w:t>ru</w:t>
              </w:r>
              <w:proofErr w:type="spellEnd"/>
            </w:hyperlink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К п.5</w:t>
            </w:r>
          </w:p>
        </w:tc>
      </w:tr>
      <w:tr w:rsidR="0093038B" w:rsidRPr="0093038B" w:rsidTr="009A6922">
        <w:trPr>
          <w:trHeight w:val="171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09" w:name="_Ref202346210"/>
          </w:p>
        </w:tc>
        <w:bookmarkEnd w:id="109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keepNext/>
              <w:spacing w:after="0" w:line="240" w:lineRule="auto"/>
              <w:outlineLvl w:val="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Рассмотрение Заявления в ДБ.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038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ДБ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/ДВЗ/ЮО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5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ней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А) При поступлении информации от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Sapport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, ДБ в автоматизированной системе переводит сделку в категорию «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ФРОДы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»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footnoteReference w:id="3"/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и в течение 5 (Пяти) рабочих дней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footnoteReference w:id="4"/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рассматривает Заявление в соответствии с внутренними регламентами ДБ, вносит заключение в файл Приложение №1 и направляет на электронный ящик </w:t>
            </w:r>
            <w:hyperlink r:id="rId10" w:history="1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hyperlink r:id="rId11" w:history="1">
              <w:r w:rsidRPr="0093038B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insup</w:t>
              </w:r>
              <w:r w:rsidRPr="0093038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@</w:t>
              </w:r>
              <w:r w:rsidRPr="0093038B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moneyman</w:t>
              </w:r>
              <w:r w:rsidRPr="0093038B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.</w:t>
              </w:r>
              <w:proofErr w:type="spellStart"/>
              <w:r w:rsidRPr="0093038B">
                <w:rPr>
                  <w:rFonts w:ascii="Times New Roman" w:eastAsia="Times New Roman" w:hAnsi="Times New Roman" w:cs="Times New Roman"/>
                  <w:sz w:val="20"/>
                  <w:szCs w:val="20"/>
                  <w:lang w:val="en-US"/>
                </w:rPr>
                <w:t>ru</w:t>
              </w:r>
              <w:proofErr w:type="spellEnd"/>
            </w:hyperlink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Б) При поступлении информации от ДВЗ, ДБ в автоматизированной системе переводит сделку в категорию «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ФРОДы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» и в течение 5 (пяти) рабочих дней рассматривает служебную записку ДВЗ и выносит заключение.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В) При поступлении информации от ОМ/ЮО, ДБ в автоматизированной системе переводит сделку в категорию «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ФРОДы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» и в течение 5 (пяти) рабочих дней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рассматривает заявление, поступившее в простой письменной форме, и выносит заключение.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По окончании проверки, в случае если по сделке имеются признаки мошеннических действий 3-х лиц, ДБ направляет информацию: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 в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для исправления кредитной истории и подготовки ответа заявителю,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- в ЮО для рассмотрения и принятия решения о направлении заявления в правоохранительные органы.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Если по сделке не выявлены признаки мошеннических действий, направляется заключение инициатору запроса, дополнительно передается информация в ДВЗ для возобновления процедуры взыскания. 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К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п.п</w:t>
            </w:r>
            <w:proofErr w:type="spell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  6, 7, 8</w:t>
            </w:r>
          </w:p>
        </w:tc>
      </w:tr>
      <w:tr w:rsidR="0093038B" w:rsidRPr="0093038B" w:rsidTr="009A6922">
        <w:trPr>
          <w:trHeight w:val="197"/>
        </w:trPr>
        <w:tc>
          <w:tcPr>
            <w:tcW w:w="5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10" w:name="_Ref249773668"/>
          </w:p>
        </w:tc>
        <w:bookmarkEnd w:id="110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Размещение ответа Клиенту.   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Удаление информации по договору займа из БКИ. Обновление кредитной истории Клиента в БКИ</w:t>
            </w:r>
            <w:r w:rsidRPr="0093038B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5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ней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Уполномоченный сотрудник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Support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 течение 5 (Пяти) рабочих дней с момента получения результатов проверки обращения осуществляет следующие действия: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Если по итогам проверки Заявления ДБ, сделка имеет признаки мошеннических действий:</w:t>
            </w:r>
          </w:p>
          <w:p w:rsidR="0093038B" w:rsidRPr="0093038B" w:rsidRDefault="0093038B" w:rsidP="0093038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оформляет ответ Клиенту в соответствии с  рекомендациями ЮО;</w:t>
            </w:r>
          </w:p>
          <w:p w:rsidR="0093038B" w:rsidRPr="0093038B" w:rsidRDefault="0093038B" w:rsidP="0093038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оформляет документы и направляет информацию в БКИ для исправления кредитной истории заявителя;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Завершение процесса </w:t>
            </w:r>
          </w:p>
          <w:p w:rsidR="0093038B" w:rsidRPr="0093038B" w:rsidDel="005A60B9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3038B" w:rsidRPr="0093038B" w:rsidTr="009A6922">
        <w:trPr>
          <w:trHeight w:val="197"/>
        </w:trPr>
        <w:tc>
          <w:tcPr>
            <w:tcW w:w="5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11" w:name="_Ref249771027"/>
          </w:p>
        </w:tc>
        <w:bookmarkEnd w:id="111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Возобновление работы по сделке, не имеющей признаков мошенничества.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ДБ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ДВЗ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.н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ень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При поступлении информации от ДБ, уполномоченный сотрудник ДВЗ в течение 1 (Одного) рабочего дня с момента получения информации от ДБ  возобновляет работу по сделке в соответствии с внутренними регламентами.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93038B" w:rsidRPr="0093038B" w:rsidRDefault="0093038B" w:rsidP="009303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Завершение процесса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93038B" w:rsidRPr="0093038B" w:rsidTr="009A6922">
        <w:trPr>
          <w:trHeight w:val="197"/>
        </w:trPr>
        <w:tc>
          <w:tcPr>
            <w:tcW w:w="5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12" w:name="_Ref379370102"/>
          </w:p>
        </w:tc>
        <w:bookmarkEnd w:id="112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Подача заявления в Правоохранительные органы.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Отмена штрафов, процентов.</w:t>
            </w:r>
            <w:r w:rsidRPr="0093038B">
              <w:rPr>
                <w:rFonts w:ascii="Times New Roman" w:eastAsia="Times New Roman" w:hAnsi="Times New Roman" w:cs="Times New Roman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ДБ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ЮО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5 </w:t>
            </w:r>
            <w:proofErr w:type="spell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раб</w:t>
            </w:r>
            <w:proofErr w:type="gramStart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.д</w:t>
            </w:r>
            <w:proofErr w:type="gramEnd"/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ней</w:t>
            </w:r>
            <w:proofErr w:type="spellEnd"/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Юридический отдел в течение 5 (Пяти) рабочих дней с момента получения информации от ДБ, рассматривает возможность направления заявления в правоохранительные органы для принятия решения о возбуждении уголовного дела.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Подготавливает соответствующие документы для инициации отмены начисленных штрафов, процентов по сделке.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При возбуждении уголовного дела, </w:t>
            </w:r>
            <w:r w:rsidRPr="0093038B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получении Компанией </w:t>
            </w: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Документов из Правоохранительных органов и установлении виновного лица, ЮО передает документы в ДВЗ для осуществления взыскания задолженности с виновного лица/для подачи гражданского иска для дальнейшего взыскания в соответствии с решением суда и исполнительным листом, полученными ДВЗ от судебных органов в установленном порядке.  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Завершение процесса</w:t>
            </w:r>
          </w:p>
        </w:tc>
      </w:tr>
      <w:tr w:rsidR="0093038B" w:rsidRPr="0093038B" w:rsidTr="009A6922">
        <w:trPr>
          <w:trHeight w:val="197"/>
        </w:trPr>
        <w:tc>
          <w:tcPr>
            <w:tcW w:w="5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numPr>
                <w:ilvl w:val="0"/>
                <w:numId w:val="1"/>
              </w:numPr>
              <w:tabs>
                <w:tab w:val="left" w:pos="15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13" w:name="_Ref372123418"/>
          </w:p>
        </w:tc>
        <w:bookmarkEnd w:id="113"/>
        <w:tc>
          <w:tcPr>
            <w:tcW w:w="23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3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38B" w:rsidRPr="0093038B" w:rsidRDefault="0093038B" w:rsidP="00930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B03777" w:rsidRDefault="00475948"/>
    <w:sectPr w:rsidR="00B03777" w:rsidSect="0093038B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65" w:author="Сергей Бойко" w:date="2020-11-30T10:57:00Z" w:initials="СБ">
    <w:p w:rsidR="000C450D" w:rsidRDefault="000C450D">
      <w:pPr>
        <w:pStyle w:val="a8"/>
      </w:pPr>
      <w:r>
        <w:rPr>
          <w:rStyle w:val="a7"/>
        </w:rPr>
        <w:annotationRef/>
      </w:r>
      <w:r w:rsidR="00475948">
        <w:t xml:space="preserve">Коллеги, у нас регистрацию производит </w:t>
      </w:r>
      <w:proofErr w:type="spellStart"/>
      <w:r w:rsidR="00475948">
        <w:t>Концелярия</w:t>
      </w:r>
      <w:proofErr w:type="spellEnd"/>
      <w:r w:rsidR="00475948">
        <w:t xml:space="preserve"> </w:t>
      </w:r>
      <w:proofErr w:type="gramStart"/>
      <w:r w:rsidR="00475948">
        <w:t xml:space="preserve">( </w:t>
      </w:r>
      <w:proofErr w:type="gramEnd"/>
      <w:r w:rsidR="00475948">
        <w:t>на сегодняшний день регистрируют</w:t>
      </w:r>
      <w:r w:rsidR="00475948">
        <w:t xml:space="preserve">ся обращения с </w:t>
      </w:r>
      <w:proofErr w:type="spellStart"/>
      <w:r w:rsidR="00475948">
        <w:t>Гос</w:t>
      </w:r>
      <w:proofErr w:type="spellEnd"/>
      <w:r w:rsidR="00475948">
        <w:t xml:space="preserve"> органов и </w:t>
      </w:r>
      <w:r w:rsidR="00475948">
        <w:t>письма</w:t>
      </w:r>
      <w:r w:rsidR="00475948">
        <w:t xml:space="preserve">, </w:t>
      </w:r>
      <w:r w:rsidR="00475948">
        <w:t>остальн</w:t>
      </w:r>
      <w:r w:rsidR="00475948">
        <w:t>ые обращения</w:t>
      </w:r>
      <w:r w:rsidR="00475948">
        <w:t xml:space="preserve"> мы не </w:t>
      </w:r>
      <w:proofErr w:type="spellStart"/>
      <w:r w:rsidR="00475948">
        <w:t>регестрир</w:t>
      </w:r>
      <w:r w:rsidR="00475948">
        <w:t>уем</w:t>
      </w:r>
      <w:proofErr w:type="spellEnd"/>
      <w:r w:rsidRPr="000C450D">
        <w:t xml:space="preserve"> </w:t>
      </w:r>
      <w:r w:rsidR="00475948">
        <w:t xml:space="preserve">например которые поступили в </w:t>
      </w:r>
      <w:proofErr w:type="spellStart"/>
      <w:r w:rsidRPr="000C450D">
        <w:t>Support</w:t>
      </w:r>
      <w:proofErr w:type="spellEnd"/>
      <w:r w:rsidR="00475948">
        <w:t>, Д</w:t>
      </w:r>
      <w:r w:rsidR="00475948">
        <w:t>ВЗ</w:t>
      </w:r>
      <w:r w:rsidR="00475948">
        <w:t>, Омбудсмен</w:t>
      </w:r>
      <w:r w:rsidR="00475948">
        <w:t xml:space="preserve"> </w:t>
      </w:r>
      <w:r w:rsidR="00475948">
        <w:t>)</w:t>
      </w:r>
      <w:r w:rsidR="00475948">
        <w:t xml:space="preserve"> </w:t>
      </w:r>
      <w:r w:rsidR="00475948">
        <w:t xml:space="preserve"> н</w:t>
      </w:r>
      <w:r w:rsidR="00475948">
        <w:t>о независимо от источника в</w:t>
      </w:r>
      <w:r w:rsidR="00475948">
        <w:t>се мы их принимаем в работу СБ</w:t>
      </w:r>
      <w:r w:rsidR="00475948">
        <w:t xml:space="preserve">. Вопрос стоит ли все обращения пропускать через Концелярию?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948" w:rsidRDefault="00475948" w:rsidP="0093038B">
      <w:pPr>
        <w:spacing w:after="0" w:line="240" w:lineRule="auto"/>
      </w:pPr>
      <w:r>
        <w:separator/>
      </w:r>
    </w:p>
  </w:endnote>
  <w:endnote w:type="continuationSeparator" w:id="0">
    <w:p w:rsidR="00475948" w:rsidRDefault="00475948" w:rsidP="00930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948" w:rsidRDefault="00475948" w:rsidP="0093038B">
      <w:pPr>
        <w:spacing w:after="0" w:line="240" w:lineRule="auto"/>
      </w:pPr>
      <w:r>
        <w:separator/>
      </w:r>
    </w:p>
  </w:footnote>
  <w:footnote w:type="continuationSeparator" w:id="0">
    <w:p w:rsidR="00475948" w:rsidRDefault="00475948" w:rsidP="0093038B">
      <w:pPr>
        <w:spacing w:after="0" w:line="240" w:lineRule="auto"/>
      </w:pPr>
      <w:r>
        <w:continuationSeparator/>
      </w:r>
    </w:p>
  </w:footnote>
  <w:footnote w:id="1">
    <w:p w:rsidR="0093038B" w:rsidRPr="00806B28" w:rsidRDefault="0093038B" w:rsidP="0093038B">
      <w:pPr>
        <w:pStyle w:val="a3"/>
        <w:rPr>
          <w:sz w:val="18"/>
          <w:szCs w:val="18"/>
          <w:lang w:val="ru-RU"/>
        </w:rPr>
      </w:pPr>
      <w:r w:rsidRPr="00806B28">
        <w:rPr>
          <w:rStyle w:val="a5"/>
          <w:sz w:val="18"/>
          <w:szCs w:val="18"/>
        </w:rPr>
        <w:footnoteRef/>
      </w:r>
      <w:r w:rsidRPr="00806B28">
        <w:rPr>
          <w:sz w:val="18"/>
          <w:szCs w:val="18"/>
          <w:lang w:val="ru-RU"/>
        </w:rPr>
        <w:t xml:space="preserve"> Кроме </w:t>
      </w:r>
      <w:ins w:id="72" w:author="Сергей Бойко" w:date="2020-11-30T11:02:00Z">
        <w:r w:rsidR="00B13971">
          <w:rPr>
            <w:sz w:val="18"/>
            <w:szCs w:val="18"/>
            <w:lang w:val="ru-RU"/>
          </w:rPr>
          <w:t>обращений</w:t>
        </w:r>
      </w:ins>
      <w:del w:id="73" w:author="Сергей Бойко" w:date="2020-11-30T11:02:00Z">
        <w:r w:rsidRPr="00806B28" w:rsidDel="00B13971">
          <w:rPr>
            <w:sz w:val="18"/>
            <w:szCs w:val="18"/>
            <w:lang w:val="ru-RU"/>
          </w:rPr>
          <w:delText>заявлений</w:delText>
        </w:r>
      </w:del>
      <w:r w:rsidRPr="00806B28">
        <w:rPr>
          <w:sz w:val="18"/>
          <w:szCs w:val="18"/>
          <w:lang w:val="ru-RU"/>
        </w:rPr>
        <w:t>, поступивших в простой письменной форме на бумажном носителе на юридический адрес Компании.</w:t>
      </w:r>
    </w:p>
  </w:footnote>
  <w:footnote w:id="2">
    <w:p w:rsidR="0093038B" w:rsidRPr="00B665C5" w:rsidRDefault="0093038B" w:rsidP="0093038B">
      <w:pPr>
        <w:pStyle w:val="a3"/>
        <w:rPr>
          <w:sz w:val="18"/>
          <w:szCs w:val="18"/>
          <w:lang w:val="ru-RU"/>
        </w:rPr>
      </w:pPr>
      <w:r w:rsidRPr="00B665C5">
        <w:rPr>
          <w:rStyle w:val="a5"/>
          <w:sz w:val="18"/>
          <w:szCs w:val="18"/>
        </w:rPr>
        <w:footnoteRef/>
      </w:r>
      <w:r w:rsidRPr="00B665C5">
        <w:rPr>
          <w:sz w:val="18"/>
          <w:szCs w:val="18"/>
          <w:lang w:val="ru-RU"/>
        </w:rPr>
        <w:t xml:space="preserve"> В случае</w:t>
      </w:r>
      <w:proofErr w:type="gramStart"/>
      <w:r w:rsidRPr="00B665C5">
        <w:rPr>
          <w:sz w:val="18"/>
          <w:szCs w:val="18"/>
          <w:lang w:val="ru-RU"/>
        </w:rPr>
        <w:t>,</w:t>
      </w:r>
      <w:proofErr w:type="gramEnd"/>
      <w:r w:rsidRPr="00B665C5">
        <w:rPr>
          <w:sz w:val="18"/>
          <w:szCs w:val="18"/>
          <w:lang w:val="ru-RU"/>
        </w:rPr>
        <w:t xml:space="preserve"> если заявитель приложил иные документы, сканированные копии также прикладываются к Приложению №1.</w:t>
      </w:r>
    </w:p>
  </w:footnote>
  <w:footnote w:id="3">
    <w:p w:rsidR="0093038B" w:rsidRPr="00871DD6" w:rsidRDefault="0093038B" w:rsidP="0093038B">
      <w:pPr>
        <w:pStyle w:val="a3"/>
        <w:rPr>
          <w:sz w:val="18"/>
          <w:szCs w:val="18"/>
          <w:lang w:val="ru-RU"/>
        </w:rPr>
      </w:pPr>
      <w:r w:rsidRPr="00871DD6">
        <w:rPr>
          <w:rStyle w:val="a5"/>
          <w:sz w:val="18"/>
          <w:szCs w:val="18"/>
        </w:rPr>
        <w:footnoteRef/>
      </w:r>
      <w:r w:rsidRPr="00871DD6">
        <w:rPr>
          <w:sz w:val="18"/>
          <w:szCs w:val="18"/>
          <w:lang w:val="ru-RU"/>
        </w:rPr>
        <w:t xml:space="preserve"> Перевод в автоматизированной системе «</w:t>
      </w:r>
      <w:proofErr w:type="spellStart"/>
      <w:r w:rsidRPr="00871DD6">
        <w:rPr>
          <w:sz w:val="18"/>
          <w:szCs w:val="18"/>
          <w:lang w:val="ru-RU"/>
        </w:rPr>
        <w:t>Админка</w:t>
      </w:r>
      <w:proofErr w:type="spellEnd"/>
      <w:r w:rsidRPr="00871DD6">
        <w:rPr>
          <w:sz w:val="18"/>
          <w:szCs w:val="18"/>
          <w:lang w:val="ru-RU"/>
        </w:rPr>
        <w:t>» в категорию «</w:t>
      </w:r>
      <w:proofErr w:type="spellStart"/>
      <w:r w:rsidRPr="00871DD6">
        <w:rPr>
          <w:sz w:val="18"/>
          <w:szCs w:val="18"/>
          <w:lang w:val="ru-RU"/>
        </w:rPr>
        <w:t>ФРОДы</w:t>
      </w:r>
      <w:proofErr w:type="spellEnd"/>
      <w:r w:rsidRPr="00871DD6">
        <w:rPr>
          <w:sz w:val="18"/>
          <w:szCs w:val="18"/>
          <w:lang w:val="ru-RU"/>
        </w:rPr>
        <w:t>» осуществляет только уполномоченный сотрудник ДБ.</w:t>
      </w:r>
    </w:p>
  </w:footnote>
  <w:footnote w:id="4">
    <w:p w:rsidR="0093038B" w:rsidRPr="00E34B06" w:rsidRDefault="0093038B" w:rsidP="0093038B">
      <w:pPr>
        <w:pStyle w:val="a3"/>
        <w:rPr>
          <w:sz w:val="18"/>
          <w:szCs w:val="18"/>
          <w:lang w:val="ru-RU"/>
        </w:rPr>
      </w:pPr>
      <w:r w:rsidRPr="00E34B06">
        <w:rPr>
          <w:rStyle w:val="a5"/>
          <w:sz w:val="18"/>
          <w:szCs w:val="18"/>
        </w:rPr>
        <w:footnoteRef/>
      </w:r>
      <w:r w:rsidRPr="00E34B06">
        <w:rPr>
          <w:sz w:val="18"/>
          <w:szCs w:val="18"/>
          <w:lang w:val="ru-RU"/>
        </w:rPr>
        <w:t xml:space="preserve"> В исключительных случаях срок рассмотрения Заявления может быть увеличен, о чем Сотрудник ДБ уведомляет </w:t>
      </w:r>
      <w:r>
        <w:rPr>
          <w:sz w:val="18"/>
          <w:szCs w:val="18"/>
        </w:rPr>
        <w:t>Support</w:t>
      </w:r>
      <w:r w:rsidRPr="00E34B06">
        <w:rPr>
          <w:sz w:val="18"/>
          <w:szCs w:val="18"/>
          <w:lang w:val="ru-RU"/>
        </w:rPr>
        <w:t xml:space="preserve"> с предоставлением </w:t>
      </w:r>
      <w:proofErr w:type="gramStart"/>
      <w:r w:rsidRPr="00E34B06">
        <w:rPr>
          <w:color w:val="000000"/>
          <w:sz w:val="18"/>
          <w:szCs w:val="18"/>
          <w:lang w:val="ru-RU"/>
        </w:rPr>
        <w:t>обоснования увеличения срока пр</w:t>
      </w:r>
      <w:r w:rsidRPr="00E34B06">
        <w:rPr>
          <w:color w:val="000000"/>
          <w:sz w:val="18"/>
          <w:szCs w:val="18"/>
          <w:lang w:val="ru-RU"/>
        </w:rPr>
        <w:t>е</w:t>
      </w:r>
      <w:r w:rsidRPr="00E34B06">
        <w:rPr>
          <w:color w:val="000000"/>
          <w:sz w:val="18"/>
          <w:szCs w:val="18"/>
          <w:lang w:val="ru-RU"/>
        </w:rPr>
        <w:t>доставления ответа</w:t>
      </w:r>
      <w:proofErr w:type="gramEnd"/>
      <w:r w:rsidRPr="00E34B06">
        <w:rPr>
          <w:color w:val="000000"/>
          <w:sz w:val="18"/>
          <w:szCs w:val="18"/>
          <w:lang w:val="ru-RU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C1CB1"/>
    <w:multiLevelType w:val="multilevel"/>
    <w:tmpl w:val="E31420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>
    <w:nsid w:val="623F6201"/>
    <w:multiLevelType w:val="hybridMultilevel"/>
    <w:tmpl w:val="8D8A934E"/>
    <w:lvl w:ilvl="0" w:tplc="979C9F5E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cs="Times New Roman" w:hint="default"/>
      </w:rPr>
    </w:lvl>
    <w:lvl w:ilvl="1" w:tplc="8DA698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6E1D2B0A"/>
    <w:multiLevelType w:val="hybridMultilevel"/>
    <w:tmpl w:val="B0F40A3E"/>
    <w:lvl w:ilvl="0" w:tplc="041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BF2"/>
    <w:rsid w:val="000C450D"/>
    <w:rsid w:val="00111943"/>
    <w:rsid w:val="00274BF7"/>
    <w:rsid w:val="00410D2B"/>
    <w:rsid w:val="00475948"/>
    <w:rsid w:val="0093038B"/>
    <w:rsid w:val="00B13971"/>
    <w:rsid w:val="00CD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9303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Текст сноски Знак"/>
    <w:basedOn w:val="a0"/>
    <w:link w:val="a3"/>
    <w:rsid w:val="0093038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5">
    <w:name w:val="footnote reference"/>
    <w:rsid w:val="0093038B"/>
    <w:rPr>
      <w:rFonts w:cs="Times New Roman"/>
      <w:vertAlign w:val="superscript"/>
    </w:rPr>
  </w:style>
  <w:style w:type="character" w:styleId="a6">
    <w:name w:val="Hyperlink"/>
    <w:basedOn w:val="a0"/>
    <w:uiPriority w:val="99"/>
    <w:unhideWhenUsed/>
    <w:rsid w:val="0093038B"/>
    <w:rPr>
      <w:color w:val="0000FF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0C450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C450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C450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C450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C450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0C450D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0C4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C45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9303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Текст сноски Знак"/>
    <w:basedOn w:val="a0"/>
    <w:link w:val="a3"/>
    <w:rsid w:val="0093038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5">
    <w:name w:val="footnote reference"/>
    <w:rsid w:val="0093038B"/>
    <w:rPr>
      <w:rFonts w:cs="Times New Roman"/>
      <w:vertAlign w:val="superscript"/>
    </w:rPr>
  </w:style>
  <w:style w:type="character" w:styleId="a6">
    <w:name w:val="Hyperlink"/>
    <w:basedOn w:val="a0"/>
    <w:uiPriority w:val="99"/>
    <w:unhideWhenUsed/>
    <w:rsid w:val="0093038B"/>
    <w:rPr>
      <w:color w:val="0000FF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0C450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C450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C450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C450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C450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0C450D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0C4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C45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insup@moneyman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brachenieDB@moneyma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2020-11-30T04:27:00Z</dcterms:created>
  <dcterms:modified xsi:type="dcterms:W3CDTF">2020-11-30T05:16:00Z</dcterms:modified>
</cp:coreProperties>
</file>