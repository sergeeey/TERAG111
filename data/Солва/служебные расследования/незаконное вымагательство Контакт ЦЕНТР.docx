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4C5" w:rsidRDefault="00BE7EC8" w:rsidP="00BE7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793BBE">
        <w:rPr>
          <w:rFonts w:ascii="Times New Roman" w:hAnsi="Times New Roman" w:cs="Times New Roman"/>
          <w:b/>
          <w:sz w:val="28"/>
          <w:szCs w:val="28"/>
        </w:rPr>
        <w:tab/>
      </w:r>
      <w:r w:rsidR="00793BBE">
        <w:rPr>
          <w:rFonts w:ascii="Times New Roman" w:hAnsi="Times New Roman" w:cs="Times New Roman"/>
          <w:b/>
          <w:sz w:val="28"/>
          <w:szCs w:val="28"/>
        </w:rPr>
        <w:tab/>
      </w:r>
      <w:r w:rsidR="00793BBE">
        <w:rPr>
          <w:rFonts w:ascii="Times New Roman" w:hAnsi="Times New Roman" w:cs="Times New Roman"/>
          <w:b/>
          <w:sz w:val="28"/>
          <w:szCs w:val="28"/>
        </w:rPr>
        <w:tab/>
      </w:r>
    </w:p>
    <w:p w:rsidR="00BE7EC8" w:rsidRPr="00384939" w:rsidRDefault="009154C5" w:rsidP="00BE7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</w:t>
      </w:r>
      <w:r w:rsidR="00793BBE" w:rsidRPr="00384939">
        <w:rPr>
          <w:rFonts w:ascii="Times New Roman" w:hAnsi="Times New Roman" w:cs="Times New Roman"/>
          <w:b/>
          <w:sz w:val="28"/>
          <w:szCs w:val="28"/>
        </w:rPr>
        <w:t>«Утверждаю»</w:t>
      </w:r>
      <w:r w:rsidR="00BE7EC8" w:rsidRPr="0038493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</w:t>
      </w:r>
    </w:p>
    <w:p w:rsidR="00BE7EC8" w:rsidRPr="00384939" w:rsidRDefault="00945409" w:rsidP="00B87AFC">
      <w:pPr>
        <w:spacing w:after="0"/>
        <w:ind w:left="495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Генеральный</w:t>
      </w:r>
      <w:r w:rsidR="006F7366">
        <w:rPr>
          <w:rFonts w:ascii="Times New Roman" w:hAnsi="Times New Roman" w:cs="Times New Roman"/>
          <w:b/>
          <w:sz w:val="28"/>
          <w:szCs w:val="28"/>
        </w:rPr>
        <w:t xml:space="preserve"> директор</w:t>
      </w:r>
    </w:p>
    <w:p w:rsidR="00BE7EC8" w:rsidRPr="00384939" w:rsidRDefault="00945409" w:rsidP="00945409">
      <w:pPr>
        <w:spacing w:after="0"/>
        <w:ind w:left="4248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ТОО МФО</w:t>
      </w:r>
      <w:r w:rsidR="00BE7EC8" w:rsidRPr="00384939">
        <w:rPr>
          <w:rFonts w:ascii="Times New Roman" w:hAnsi="Times New Roman" w:cs="Times New Roman"/>
          <w:b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ОнлайнКазФинанс</w:t>
      </w:r>
      <w:proofErr w:type="spellEnd"/>
      <w:r w:rsidR="00BE7EC8" w:rsidRPr="00384939">
        <w:rPr>
          <w:rFonts w:ascii="Times New Roman" w:hAnsi="Times New Roman" w:cs="Times New Roman"/>
          <w:b/>
          <w:sz w:val="28"/>
          <w:szCs w:val="28"/>
        </w:rPr>
        <w:t>»</w:t>
      </w:r>
    </w:p>
    <w:p w:rsidR="00BE7EC8" w:rsidRPr="00384939" w:rsidRDefault="00EA0CF4" w:rsidP="00B87AF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84939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BE7EC8" w:rsidRPr="003849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84939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B87AFC" w:rsidRPr="00384939">
        <w:rPr>
          <w:rFonts w:ascii="Times New Roman" w:hAnsi="Times New Roman" w:cs="Times New Roman"/>
          <w:b/>
          <w:sz w:val="28"/>
          <w:szCs w:val="28"/>
        </w:rPr>
        <w:tab/>
      </w:r>
      <w:r w:rsidR="00B87AFC" w:rsidRPr="00384939">
        <w:rPr>
          <w:rFonts w:ascii="Times New Roman" w:hAnsi="Times New Roman" w:cs="Times New Roman"/>
          <w:b/>
          <w:sz w:val="28"/>
          <w:szCs w:val="28"/>
        </w:rPr>
        <w:tab/>
      </w:r>
      <w:r w:rsidR="00B87AFC" w:rsidRPr="00384939">
        <w:rPr>
          <w:rFonts w:ascii="Times New Roman" w:hAnsi="Times New Roman" w:cs="Times New Roman"/>
          <w:b/>
          <w:sz w:val="28"/>
          <w:szCs w:val="28"/>
        </w:rPr>
        <w:tab/>
      </w:r>
      <w:r w:rsidR="00B87AFC" w:rsidRPr="00384939">
        <w:rPr>
          <w:rFonts w:ascii="Times New Roman" w:hAnsi="Times New Roman" w:cs="Times New Roman"/>
          <w:b/>
          <w:sz w:val="28"/>
          <w:szCs w:val="28"/>
        </w:rPr>
        <w:tab/>
      </w:r>
      <w:r w:rsidR="00B87AFC" w:rsidRPr="00384939">
        <w:rPr>
          <w:rFonts w:ascii="Times New Roman" w:hAnsi="Times New Roman" w:cs="Times New Roman"/>
          <w:b/>
          <w:sz w:val="28"/>
          <w:szCs w:val="28"/>
        </w:rPr>
        <w:tab/>
      </w:r>
      <w:r w:rsidR="00B87AFC" w:rsidRPr="00384939">
        <w:rPr>
          <w:rFonts w:ascii="Times New Roman" w:hAnsi="Times New Roman" w:cs="Times New Roman"/>
          <w:b/>
          <w:sz w:val="28"/>
          <w:szCs w:val="28"/>
        </w:rPr>
        <w:tab/>
      </w:r>
      <w:r w:rsidR="00780347" w:rsidRPr="00384939">
        <w:rPr>
          <w:rFonts w:ascii="Times New Roman" w:hAnsi="Times New Roman" w:cs="Times New Roman"/>
          <w:b/>
          <w:sz w:val="28"/>
          <w:szCs w:val="28"/>
        </w:rPr>
        <w:t>_______________</w:t>
      </w:r>
      <w:r w:rsidR="006F73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5409">
        <w:rPr>
          <w:rFonts w:ascii="Times New Roman" w:hAnsi="Times New Roman" w:cs="Times New Roman"/>
          <w:b/>
          <w:sz w:val="28"/>
          <w:szCs w:val="28"/>
        </w:rPr>
        <w:t>Максимова А.А.</w:t>
      </w:r>
    </w:p>
    <w:p w:rsidR="00793BBE" w:rsidRPr="00384939" w:rsidRDefault="00793BBE" w:rsidP="00B87AF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  <w:t xml:space="preserve">«___» _________ </w:t>
      </w:r>
      <w:r w:rsidR="00AE6217" w:rsidRPr="00384939">
        <w:rPr>
          <w:rFonts w:ascii="Times New Roman" w:hAnsi="Times New Roman" w:cs="Times New Roman"/>
          <w:b/>
          <w:sz w:val="28"/>
          <w:szCs w:val="28"/>
        </w:rPr>
        <w:t>20</w:t>
      </w:r>
      <w:r w:rsidR="00AE6217">
        <w:rPr>
          <w:rFonts w:ascii="Times New Roman" w:hAnsi="Times New Roman" w:cs="Times New Roman"/>
          <w:b/>
          <w:sz w:val="28"/>
          <w:szCs w:val="28"/>
        </w:rPr>
        <w:t xml:space="preserve">22 </w:t>
      </w:r>
      <w:r w:rsidRPr="00384939">
        <w:rPr>
          <w:rFonts w:ascii="Times New Roman" w:hAnsi="Times New Roman" w:cs="Times New Roman"/>
          <w:b/>
          <w:sz w:val="28"/>
          <w:szCs w:val="28"/>
        </w:rPr>
        <w:t>г.</w:t>
      </w:r>
    </w:p>
    <w:p w:rsidR="00793BBE" w:rsidRPr="00384939" w:rsidRDefault="00793BBE" w:rsidP="00B87AF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  <w:r w:rsidRPr="00384939">
        <w:rPr>
          <w:rFonts w:ascii="Times New Roman" w:hAnsi="Times New Roman" w:cs="Times New Roman"/>
          <w:b/>
          <w:sz w:val="28"/>
          <w:szCs w:val="28"/>
        </w:rPr>
        <w:tab/>
      </w:r>
    </w:p>
    <w:p w:rsidR="00C71925" w:rsidRDefault="00C71925" w:rsidP="00BE7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21AE" w:rsidRDefault="006221AE" w:rsidP="00BE7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21AE" w:rsidRPr="00384939" w:rsidRDefault="006221AE" w:rsidP="00BE7EC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7EC8" w:rsidRPr="00384939" w:rsidRDefault="00BE7EC8" w:rsidP="006E78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4939">
        <w:rPr>
          <w:rFonts w:ascii="Times New Roman" w:hAnsi="Times New Roman" w:cs="Times New Roman"/>
          <w:b/>
          <w:sz w:val="28"/>
          <w:szCs w:val="28"/>
        </w:rPr>
        <w:t>Заключение служебно</w:t>
      </w:r>
      <w:r w:rsidR="005F5F81" w:rsidRPr="00384939">
        <w:rPr>
          <w:rFonts w:ascii="Times New Roman" w:hAnsi="Times New Roman" w:cs="Times New Roman"/>
          <w:b/>
          <w:sz w:val="28"/>
          <w:szCs w:val="28"/>
        </w:rPr>
        <w:t>го расследования</w:t>
      </w:r>
    </w:p>
    <w:p w:rsidR="00D16B36" w:rsidRDefault="00AE6217" w:rsidP="006E78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факту незаконного требования денежных сре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дств с п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одчиненных </w:t>
      </w:r>
      <w:del w:id="0" w:author="Сергей Бойко" w:date="2022-10-10T12:22:00Z">
        <w:r w:rsidDel="00A77F35">
          <w:rPr>
            <w:rFonts w:ascii="Times New Roman" w:hAnsi="Times New Roman" w:cs="Times New Roman"/>
            <w:b/>
            <w:sz w:val="28"/>
            <w:szCs w:val="28"/>
          </w:rPr>
          <w:delText>работников компании</w:delText>
        </w:r>
      </w:del>
    </w:p>
    <w:p w:rsidR="00D16B36" w:rsidRDefault="00D16B36" w:rsidP="006E78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E786C" w:rsidRPr="006E786C" w:rsidRDefault="006E786C" w:rsidP="006E78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7EC8" w:rsidRPr="00384939" w:rsidRDefault="00AE6217" w:rsidP="00C2021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137">
        <w:rPr>
          <w:rFonts w:ascii="Times New Roman" w:hAnsi="Times New Roman" w:cs="Times New Roman"/>
          <w:b/>
          <w:sz w:val="28"/>
          <w:szCs w:val="28"/>
        </w:rPr>
        <w:t>10</w:t>
      </w:r>
      <w:r w:rsidR="00BE7EC8" w:rsidRPr="004B3137">
        <w:rPr>
          <w:rFonts w:ascii="Times New Roman" w:hAnsi="Times New Roman" w:cs="Times New Roman"/>
          <w:b/>
          <w:sz w:val="28"/>
          <w:szCs w:val="28"/>
        </w:rPr>
        <w:t>.</w:t>
      </w:r>
      <w:r w:rsidRPr="004B3137">
        <w:rPr>
          <w:rFonts w:ascii="Times New Roman" w:hAnsi="Times New Roman" w:cs="Times New Roman"/>
          <w:b/>
          <w:sz w:val="28"/>
          <w:szCs w:val="28"/>
        </w:rPr>
        <w:t>10</w:t>
      </w:r>
      <w:r w:rsidR="00BE7EC8" w:rsidRPr="004B3137">
        <w:rPr>
          <w:rFonts w:ascii="Times New Roman" w:hAnsi="Times New Roman" w:cs="Times New Roman"/>
          <w:b/>
          <w:sz w:val="28"/>
          <w:szCs w:val="28"/>
        </w:rPr>
        <w:t>.</w:t>
      </w:r>
      <w:r w:rsidRPr="004B3137">
        <w:rPr>
          <w:rFonts w:ascii="Times New Roman" w:hAnsi="Times New Roman" w:cs="Times New Roman"/>
          <w:b/>
          <w:sz w:val="28"/>
          <w:szCs w:val="28"/>
        </w:rPr>
        <w:t xml:space="preserve">2022  </w:t>
      </w:r>
      <w:r w:rsidR="00BE7EC8" w:rsidRPr="004B3137">
        <w:rPr>
          <w:rFonts w:ascii="Times New Roman" w:hAnsi="Times New Roman" w:cs="Times New Roman"/>
          <w:b/>
          <w:sz w:val="28"/>
          <w:szCs w:val="28"/>
        </w:rPr>
        <w:t>г.</w:t>
      </w:r>
      <w:r w:rsidR="00BE7EC8" w:rsidRPr="0038493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г.</w:t>
      </w:r>
      <w:r w:rsidR="00B44A3A" w:rsidRPr="003849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7EC8" w:rsidRPr="00384939">
        <w:rPr>
          <w:rFonts w:ascii="Times New Roman" w:hAnsi="Times New Roman" w:cs="Times New Roman"/>
          <w:b/>
          <w:sz w:val="28"/>
          <w:szCs w:val="28"/>
        </w:rPr>
        <w:t>Алматы</w:t>
      </w:r>
    </w:p>
    <w:p w:rsidR="00BE7EC8" w:rsidRPr="00945409" w:rsidRDefault="00B87AFC" w:rsidP="000745BA">
      <w:pPr>
        <w:spacing w:before="24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4939">
        <w:rPr>
          <w:rFonts w:ascii="Times New Roman" w:hAnsi="Times New Roman" w:cs="Times New Roman"/>
          <w:sz w:val="28"/>
          <w:szCs w:val="28"/>
        </w:rPr>
        <w:t>М</w:t>
      </w:r>
      <w:r w:rsidR="00BE7EC8" w:rsidRPr="00384939">
        <w:rPr>
          <w:rFonts w:ascii="Times New Roman" w:hAnsi="Times New Roman" w:cs="Times New Roman"/>
          <w:sz w:val="28"/>
          <w:szCs w:val="28"/>
        </w:rPr>
        <w:t xml:space="preserve">ною </w:t>
      </w:r>
      <w:ins w:id="1" w:author="Сергей Бойко" w:date="2022-10-10T12:29:00Z">
        <w:r w:rsidR="00A77F35">
          <w:rPr>
            <w:rFonts w:ascii="Times New Roman" w:hAnsi="Times New Roman" w:cs="Times New Roman"/>
            <w:sz w:val="28"/>
            <w:szCs w:val="28"/>
          </w:rPr>
          <w:t>С</w:t>
        </w:r>
      </w:ins>
      <w:del w:id="2" w:author="Сергей Бойко" w:date="2022-10-10T12:29:00Z">
        <w:r w:rsidR="000745BA" w:rsidDel="00A77F35">
          <w:rPr>
            <w:rFonts w:ascii="Times New Roman" w:hAnsi="Times New Roman" w:cs="Times New Roman"/>
            <w:sz w:val="28"/>
            <w:szCs w:val="28"/>
          </w:rPr>
          <w:delText>с</w:delText>
        </w:r>
      </w:del>
      <w:r w:rsidR="000745BA">
        <w:rPr>
          <w:rFonts w:ascii="Times New Roman" w:hAnsi="Times New Roman" w:cs="Times New Roman"/>
          <w:sz w:val="28"/>
          <w:szCs w:val="28"/>
        </w:rPr>
        <w:t xml:space="preserve">пециалистом </w:t>
      </w:r>
      <w:ins w:id="3" w:author="Сергей Бойко" w:date="2022-10-10T12:29:00Z">
        <w:r w:rsidR="00A77F35">
          <w:rPr>
            <w:rFonts w:ascii="Times New Roman" w:hAnsi="Times New Roman" w:cs="Times New Roman"/>
            <w:sz w:val="28"/>
            <w:szCs w:val="28"/>
          </w:rPr>
          <w:t>отдела внутренней и экономической безопасности (далее – СБ)</w:t>
        </w:r>
      </w:ins>
      <w:del w:id="4" w:author="Сергей Бойко" w:date="2022-10-10T12:29:00Z">
        <w:r w:rsidR="000745BA" w:rsidDel="00A77F35">
          <w:rPr>
            <w:rFonts w:ascii="Times New Roman" w:hAnsi="Times New Roman" w:cs="Times New Roman"/>
            <w:sz w:val="28"/>
            <w:szCs w:val="28"/>
          </w:rPr>
          <w:delText>службы безопасно</w:delText>
        </w:r>
        <w:r w:rsidR="006E3C79" w:rsidDel="00A77F35">
          <w:rPr>
            <w:rFonts w:ascii="Times New Roman" w:hAnsi="Times New Roman" w:cs="Times New Roman"/>
            <w:sz w:val="28"/>
            <w:szCs w:val="28"/>
          </w:rPr>
          <w:delText>ст</w:delText>
        </w:r>
      </w:del>
      <w:del w:id="5" w:author="Сергей Бойко" w:date="2022-10-10T12:30:00Z">
        <w:r w:rsidR="000745BA" w:rsidDel="00A77F35">
          <w:rPr>
            <w:rFonts w:ascii="Times New Roman" w:hAnsi="Times New Roman" w:cs="Times New Roman"/>
            <w:sz w:val="28"/>
            <w:szCs w:val="28"/>
          </w:rPr>
          <w:delText>и</w:delText>
        </w:r>
      </w:del>
      <w:r w:rsidR="000745BA">
        <w:rPr>
          <w:rFonts w:ascii="Times New Roman" w:hAnsi="Times New Roman" w:cs="Times New Roman"/>
          <w:sz w:val="28"/>
          <w:szCs w:val="28"/>
        </w:rPr>
        <w:t xml:space="preserve"> Калиевым Ж.Е.,</w:t>
      </w:r>
      <w:r w:rsidR="00BE7EC8" w:rsidRPr="00384939">
        <w:rPr>
          <w:rFonts w:ascii="Times New Roman" w:hAnsi="Times New Roman" w:cs="Times New Roman"/>
          <w:sz w:val="28"/>
          <w:szCs w:val="28"/>
        </w:rPr>
        <w:t xml:space="preserve"> </w:t>
      </w:r>
      <w:r w:rsidR="000745BA" w:rsidRPr="00384939">
        <w:rPr>
          <w:rFonts w:ascii="Times New Roman" w:hAnsi="Times New Roman" w:cs="Times New Roman"/>
          <w:sz w:val="28"/>
          <w:szCs w:val="28"/>
        </w:rPr>
        <w:t xml:space="preserve">проведено служебное расследование </w:t>
      </w:r>
      <w:r w:rsidR="00AE6217">
        <w:rPr>
          <w:rFonts w:ascii="Times New Roman" w:hAnsi="Times New Roman" w:cs="Times New Roman"/>
          <w:sz w:val="28"/>
          <w:szCs w:val="28"/>
        </w:rPr>
        <w:t>в отношении</w:t>
      </w:r>
      <w:r w:rsidR="00980327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</w:t>
      </w:r>
      <w:r w:rsidR="00AE6217">
        <w:rPr>
          <w:rFonts w:ascii="Times New Roman" w:hAnsi="Times New Roman" w:cs="Times New Roman"/>
          <w:sz w:val="28"/>
          <w:szCs w:val="28"/>
          <w:lang w:val="kk-KZ"/>
        </w:rPr>
        <w:t>ля клиентской поддержки Иванова Е</w:t>
      </w:r>
      <w:r w:rsidR="00AE6217">
        <w:rPr>
          <w:rFonts w:ascii="Times New Roman" w:hAnsi="Times New Roman" w:cs="Times New Roman"/>
          <w:sz w:val="28"/>
          <w:szCs w:val="28"/>
        </w:rPr>
        <w:t xml:space="preserve">.Н., </w:t>
      </w:r>
      <w:del w:id="6" w:author="Сергей Бойко" w:date="2022-10-10T12:23:00Z">
        <w:r w:rsidR="00AE6217" w:rsidDel="00A77F35">
          <w:rPr>
            <w:rFonts w:ascii="Times New Roman" w:hAnsi="Times New Roman" w:cs="Times New Roman"/>
            <w:sz w:val="28"/>
            <w:szCs w:val="28"/>
          </w:rPr>
          <w:delText>н</w:delText>
        </w:r>
      </w:del>
      <w:del w:id="7" w:author="Сергей Бойко" w:date="2022-10-10T12:30:00Z">
        <w:r w:rsidR="00AE6217" w:rsidDel="00A77F35">
          <w:rPr>
            <w:rFonts w:ascii="Times New Roman" w:hAnsi="Times New Roman" w:cs="Times New Roman"/>
            <w:sz w:val="28"/>
            <w:szCs w:val="28"/>
          </w:rPr>
          <w:delText>ачальника</w:delText>
        </w:r>
      </w:del>
      <w:ins w:id="8" w:author="Сергей Бойко" w:date="2022-10-10T12:30:00Z">
        <w:r w:rsidR="00A77F35">
          <w:rPr>
            <w:rFonts w:ascii="Times New Roman" w:hAnsi="Times New Roman" w:cs="Times New Roman"/>
            <w:sz w:val="28"/>
            <w:szCs w:val="28"/>
          </w:rPr>
          <w:t>Начальника</w:t>
        </w:r>
      </w:ins>
      <w:r w:rsidR="00AE6217">
        <w:rPr>
          <w:rFonts w:ascii="Times New Roman" w:hAnsi="Times New Roman" w:cs="Times New Roman"/>
          <w:sz w:val="28"/>
          <w:szCs w:val="28"/>
        </w:rPr>
        <w:t xml:space="preserve"> контакт центра</w:t>
      </w:r>
      <w:r w:rsidR="00AE6217" w:rsidRPr="00553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217"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 w:rsidR="00AE6217">
        <w:rPr>
          <w:rFonts w:ascii="Times New Roman" w:hAnsi="Times New Roman" w:cs="Times New Roman"/>
          <w:sz w:val="28"/>
          <w:szCs w:val="28"/>
        </w:rPr>
        <w:t xml:space="preserve"> </w:t>
      </w:r>
      <w:r w:rsidR="00AE6217">
        <w:rPr>
          <w:rFonts w:ascii="Times New Roman" w:hAnsi="Times New Roman" w:cs="Times New Roman"/>
          <w:sz w:val="28"/>
          <w:szCs w:val="28"/>
          <w:lang w:val="kk-KZ"/>
        </w:rPr>
        <w:t>Ақнұр Газизқызы</w:t>
      </w:r>
      <w:r w:rsidR="00AE6217">
        <w:rPr>
          <w:rFonts w:ascii="Times New Roman" w:hAnsi="Times New Roman" w:cs="Times New Roman"/>
          <w:sz w:val="28"/>
          <w:szCs w:val="28"/>
        </w:rPr>
        <w:t xml:space="preserve">, старшего специалиста </w:t>
      </w:r>
      <w:proofErr w:type="spellStart"/>
      <w:r w:rsidR="00AE6217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="00AE62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217"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ins w:id="9" w:author="Сергей Бойко" w:date="2022-10-10T12:23:00Z"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 xml:space="preserve"> и </w:t>
        </w:r>
      </w:ins>
      <w:del w:id="10" w:author="Сергей Бойко" w:date="2022-10-10T12:23:00Z">
        <w:r w:rsidR="00AE6217" w:rsidDel="00A77F35">
          <w:rPr>
            <w:rFonts w:ascii="Times New Roman" w:hAnsi="Times New Roman" w:cs="Times New Roman"/>
            <w:sz w:val="28"/>
            <w:szCs w:val="28"/>
          </w:rPr>
          <w:delText xml:space="preserve">, </w:delText>
        </w:r>
      </w:del>
      <w:r w:rsidR="00AE6217">
        <w:rPr>
          <w:rFonts w:ascii="Times New Roman" w:hAnsi="Times New Roman" w:cs="Times New Roman"/>
          <w:sz w:val="28"/>
          <w:szCs w:val="28"/>
        </w:rPr>
        <w:t>старшего специалиста контакт центра</w:t>
      </w:r>
      <w:proofErr w:type="gramStart"/>
      <w:r w:rsidR="00AE6217">
        <w:rPr>
          <w:rFonts w:ascii="Times New Roman" w:hAnsi="Times New Roman" w:cs="Times New Roman"/>
          <w:sz w:val="28"/>
          <w:szCs w:val="28"/>
        </w:rPr>
        <w:t xml:space="preserve"> </w:t>
      </w:r>
      <w:r w:rsidR="00AE6217">
        <w:rPr>
          <w:rFonts w:ascii="Times New Roman" w:hAnsi="Times New Roman" w:cs="Times New Roman"/>
          <w:sz w:val="28"/>
          <w:szCs w:val="28"/>
          <w:lang w:val="kk-KZ"/>
        </w:rPr>
        <w:t>С</w:t>
      </w:r>
      <w:proofErr w:type="gramEnd"/>
      <w:r w:rsidR="00AE6217">
        <w:rPr>
          <w:rFonts w:ascii="Times New Roman" w:hAnsi="Times New Roman" w:cs="Times New Roman"/>
          <w:sz w:val="28"/>
          <w:szCs w:val="28"/>
          <w:lang w:val="kk-KZ"/>
        </w:rPr>
        <w:t xml:space="preserve">әрсембек Шынғыса Ғазизұлы </w:t>
      </w:r>
      <w:r w:rsidR="00061CF4">
        <w:rPr>
          <w:rFonts w:ascii="Times New Roman" w:hAnsi="Times New Roman" w:cs="Times New Roman"/>
          <w:sz w:val="28"/>
          <w:szCs w:val="28"/>
        </w:rPr>
        <w:t xml:space="preserve">- </w:t>
      </w:r>
      <w:r w:rsidR="00AE6217">
        <w:rPr>
          <w:rFonts w:ascii="Times New Roman" w:hAnsi="Times New Roman" w:cs="Times New Roman"/>
          <w:sz w:val="28"/>
          <w:szCs w:val="28"/>
        </w:rPr>
        <w:t xml:space="preserve">по факту незаконного требования денежных средств с </w:t>
      </w:r>
      <w:ins w:id="11" w:author="Сергей Бойко" w:date="2022-10-10T12:24:00Z"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 xml:space="preserve">своих </w:t>
        </w:r>
      </w:ins>
      <w:r w:rsidR="00AE6217">
        <w:rPr>
          <w:rFonts w:ascii="Times New Roman" w:hAnsi="Times New Roman" w:cs="Times New Roman"/>
          <w:sz w:val="28"/>
          <w:szCs w:val="28"/>
        </w:rPr>
        <w:t>подчиненных работников</w:t>
      </w:r>
      <w:del w:id="12" w:author="Сергей Бойко" w:date="2022-10-10T12:24:00Z">
        <w:r w:rsidR="00AE6217" w:rsidDel="00A77F35">
          <w:rPr>
            <w:rFonts w:ascii="Times New Roman" w:hAnsi="Times New Roman" w:cs="Times New Roman"/>
            <w:sz w:val="28"/>
            <w:szCs w:val="28"/>
          </w:rPr>
          <w:delText xml:space="preserve"> компании</w:delText>
        </w:r>
      </w:del>
      <w:r w:rsidR="000745BA" w:rsidRPr="006E786C">
        <w:rPr>
          <w:rFonts w:ascii="Times New Roman" w:hAnsi="Times New Roman" w:cs="Times New Roman"/>
          <w:sz w:val="28"/>
          <w:szCs w:val="28"/>
        </w:rPr>
        <w:t>.</w:t>
      </w:r>
      <w:r w:rsidR="00945409">
        <w:rPr>
          <w:rFonts w:ascii="Times New Roman" w:hAnsi="Times New Roman" w:cs="Times New Roman"/>
          <w:sz w:val="28"/>
          <w:szCs w:val="28"/>
        </w:rPr>
        <w:t xml:space="preserve"> </w:t>
      </w:r>
      <w:r w:rsidR="00BE7EC8" w:rsidRPr="00384939">
        <w:rPr>
          <w:rFonts w:ascii="Times New Roman" w:hAnsi="Times New Roman" w:cs="Times New Roman"/>
          <w:sz w:val="28"/>
          <w:szCs w:val="28"/>
        </w:rPr>
        <w:t>В ходе служебн</w:t>
      </w:r>
      <w:r w:rsidR="00DA1F93" w:rsidRPr="00384939">
        <w:rPr>
          <w:rFonts w:ascii="Times New Roman" w:hAnsi="Times New Roman" w:cs="Times New Roman"/>
          <w:sz w:val="28"/>
          <w:szCs w:val="28"/>
        </w:rPr>
        <w:t>о</w:t>
      </w:r>
      <w:r w:rsidR="00793BBE" w:rsidRPr="00384939">
        <w:rPr>
          <w:rFonts w:ascii="Times New Roman" w:hAnsi="Times New Roman" w:cs="Times New Roman"/>
          <w:sz w:val="28"/>
          <w:szCs w:val="28"/>
        </w:rPr>
        <w:t>го расследования</w:t>
      </w:r>
      <w:r w:rsidR="00DE2BF2" w:rsidRPr="00384939">
        <w:rPr>
          <w:rFonts w:ascii="Times New Roman" w:hAnsi="Times New Roman" w:cs="Times New Roman"/>
          <w:sz w:val="28"/>
          <w:szCs w:val="28"/>
        </w:rPr>
        <w:t>,</w:t>
      </w:r>
    </w:p>
    <w:p w:rsidR="00945409" w:rsidRDefault="00945409" w:rsidP="00945409">
      <w:pPr>
        <w:tabs>
          <w:tab w:val="left" w:pos="2424"/>
          <w:tab w:val="center" w:pos="4819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</w:p>
    <w:p w:rsidR="00BE7EC8" w:rsidRDefault="00945409" w:rsidP="00945409">
      <w:pPr>
        <w:tabs>
          <w:tab w:val="left" w:pos="2424"/>
          <w:tab w:val="center" w:pos="4819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CA0525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061CF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7EC8" w:rsidRPr="00384939">
        <w:rPr>
          <w:rFonts w:ascii="Times New Roman" w:hAnsi="Times New Roman" w:cs="Times New Roman"/>
          <w:b/>
          <w:sz w:val="28"/>
          <w:szCs w:val="28"/>
        </w:rPr>
        <w:t>УСТАНОВЛЕНО:</w:t>
      </w:r>
    </w:p>
    <w:p w:rsidR="008E617F" w:rsidRDefault="008E617F" w:rsidP="00C2021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77F35" w:rsidRDefault="00D64819" w:rsidP="00C2021D">
      <w:pPr>
        <w:spacing w:after="0"/>
        <w:ind w:firstLine="708"/>
        <w:jc w:val="both"/>
        <w:rPr>
          <w:ins w:id="13" w:author="Сергей Бойко" w:date="2022-10-10T12:32:00Z"/>
          <w:rFonts w:ascii="Times New Roman" w:hAnsi="Times New Roman" w:cs="Times New Roman"/>
          <w:sz w:val="28"/>
          <w:szCs w:val="28"/>
          <w:lang w:val="kk-KZ"/>
        </w:rPr>
      </w:pPr>
      <w:r w:rsidRPr="000943F1">
        <w:rPr>
          <w:rFonts w:ascii="Times New Roman" w:hAnsi="Times New Roman" w:cs="Times New Roman"/>
          <w:sz w:val="28"/>
          <w:szCs w:val="28"/>
        </w:rPr>
        <w:t xml:space="preserve">ТОО </w:t>
      </w:r>
      <w:ins w:id="14" w:author="Сергей Бойко" w:date="2022-10-10T12:30:00Z">
        <w:r w:rsidR="00A77F35">
          <w:rPr>
            <w:rFonts w:ascii="Times New Roman" w:hAnsi="Times New Roman" w:cs="Times New Roman"/>
            <w:sz w:val="28"/>
            <w:szCs w:val="28"/>
          </w:rPr>
          <w:t>«</w:t>
        </w:r>
      </w:ins>
      <w:r w:rsidRPr="000943F1">
        <w:rPr>
          <w:rFonts w:ascii="Times New Roman" w:hAnsi="Times New Roman" w:cs="Times New Roman"/>
          <w:sz w:val="28"/>
          <w:szCs w:val="28"/>
        </w:rPr>
        <w:t>МФО «</w:t>
      </w:r>
      <w:proofErr w:type="spellStart"/>
      <w:r w:rsidRPr="000943F1">
        <w:rPr>
          <w:rFonts w:ascii="Times New Roman" w:hAnsi="Times New Roman" w:cs="Times New Roman"/>
          <w:sz w:val="28"/>
          <w:szCs w:val="28"/>
        </w:rPr>
        <w:t>ОнлайнКазФинанс</w:t>
      </w:r>
      <w:proofErr w:type="spellEnd"/>
      <w:r w:rsidRPr="000943F1">
        <w:rPr>
          <w:rFonts w:ascii="Times New Roman" w:hAnsi="Times New Roman" w:cs="Times New Roman"/>
          <w:sz w:val="28"/>
          <w:szCs w:val="28"/>
        </w:rPr>
        <w:t>»</w:t>
      </w:r>
      <w:ins w:id="15" w:author="Сергей Бойко" w:date="2022-10-10T12:30:00Z">
        <w:r w:rsidR="00A77F35">
          <w:rPr>
            <w:rFonts w:ascii="Times New Roman" w:hAnsi="Times New Roman" w:cs="Times New Roman"/>
            <w:sz w:val="28"/>
            <w:szCs w:val="28"/>
          </w:rPr>
          <w:t>»</w:t>
        </w:r>
      </w:ins>
      <w:r w:rsidRPr="000943F1">
        <w:rPr>
          <w:rFonts w:ascii="Times New Roman" w:hAnsi="Times New Roman" w:cs="Times New Roman"/>
          <w:sz w:val="28"/>
          <w:szCs w:val="28"/>
        </w:rPr>
        <w:t xml:space="preserve"> (далее –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Pr="000943F1">
        <w:rPr>
          <w:rFonts w:ascii="Times New Roman" w:hAnsi="Times New Roman" w:cs="Times New Roman"/>
          <w:sz w:val="28"/>
          <w:szCs w:val="28"/>
        </w:rPr>
        <w:t>)</w:t>
      </w:r>
      <w:r w:rsidR="00EE3C91">
        <w:rPr>
          <w:rFonts w:ascii="Times New Roman" w:hAnsi="Times New Roman" w:cs="Times New Roman"/>
          <w:sz w:val="28"/>
          <w:szCs w:val="28"/>
        </w:rPr>
        <w:t xml:space="preserve"> </w:t>
      </w:r>
      <w:ins w:id="16" w:author="Сергей Бойко" w:date="2022-10-10T12:25:00Z"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>реализованы меры по минимизации риска внутреннего мошенничества</w:t>
        </w:r>
      </w:ins>
      <w:ins w:id="17" w:author="Сергей Бойко" w:date="2022-10-10T12:26:00Z"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>, в связи счем был</w:t>
        </w:r>
      </w:ins>
      <w:ins w:id="18" w:author="Сергей Бойко" w:date="2022-10-10T12:28:00Z"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 xml:space="preserve">о внедрена система анонимного оповещения, а также </w:t>
        </w:r>
        <w:proofErr w:type="gramStart"/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>СБ</w:t>
        </w:r>
        <w:proofErr w:type="gramEnd"/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 xml:space="preserve"> </w:t>
        </w:r>
      </w:ins>
      <w:ins w:id="19" w:author="Сергей Бойко" w:date="2022-10-10T12:31:00Z"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>проводит соответствующий инструктаж при увольнении</w:t>
        </w:r>
      </w:ins>
      <w:ins w:id="20" w:author="Сергей Бойко" w:date="2022-10-10T12:32:00Z">
        <w:r w:rsidR="00A77F35">
          <w:rPr>
            <w:rFonts w:ascii="Times New Roman" w:hAnsi="Times New Roman" w:cs="Times New Roman"/>
            <w:sz w:val="28"/>
            <w:szCs w:val="28"/>
            <w:lang w:val="kk-KZ"/>
          </w:rPr>
          <w:t xml:space="preserve"> работников.</w:t>
        </w:r>
      </w:ins>
    </w:p>
    <w:p w:rsidR="004B6046" w:rsidRDefault="004B6046" w:rsidP="00C2021D">
      <w:pPr>
        <w:spacing w:after="0"/>
        <w:ind w:firstLine="708"/>
        <w:jc w:val="both"/>
        <w:rPr>
          <w:ins w:id="21" w:author="Сергей Бойко" w:date="2022-10-10T12:38:00Z"/>
          <w:rFonts w:ascii="Times New Roman" w:hAnsi="Times New Roman" w:cs="Times New Roman"/>
          <w:sz w:val="28"/>
          <w:szCs w:val="28"/>
          <w:lang w:val="kk-KZ"/>
        </w:rPr>
      </w:pPr>
      <w:ins w:id="22" w:author="Сергей Бойко" w:date="2022-10-10T12:32:00Z">
        <w:r>
          <w:rPr>
            <w:rFonts w:ascii="Times New Roman" w:hAnsi="Times New Roman" w:cs="Times New Roman"/>
            <w:sz w:val="28"/>
            <w:szCs w:val="28"/>
            <w:lang w:val="kk-KZ"/>
          </w:rPr>
          <w:t>В результате чего СБ получило анонимную информацию касательно злоупотреблений своим служебным положением</w:t>
        </w:r>
      </w:ins>
      <w:ins w:id="23" w:author="Сергей Бойко" w:date="2022-10-10T12:33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 руководите</w:t>
        </w:r>
      </w:ins>
      <w:ins w:id="24" w:author="Сергей Бойко" w:date="2022-10-10T12:34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лем Контакт центра Нурхановой А.Г. котороя </w:t>
        </w:r>
      </w:ins>
      <w:ins w:id="25" w:author="Сергей Бойко" w:date="2022-10-10T12:35:00Z">
        <w:r>
          <w:rPr>
            <w:rFonts w:ascii="Times New Roman" w:hAnsi="Times New Roman" w:cs="Times New Roman"/>
            <w:sz w:val="28"/>
            <w:szCs w:val="28"/>
            <w:lang w:val="kk-KZ"/>
          </w:rPr>
          <w:t>приняла на работу</w:t>
        </w:r>
      </w:ins>
      <w:ins w:id="26" w:author="Сергей Бойко" w:date="2022-10-10T12:36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 в Контакт центр</w:t>
        </w:r>
      </w:ins>
      <w:ins w:id="27" w:author="Сергей Бойко" w:date="2022-10-10T12:35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 своих друзей и родственников, назначила их на руководящие должности</w:t>
        </w:r>
      </w:ins>
      <w:ins w:id="28" w:author="Сергей Бойко" w:date="2022-10-10T12:36:00Z">
        <w:r>
          <w:rPr>
            <w:rFonts w:ascii="Times New Roman" w:hAnsi="Times New Roman" w:cs="Times New Roman"/>
            <w:sz w:val="28"/>
            <w:szCs w:val="28"/>
            <w:lang w:val="kk-KZ"/>
          </w:rPr>
          <w:t>.</w:t>
        </w:r>
      </w:ins>
      <w:ins w:id="29" w:author="Сергей Бойко" w:date="2022-10-10T12:37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 </w:t>
        </w:r>
      </w:ins>
      <w:ins w:id="30" w:author="Сергей Бойко" w:date="2022-10-10T12:38:00Z">
        <w:r>
          <w:rPr>
            <w:rFonts w:ascii="Times New Roman" w:hAnsi="Times New Roman" w:cs="Times New Roman"/>
            <w:sz w:val="28"/>
            <w:szCs w:val="28"/>
            <w:lang w:val="kk-KZ"/>
          </w:rPr>
          <w:t>Сообща они требовали денежные средства со своих подчинненых.</w:t>
        </w:r>
      </w:ins>
      <w:ins w:id="31" w:author="Сергей Бойко" w:date="2022-10-10T12:39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 </w:t>
        </w:r>
      </w:ins>
    </w:p>
    <w:p w:rsidR="00D64819" w:rsidRPr="00D64819" w:rsidDel="006160AA" w:rsidRDefault="004B6046" w:rsidP="006160AA">
      <w:pPr>
        <w:spacing w:after="0"/>
        <w:ind w:firstLine="708"/>
        <w:jc w:val="both"/>
        <w:rPr>
          <w:del w:id="32" w:author="Сергей Бойко" w:date="2022-10-10T12:45:00Z"/>
          <w:rFonts w:ascii="Times New Roman" w:hAnsi="Times New Roman" w:cs="Times New Roman"/>
          <w:sz w:val="28"/>
          <w:szCs w:val="28"/>
        </w:rPr>
        <w:pPrChange w:id="33" w:author="Сергей Бойко" w:date="2022-10-10T12:51:00Z">
          <w:pPr>
            <w:spacing w:after="0"/>
            <w:ind w:firstLine="708"/>
            <w:jc w:val="both"/>
          </w:pPr>
        </w:pPrChange>
      </w:pPr>
      <w:ins w:id="34" w:author="Сергей Бойко" w:date="2022-10-10T12:39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С целью проверки вышеуказанной информации, </w:t>
        </w:r>
      </w:ins>
      <w:ins w:id="35" w:author="Сергей Бойко" w:date="2022-10-10T12:40:00Z">
        <w:r>
          <w:rPr>
            <w:rFonts w:ascii="Times New Roman" w:hAnsi="Times New Roman" w:cs="Times New Roman"/>
            <w:sz w:val="28"/>
            <w:szCs w:val="28"/>
            <w:lang w:val="kk-KZ"/>
          </w:rPr>
          <w:t>СБ был осуществлен выезд в коммандировку в г</w:t>
        </w:r>
      </w:ins>
      <w:ins w:id="36" w:author="Сергей Бойко" w:date="2022-10-10T12:41:00Z">
        <w:r>
          <w:rPr>
            <w:rFonts w:ascii="Times New Roman" w:hAnsi="Times New Roman" w:cs="Times New Roman"/>
            <w:sz w:val="28"/>
            <w:szCs w:val="28"/>
            <w:lang w:val="kk-KZ"/>
          </w:rPr>
          <w:t>.</w:t>
        </w:r>
      </w:ins>
      <w:ins w:id="37" w:author="Сергей Бойко" w:date="2022-10-10T12:40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 Сарыагаш</w:t>
        </w:r>
      </w:ins>
      <w:ins w:id="38" w:author="Сергей Бойко" w:date="2022-10-10T12:41:00Z">
        <w:r>
          <w:rPr>
            <w:rFonts w:ascii="Times New Roman" w:hAnsi="Times New Roman" w:cs="Times New Roman"/>
            <w:sz w:val="28"/>
            <w:szCs w:val="28"/>
            <w:lang w:val="kk-KZ"/>
          </w:rPr>
          <w:t>, для опроса бывшего работника Контакт центра Курманжан С.</w:t>
        </w:r>
      </w:ins>
      <w:ins w:id="39" w:author="Сергей Бойко" w:date="2022-10-10T12:42:00Z">
        <w:r>
          <w:rPr>
            <w:rFonts w:ascii="Times New Roman" w:hAnsi="Times New Roman" w:cs="Times New Roman"/>
            <w:sz w:val="28"/>
            <w:szCs w:val="28"/>
            <w:lang w:val="kk-KZ"/>
          </w:rPr>
          <w:t xml:space="preserve">Т. </w:t>
        </w:r>
      </w:ins>
      <w:ins w:id="40" w:author="Сергей Бойко" w:date="2022-10-10T12:43:00Z">
        <w:r w:rsidR="006160AA">
          <w:rPr>
            <w:rFonts w:ascii="Times New Roman" w:hAnsi="Times New Roman" w:cs="Times New Roman"/>
            <w:sz w:val="28"/>
            <w:szCs w:val="28"/>
            <w:lang w:val="kk-KZ"/>
          </w:rPr>
          <w:t xml:space="preserve"> которая сообщила, что ранее работала </w:t>
        </w:r>
      </w:ins>
      <w:ins w:id="41" w:author="Сергей Бойко" w:date="2022-10-10T12:44:00Z">
        <w:r w:rsidR="006160AA">
          <w:rPr>
            <w:rFonts w:ascii="Times New Roman" w:hAnsi="Times New Roman" w:cs="Times New Roman"/>
            <w:sz w:val="28"/>
            <w:szCs w:val="28"/>
            <w:lang w:val="kk-KZ"/>
          </w:rPr>
          <w:t xml:space="preserve">специалистом Контакт центра, </w:t>
        </w:r>
      </w:ins>
      <w:del w:id="42" w:author="Сергей Бойко" w:date="2022-10-10T12:45:00Z">
        <w:r w:rsidR="00AE6217" w:rsidDel="006160AA">
          <w:rPr>
            <w:rFonts w:ascii="Times New Roman" w:hAnsi="Times New Roman" w:cs="Times New Roman"/>
            <w:sz w:val="28"/>
            <w:szCs w:val="28"/>
          </w:rPr>
          <w:delText>29</w:delText>
        </w:r>
        <w:r w:rsidR="00D16B36" w:rsidRPr="00D16B36" w:rsidDel="006160AA">
          <w:rPr>
            <w:rFonts w:ascii="Times New Roman" w:hAnsi="Times New Roman" w:cs="Times New Roman"/>
            <w:sz w:val="28"/>
            <w:szCs w:val="28"/>
          </w:rPr>
          <w:delText>.</w:delText>
        </w:r>
        <w:r w:rsidR="00AE6217" w:rsidDel="006160AA">
          <w:rPr>
            <w:rFonts w:ascii="Times New Roman" w:hAnsi="Times New Roman" w:cs="Times New Roman"/>
            <w:sz w:val="28"/>
            <w:szCs w:val="28"/>
          </w:rPr>
          <w:delText>09</w:delText>
        </w:r>
        <w:r w:rsidR="00D16B36" w:rsidRPr="00D16B36" w:rsidDel="006160AA">
          <w:rPr>
            <w:rFonts w:ascii="Times New Roman" w:hAnsi="Times New Roman" w:cs="Times New Roman"/>
            <w:sz w:val="28"/>
            <w:szCs w:val="28"/>
          </w:rPr>
          <w:delText>.202</w:delText>
        </w:r>
        <w:r w:rsidR="00AE6217" w:rsidDel="006160AA">
          <w:rPr>
            <w:rFonts w:ascii="Times New Roman" w:hAnsi="Times New Roman" w:cs="Times New Roman"/>
            <w:sz w:val="28"/>
            <w:szCs w:val="28"/>
          </w:rPr>
          <w:delText>2</w:delText>
        </w:r>
        <w:r w:rsidR="00D16B36" w:rsidRPr="00D16B36" w:rsidDel="006160AA">
          <w:rPr>
            <w:rFonts w:ascii="Times New Roman" w:hAnsi="Times New Roman" w:cs="Times New Roman"/>
            <w:sz w:val="28"/>
            <w:szCs w:val="28"/>
          </w:rPr>
          <w:delText xml:space="preserve"> года  </w:delText>
        </w:r>
        <w:r w:rsidR="00AE6217" w:rsidDel="006160AA">
          <w:rPr>
            <w:rFonts w:ascii="Times New Roman" w:hAnsi="Times New Roman" w:cs="Times New Roman"/>
            <w:sz w:val="28"/>
            <w:szCs w:val="28"/>
          </w:rPr>
          <w:delText xml:space="preserve">поступила информация от сотрудника отдела взыскания просроченной задолженности Курманжан Сымбат </w:delText>
        </w:r>
        <w:r w:rsidR="00AE6217" w:rsidDel="006160AA">
          <w:rPr>
            <w:rFonts w:ascii="Times New Roman" w:hAnsi="Times New Roman" w:cs="Times New Roman"/>
            <w:sz w:val="28"/>
            <w:szCs w:val="28"/>
            <w:lang w:val="kk-KZ"/>
          </w:rPr>
          <w:delText>Төлегенқызы</w:delText>
        </w:r>
        <w:r w:rsidR="009D6DD0" w:rsidDel="006160AA">
          <w:rPr>
            <w:rFonts w:ascii="Times New Roman" w:hAnsi="Times New Roman" w:cs="Times New Roman"/>
            <w:sz w:val="28"/>
            <w:szCs w:val="28"/>
            <w:lang w:val="kk-KZ"/>
          </w:rPr>
          <w:delText xml:space="preserve">, о том что </w:delText>
        </w:r>
        <w:r w:rsidR="009D6DD0" w:rsidDel="006160AA">
          <w:rPr>
            <w:rFonts w:ascii="Times New Roman" w:hAnsi="Times New Roman" w:cs="Times New Roman"/>
            <w:sz w:val="28"/>
            <w:szCs w:val="28"/>
          </w:rPr>
          <w:delText>начальник контакт центра</w:delText>
        </w:r>
        <w:r w:rsidR="009D6DD0" w:rsidRPr="004C4813" w:rsidDel="006160AA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9D6DD0" w:rsidDel="006160AA">
          <w:rPr>
            <w:rFonts w:ascii="Times New Roman" w:hAnsi="Times New Roman" w:cs="Times New Roman"/>
            <w:sz w:val="28"/>
            <w:szCs w:val="28"/>
          </w:rPr>
          <w:delText xml:space="preserve">Нурханова </w:delText>
        </w:r>
        <w:r w:rsidR="009D6DD0" w:rsidDel="006160AA">
          <w:rPr>
            <w:rFonts w:ascii="Times New Roman" w:hAnsi="Times New Roman" w:cs="Times New Roman"/>
            <w:sz w:val="28"/>
            <w:szCs w:val="28"/>
            <w:lang w:val="kk-KZ"/>
          </w:rPr>
          <w:delText>Ақнұр Газизқызы</w:delText>
        </w:r>
        <w:r w:rsidR="009D6DD0" w:rsidDel="006160AA">
          <w:rPr>
            <w:rFonts w:ascii="Times New Roman" w:hAnsi="Times New Roman" w:cs="Times New Roman"/>
            <w:sz w:val="28"/>
            <w:szCs w:val="28"/>
          </w:rPr>
          <w:delText xml:space="preserve"> и старший специалист Кайраткызы Салтанат </w:delText>
        </w:r>
        <w:r w:rsidR="00061CF4" w:rsidDel="006160AA">
          <w:rPr>
            <w:rFonts w:ascii="Times New Roman" w:hAnsi="Times New Roman" w:cs="Times New Roman"/>
            <w:sz w:val="28"/>
            <w:szCs w:val="28"/>
          </w:rPr>
          <w:delText>незаконно</w:delText>
        </w:r>
        <w:r w:rsidR="009D6DD0" w:rsidDel="006160AA">
          <w:rPr>
            <w:rFonts w:ascii="Times New Roman" w:hAnsi="Times New Roman" w:cs="Times New Roman"/>
            <w:sz w:val="28"/>
            <w:szCs w:val="28"/>
          </w:rPr>
          <w:delText xml:space="preserve"> требуют денежные средства с подчиненных работников компании, а именно забирают начисленные бонусы себе на личный счет «Каспий Банка» для использования в личных целях</w:delText>
        </w:r>
        <w:r w:rsidR="00D64819" w:rsidDel="006160AA">
          <w:rPr>
            <w:rFonts w:ascii="Times New Roman" w:hAnsi="Times New Roman" w:cs="Times New Roman"/>
            <w:sz w:val="28"/>
            <w:szCs w:val="28"/>
          </w:rPr>
          <w:delText>.</w:delText>
        </w:r>
        <w:r w:rsidR="009D6DD0" w:rsidDel="006160AA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</w:del>
    </w:p>
    <w:p w:rsidR="00915FA9" w:rsidDel="006160AA" w:rsidRDefault="00915FA9" w:rsidP="006160AA">
      <w:pPr>
        <w:spacing w:after="0"/>
        <w:ind w:firstLine="708"/>
        <w:jc w:val="both"/>
        <w:rPr>
          <w:del w:id="43" w:author="Сергей Бойко" w:date="2022-10-10T12:45:00Z"/>
          <w:rFonts w:ascii="Times New Roman" w:hAnsi="Times New Roman" w:cs="Times New Roman"/>
          <w:sz w:val="28"/>
          <w:szCs w:val="28"/>
        </w:rPr>
        <w:pPrChange w:id="44" w:author="Сергей Бойко" w:date="2022-10-10T12:51:00Z">
          <w:pPr>
            <w:spacing w:after="0"/>
            <w:ind w:firstLine="708"/>
            <w:jc w:val="both"/>
          </w:pPr>
        </w:pPrChange>
      </w:pPr>
      <w:del w:id="45" w:author="Сергей Бойко" w:date="2022-10-10T12:45:00Z">
        <w:r w:rsidRPr="00915FA9" w:rsidDel="006160AA">
          <w:rPr>
            <w:rFonts w:ascii="Times New Roman" w:hAnsi="Times New Roman" w:cs="Times New Roman"/>
            <w:sz w:val="28"/>
            <w:szCs w:val="28"/>
          </w:rPr>
          <w:delText xml:space="preserve">В соответствии со ст.65,66 Трудового Кодекса Республики Казахстан от </w:delText>
        </w:r>
        <w:r w:rsidDel="006160AA">
          <w:rPr>
            <w:rFonts w:ascii="Times New Roman" w:hAnsi="Times New Roman" w:cs="Times New Roman"/>
            <w:sz w:val="28"/>
            <w:szCs w:val="28"/>
          </w:rPr>
          <w:delText>вышеуказанных работников</w:delText>
        </w:r>
        <w:r w:rsidRPr="00915FA9" w:rsidDel="006160AA">
          <w:rPr>
            <w:rFonts w:ascii="Times New Roman" w:hAnsi="Times New Roman" w:cs="Times New Roman"/>
            <w:sz w:val="28"/>
            <w:szCs w:val="28"/>
          </w:rPr>
          <w:delText xml:space="preserve">  отобраны письменные объяснения</w:delText>
        </w:r>
        <w:r w:rsidDel="006160AA">
          <w:rPr>
            <w:rFonts w:ascii="Times New Roman" w:hAnsi="Times New Roman" w:cs="Times New Roman"/>
            <w:sz w:val="28"/>
            <w:szCs w:val="28"/>
          </w:rPr>
          <w:delText>.</w:delText>
        </w:r>
      </w:del>
    </w:p>
    <w:p w:rsidR="00980327" w:rsidRPr="003F1B34" w:rsidDel="006160AA" w:rsidRDefault="00C74ABF" w:rsidP="006160AA">
      <w:pPr>
        <w:spacing w:after="0"/>
        <w:ind w:firstLine="708"/>
        <w:jc w:val="both"/>
        <w:rPr>
          <w:del w:id="46" w:author="Сергей Бойко" w:date="2022-10-10T12:46:00Z"/>
          <w:rFonts w:ascii="Times New Roman" w:hAnsi="Times New Roman" w:cs="Times New Roman"/>
          <w:sz w:val="28"/>
          <w:szCs w:val="28"/>
        </w:rPr>
        <w:pPrChange w:id="47" w:author="Сергей Бойко" w:date="2022-10-10T12:51:00Z">
          <w:pPr>
            <w:spacing w:after="0"/>
            <w:jc w:val="both"/>
          </w:pPr>
        </w:pPrChange>
      </w:pPr>
      <w:del w:id="48" w:author="Сергей Бойко" w:date="2022-10-10T12:45:00Z">
        <w:r w:rsidDel="006160AA">
          <w:rPr>
            <w:rFonts w:ascii="Times New Roman" w:hAnsi="Times New Roman" w:cs="Times New Roman"/>
            <w:sz w:val="28"/>
            <w:szCs w:val="28"/>
          </w:rPr>
          <w:delText xml:space="preserve">          </w:delText>
        </w:r>
        <w:r w:rsidR="008E617F" w:rsidDel="006160AA">
          <w:rPr>
            <w:rFonts w:ascii="Times New Roman" w:hAnsi="Times New Roman" w:cs="Times New Roman"/>
            <w:sz w:val="28"/>
            <w:szCs w:val="28"/>
          </w:rPr>
          <w:delText>Из предоставленн</w:delText>
        </w:r>
        <w:r w:rsidR="00F5795D" w:rsidDel="006160AA">
          <w:rPr>
            <w:rFonts w:ascii="Times New Roman" w:hAnsi="Times New Roman" w:cs="Times New Roman"/>
            <w:sz w:val="28"/>
            <w:szCs w:val="28"/>
          </w:rPr>
          <w:delText xml:space="preserve">ой </w:delText>
        </w:r>
        <w:r w:rsidR="008E617F" w:rsidDel="006160AA">
          <w:rPr>
            <w:rFonts w:ascii="Times New Roman" w:hAnsi="Times New Roman" w:cs="Times New Roman"/>
            <w:sz w:val="28"/>
            <w:szCs w:val="28"/>
          </w:rPr>
          <w:delText xml:space="preserve"> объяснительн</w:delText>
        </w:r>
        <w:r w:rsidR="00F5795D" w:rsidDel="006160AA">
          <w:rPr>
            <w:rFonts w:ascii="Times New Roman" w:hAnsi="Times New Roman" w:cs="Times New Roman"/>
            <w:sz w:val="28"/>
            <w:szCs w:val="28"/>
          </w:rPr>
          <w:delText xml:space="preserve">ой  </w:delText>
        </w:r>
        <w:r w:rsidR="00980327" w:rsidDel="006160AA">
          <w:rPr>
            <w:rFonts w:ascii="Times New Roman" w:hAnsi="Times New Roman" w:cs="Times New Roman"/>
            <w:sz w:val="28"/>
            <w:szCs w:val="28"/>
          </w:rPr>
          <w:delText>Курманжан С.Т</w:delText>
        </w:r>
        <w:r w:rsidR="00DB2F86" w:rsidDel="006160AA">
          <w:rPr>
            <w:rFonts w:ascii="Times New Roman" w:hAnsi="Times New Roman" w:cs="Times New Roman"/>
            <w:sz w:val="28"/>
            <w:szCs w:val="28"/>
          </w:rPr>
          <w:delText>.,</w:delText>
        </w:r>
        <w:r w:rsidR="00F5795D" w:rsidDel="006160AA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8E617F" w:rsidDel="006160AA">
          <w:rPr>
            <w:rFonts w:ascii="Times New Roman" w:hAnsi="Times New Roman" w:cs="Times New Roman"/>
            <w:sz w:val="28"/>
            <w:szCs w:val="28"/>
          </w:rPr>
          <w:delText xml:space="preserve">следует, </w:delText>
        </w:r>
        <w:r w:rsidR="00DB2F86" w:rsidDel="006160AA">
          <w:rPr>
            <w:rFonts w:ascii="Times New Roman" w:hAnsi="Times New Roman" w:cs="Times New Roman"/>
            <w:sz w:val="28"/>
            <w:szCs w:val="28"/>
          </w:rPr>
          <w:delText xml:space="preserve">что </w:delText>
        </w:r>
        <w:r w:rsidR="00980327" w:rsidRPr="003F1B34" w:rsidDel="006160AA">
          <w:rPr>
            <w:rFonts w:ascii="Times New Roman" w:hAnsi="Times New Roman" w:cs="Times New Roman"/>
            <w:sz w:val="28"/>
            <w:szCs w:val="28"/>
          </w:rPr>
          <w:delText>работала с 18 февраля 2022 года специалистом к</w:delText>
        </w:r>
        <w:r w:rsidR="00980327" w:rsidDel="006160AA">
          <w:rPr>
            <w:rFonts w:ascii="Times New Roman" w:hAnsi="Times New Roman" w:cs="Times New Roman"/>
            <w:sz w:val="28"/>
            <w:szCs w:val="28"/>
          </w:rPr>
          <w:delText>онтакт</w:delText>
        </w:r>
        <w:r w:rsidR="00980327" w:rsidRPr="003F1B34" w:rsidDel="006160AA">
          <w:rPr>
            <w:rFonts w:ascii="Times New Roman" w:hAnsi="Times New Roman" w:cs="Times New Roman"/>
            <w:sz w:val="28"/>
            <w:szCs w:val="28"/>
          </w:rPr>
          <w:delText xml:space="preserve"> центра ТОО МФО «ОнлайнКазФинанс». </w:delText>
        </w:r>
      </w:del>
      <w:del w:id="49" w:author="Сергей Бойко" w:date="2022-10-10T12:46:00Z">
        <w:r w:rsidR="00980327" w:rsidRPr="003F1B34" w:rsidDel="006160AA">
          <w:rPr>
            <w:rFonts w:ascii="Times New Roman" w:hAnsi="Times New Roman" w:cs="Times New Roman"/>
            <w:sz w:val="28"/>
            <w:szCs w:val="28"/>
          </w:rPr>
          <w:delText>Руководитель отдела Акнур Нурханова и старший специалист Кайраткызы</w:delText>
        </w:r>
        <w:r w:rsidR="009E0E67" w:rsidRPr="009E0E67" w:rsidDel="006160AA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9E0E67" w:rsidRPr="003F1B34" w:rsidDel="006160AA">
          <w:rPr>
            <w:rFonts w:ascii="Times New Roman" w:hAnsi="Times New Roman" w:cs="Times New Roman"/>
            <w:sz w:val="28"/>
            <w:szCs w:val="28"/>
          </w:rPr>
          <w:delText>Салтанат</w:delText>
        </w:r>
        <w:r w:rsidR="00980327" w:rsidRPr="003F1B34" w:rsidDel="006160AA">
          <w:rPr>
            <w:rFonts w:ascii="Times New Roman" w:hAnsi="Times New Roman" w:cs="Times New Roman"/>
            <w:sz w:val="28"/>
            <w:szCs w:val="28"/>
          </w:rPr>
          <w:delText xml:space="preserve">. </w:delText>
        </w:r>
      </w:del>
    </w:p>
    <w:p w:rsidR="00980327" w:rsidRPr="003F1B34" w:rsidRDefault="00980327" w:rsidP="006160A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  <w:pPrChange w:id="50" w:author="Сергей Бойко" w:date="2022-10-10T12:51:00Z">
          <w:pPr>
            <w:spacing w:after="0"/>
            <w:ind w:firstLine="708"/>
            <w:jc w:val="both"/>
          </w:pPr>
        </w:pPrChange>
      </w:pPr>
      <w:r w:rsidRPr="003F1B34">
        <w:rPr>
          <w:rFonts w:ascii="Times New Roman" w:hAnsi="Times New Roman" w:cs="Times New Roman"/>
          <w:sz w:val="28"/>
          <w:szCs w:val="28"/>
        </w:rPr>
        <w:t xml:space="preserve">3 месяца работала, но не смогла получить бонусы, </w:t>
      </w:r>
      <w:r w:rsidR="009E0E67">
        <w:rPr>
          <w:rFonts w:ascii="Times New Roman" w:hAnsi="Times New Roman" w:cs="Times New Roman"/>
          <w:sz w:val="28"/>
          <w:szCs w:val="28"/>
        </w:rPr>
        <w:t>ей</w:t>
      </w:r>
      <w:r w:rsidRPr="003F1B34">
        <w:rPr>
          <w:rFonts w:ascii="Times New Roman" w:hAnsi="Times New Roman" w:cs="Times New Roman"/>
          <w:sz w:val="28"/>
          <w:szCs w:val="28"/>
        </w:rPr>
        <w:t xml:space="preserve"> каждый раз руководитель</w:t>
      </w:r>
      <w:r w:rsidR="009E0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67"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r w:rsidR="009E0E67">
        <w:rPr>
          <w:rFonts w:ascii="Times New Roman" w:hAnsi="Times New Roman" w:cs="Times New Roman"/>
          <w:sz w:val="28"/>
          <w:szCs w:val="28"/>
        </w:rPr>
        <w:t xml:space="preserve"> А.,</w:t>
      </w:r>
      <w:r w:rsidRPr="003F1B34">
        <w:rPr>
          <w:rFonts w:ascii="Times New Roman" w:hAnsi="Times New Roman" w:cs="Times New Roman"/>
          <w:sz w:val="28"/>
          <w:szCs w:val="28"/>
        </w:rPr>
        <w:t xml:space="preserve"> говорила ты не проходишь </w:t>
      </w:r>
      <w:r w:rsidRPr="003F1B34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3F1B34">
        <w:rPr>
          <w:rFonts w:ascii="Times New Roman" w:hAnsi="Times New Roman" w:cs="Times New Roman"/>
          <w:sz w:val="28"/>
          <w:szCs w:val="28"/>
        </w:rPr>
        <w:t>, но по отчетам</w:t>
      </w:r>
      <w:ins w:id="51" w:author="Сергей Бойко" w:date="2022-10-10T12:46:00Z">
        <w:r w:rsidR="006160AA">
          <w:rPr>
            <w:rFonts w:ascii="Times New Roman" w:hAnsi="Times New Roman" w:cs="Times New Roman"/>
            <w:sz w:val="28"/>
            <w:szCs w:val="28"/>
          </w:rPr>
          <w:t xml:space="preserve"> она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видела</w:t>
      </w:r>
      <w:ins w:id="52" w:author="Сергей Бойко" w:date="2022-10-10T12:46:00Z">
        <w:r w:rsidR="006160AA">
          <w:rPr>
            <w:rFonts w:ascii="Times New Roman" w:hAnsi="Times New Roman" w:cs="Times New Roman"/>
            <w:sz w:val="28"/>
            <w:szCs w:val="28"/>
          </w:rPr>
          <w:t>,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что проходной балл 90. </w:t>
      </w:r>
      <w:proofErr w:type="spellStart"/>
      <w:r w:rsidR="009E0E67">
        <w:rPr>
          <w:rFonts w:ascii="Times New Roman" w:hAnsi="Times New Roman" w:cs="Times New Roman"/>
          <w:sz w:val="28"/>
          <w:szCs w:val="28"/>
        </w:rPr>
        <w:t>Курманжан</w:t>
      </w:r>
      <w:proofErr w:type="spellEnd"/>
      <w:r w:rsidR="009E0E67">
        <w:rPr>
          <w:rFonts w:ascii="Times New Roman" w:hAnsi="Times New Roman" w:cs="Times New Roman"/>
          <w:sz w:val="28"/>
          <w:szCs w:val="28"/>
        </w:rPr>
        <w:t xml:space="preserve"> С.,</w:t>
      </w:r>
      <w:r w:rsidRPr="003F1B34">
        <w:rPr>
          <w:rFonts w:ascii="Times New Roman" w:hAnsi="Times New Roman" w:cs="Times New Roman"/>
          <w:sz w:val="28"/>
          <w:szCs w:val="28"/>
        </w:rPr>
        <w:t xml:space="preserve"> полу</w:t>
      </w:r>
      <w:ins w:id="53" w:author="Сергей Бойко" w:date="2022-10-10T12:46:00Z">
        <w:r w:rsidR="006160AA">
          <w:rPr>
            <w:rFonts w:ascii="Times New Roman" w:hAnsi="Times New Roman" w:cs="Times New Roman"/>
            <w:sz w:val="28"/>
            <w:szCs w:val="28"/>
          </w:rPr>
          <w:t>чала</w:t>
        </w:r>
      </w:ins>
      <w:del w:id="54" w:author="Сергей Бойко" w:date="2022-10-10T12:46:00Z">
        <w:r w:rsidRPr="003F1B34" w:rsidDel="006160AA">
          <w:rPr>
            <w:rFonts w:ascii="Times New Roman" w:hAnsi="Times New Roman" w:cs="Times New Roman"/>
            <w:sz w:val="28"/>
            <w:szCs w:val="28"/>
          </w:rPr>
          <w:delText>чила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только оклад</w:t>
      </w:r>
      <w:ins w:id="55" w:author="Сергей Бойко" w:date="2022-10-10T12:47:00Z">
        <w:r w:rsidR="006160AA">
          <w:rPr>
            <w:rFonts w:ascii="Times New Roman" w:hAnsi="Times New Roman" w:cs="Times New Roman"/>
            <w:sz w:val="28"/>
            <w:szCs w:val="28"/>
          </w:rPr>
          <w:t xml:space="preserve"> без </w:t>
        </w:r>
        <w:r w:rsidR="006160AA">
          <w:rPr>
            <w:rFonts w:ascii="Times New Roman" w:hAnsi="Times New Roman" w:cs="Times New Roman"/>
            <w:sz w:val="28"/>
            <w:szCs w:val="28"/>
          </w:rPr>
          <w:lastRenderedPageBreak/>
          <w:t>бонусов</w:t>
        </w:r>
      </w:ins>
      <w:r w:rsidRPr="003F1B34">
        <w:rPr>
          <w:rFonts w:ascii="Times New Roman" w:hAnsi="Times New Roman" w:cs="Times New Roman"/>
          <w:sz w:val="28"/>
          <w:szCs w:val="28"/>
        </w:rPr>
        <w:t>, хот</w:t>
      </w:r>
      <w:ins w:id="56" w:author="Сергей Бойко" w:date="2022-10-10T12:47:00Z">
        <w:r w:rsidR="006160AA">
          <w:rPr>
            <w:rFonts w:ascii="Times New Roman" w:hAnsi="Times New Roman" w:cs="Times New Roman"/>
            <w:sz w:val="28"/>
            <w:szCs w:val="28"/>
          </w:rPr>
          <w:t xml:space="preserve">я </w:t>
        </w:r>
      </w:ins>
      <w:del w:id="57" w:author="Сергей Бойко" w:date="2022-10-10T12:47:00Z">
        <w:r w:rsidRPr="003F1B34" w:rsidDel="006160AA">
          <w:rPr>
            <w:rFonts w:ascii="Times New Roman" w:hAnsi="Times New Roman" w:cs="Times New Roman"/>
            <w:sz w:val="28"/>
            <w:szCs w:val="28"/>
          </w:rPr>
          <w:delText xml:space="preserve">я у </w:delText>
        </w:r>
        <w:r w:rsidR="009E0E67" w:rsidDel="006160AA">
          <w:rPr>
            <w:rFonts w:ascii="Times New Roman" w:hAnsi="Times New Roman" w:cs="Times New Roman"/>
            <w:sz w:val="28"/>
            <w:szCs w:val="28"/>
          </w:rPr>
          <w:delText>нее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проходной балл был 90-97. Каждый раз когда проходила руководителю</w:t>
      </w:r>
      <w:r w:rsidR="009E0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0E67"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proofErr w:type="gramStart"/>
      <w:r w:rsidR="009E0E67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, она говорила «ты не проходишь </w:t>
      </w:r>
      <w:r w:rsidRPr="003F1B34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3F1B34">
        <w:rPr>
          <w:rFonts w:ascii="Times New Roman" w:hAnsi="Times New Roman" w:cs="Times New Roman"/>
          <w:sz w:val="28"/>
          <w:szCs w:val="28"/>
        </w:rPr>
        <w:t xml:space="preserve">».    </w:t>
      </w:r>
    </w:p>
    <w:p w:rsidR="006160AA" w:rsidRDefault="00980327" w:rsidP="00980327">
      <w:pPr>
        <w:spacing w:after="0"/>
        <w:ind w:firstLine="708"/>
        <w:jc w:val="both"/>
        <w:rPr>
          <w:ins w:id="58" w:author="Сергей Бойко" w:date="2022-10-10T12:52:00Z"/>
          <w:rFonts w:ascii="Times New Roman" w:hAnsi="Times New Roman" w:cs="Times New Roman"/>
          <w:sz w:val="28"/>
          <w:szCs w:val="28"/>
        </w:rPr>
      </w:pPr>
      <w:r w:rsidRPr="003F1B34">
        <w:rPr>
          <w:rFonts w:ascii="Times New Roman" w:hAnsi="Times New Roman" w:cs="Times New Roman"/>
          <w:sz w:val="28"/>
          <w:szCs w:val="28"/>
        </w:rPr>
        <w:t>Последний раз нас</w:t>
      </w:r>
      <w:r>
        <w:rPr>
          <w:rFonts w:ascii="Times New Roman" w:hAnsi="Times New Roman" w:cs="Times New Roman"/>
          <w:sz w:val="28"/>
          <w:szCs w:val="28"/>
        </w:rPr>
        <w:t xml:space="preserve">тоятельно просила свои бонусы,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ins w:id="59" w:author="Сергей Бойко" w:date="2022-10-10T12:47:00Z">
        <w:r w:rsidR="006160AA">
          <w:rPr>
            <w:rFonts w:ascii="Times New Roman" w:hAnsi="Times New Roman" w:cs="Times New Roman"/>
            <w:sz w:val="28"/>
            <w:szCs w:val="28"/>
          </w:rPr>
          <w:t>сообщила</w:t>
        </w:r>
      </w:ins>
      <w:del w:id="60" w:author="Сергей Бойко" w:date="2022-10-10T12:47:00Z">
        <w:r w:rsidRPr="003F1B34" w:rsidDel="006160AA">
          <w:rPr>
            <w:rFonts w:ascii="Times New Roman" w:hAnsi="Times New Roman" w:cs="Times New Roman"/>
            <w:sz w:val="28"/>
            <w:szCs w:val="28"/>
          </w:rPr>
          <w:delText>сказала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Курманжан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14E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F1B34">
        <w:rPr>
          <w:rFonts w:ascii="Times New Roman" w:hAnsi="Times New Roman" w:cs="Times New Roman"/>
          <w:sz w:val="28"/>
          <w:szCs w:val="28"/>
        </w:rPr>
        <w:t xml:space="preserve">увольняйся, </w:t>
      </w:r>
      <w:r>
        <w:rPr>
          <w:rFonts w:ascii="Times New Roman" w:hAnsi="Times New Roman" w:cs="Times New Roman"/>
          <w:sz w:val="28"/>
          <w:szCs w:val="28"/>
        </w:rPr>
        <w:t xml:space="preserve">и что у нее </w:t>
      </w:r>
      <w:r w:rsidRPr="003F1B34">
        <w:rPr>
          <w:rFonts w:ascii="Times New Roman" w:hAnsi="Times New Roman" w:cs="Times New Roman"/>
          <w:sz w:val="28"/>
          <w:szCs w:val="28"/>
        </w:rPr>
        <w:t>30 апреля последний день работы. 25-го апреля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ins w:id="61" w:author="Сергей Бойко" w:date="2022-10-10T12:48:00Z">
        <w:r w:rsidR="006160AA">
          <w:rPr>
            <w:rFonts w:ascii="Times New Roman" w:hAnsi="Times New Roman" w:cs="Times New Roman"/>
            <w:sz w:val="28"/>
            <w:szCs w:val="28"/>
          </w:rPr>
          <w:t>принудила</w:t>
        </w:r>
      </w:ins>
      <w:del w:id="62" w:author="Сергей Бойко" w:date="2022-10-10T12:48:00Z">
        <w:r w:rsidRPr="003F1B34" w:rsidDel="006160AA">
          <w:rPr>
            <w:rFonts w:ascii="Times New Roman" w:hAnsi="Times New Roman" w:cs="Times New Roman"/>
            <w:sz w:val="28"/>
            <w:szCs w:val="28"/>
          </w:rPr>
          <w:delText>настоятельно сказала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написать заявление</w:t>
      </w:r>
      <w:r>
        <w:rPr>
          <w:rFonts w:ascii="Times New Roman" w:hAnsi="Times New Roman" w:cs="Times New Roman"/>
          <w:sz w:val="28"/>
          <w:szCs w:val="28"/>
        </w:rPr>
        <w:t xml:space="preserve"> об увольнении и </w:t>
      </w:r>
      <w:r w:rsidRPr="003F1B34">
        <w:rPr>
          <w:rFonts w:ascii="Times New Roman" w:hAnsi="Times New Roman" w:cs="Times New Roman"/>
          <w:sz w:val="28"/>
          <w:szCs w:val="28"/>
        </w:rPr>
        <w:t>сказала</w:t>
      </w:r>
      <w:ins w:id="63" w:author="Сергей Бойко" w:date="2022-10-10T12:48:00Z">
        <w:r w:rsidR="006160AA">
          <w:rPr>
            <w:rFonts w:ascii="Times New Roman" w:hAnsi="Times New Roman" w:cs="Times New Roman"/>
            <w:sz w:val="28"/>
            <w:szCs w:val="28"/>
          </w:rPr>
          <w:t>, что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отработки не будет</w:t>
      </w:r>
      <w:proofErr w:type="gramStart"/>
      <w:r w:rsidRPr="003F1B3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del w:id="64" w:author="Сергей Бойко" w:date="2022-10-10T12:48:00Z">
        <w:r w:rsidRPr="003F1B34" w:rsidDel="006160AA">
          <w:rPr>
            <w:rFonts w:ascii="Times New Roman" w:hAnsi="Times New Roman" w:cs="Times New Roman"/>
            <w:sz w:val="28"/>
            <w:szCs w:val="28"/>
          </w:rPr>
          <w:delText>С моей</w:delText>
        </w:r>
      </w:del>
      <w:ins w:id="65" w:author="Сергей Бойко" w:date="2022-10-10T12:49:00Z">
        <w:r w:rsidR="006160AA">
          <w:rPr>
            <w:rFonts w:ascii="Times New Roman" w:hAnsi="Times New Roman" w:cs="Times New Roman"/>
            <w:sz w:val="28"/>
            <w:szCs w:val="28"/>
          </w:rPr>
          <w:t xml:space="preserve">Со 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стороны</w:t>
      </w:r>
      <w:ins w:id="66" w:author="Сергей Бойко" w:date="2022-10-10T12:49:00Z">
        <w:r w:rsidR="006160AA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6160AA">
          <w:rPr>
            <w:rFonts w:ascii="Times New Roman" w:hAnsi="Times New Roman" w:cs="Times New Roman"/>
            <w:sz w:val="28"/>
            <w:szCs w:val="28"/>
          </w:rPr>
          <w:t>Курманжан</w:t>
        </w:r>
        <w:proofErr w:type="spellEnd"/>
        <w:r w:rsidR="006160AA">
          <w:rPr>
            <w:rFonts w:ascii="Times New Roman" w:hAnsi="Times New Roman" w:cs="Times New Roman"/>
            <w:sz w:val="28"/>
            <w:szCs w:val="28"/>
          </w:rPr>
          <w:t xml:space="preserve"> С.Т.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не было </w:t>
      </w:r>
      <w:ins w:id="67" w:author="Сергей Бойко" w:date="2022-10-10T12:49:00Z">
        <w:r w:rsidR="006160AA">
          <w:rPr>
            <w:rFonts w:ascii="Times New Roman" w:hAnsi="Times New Roman" w:cs="Times New Roman"/>
            <w:sz w:val="28"/>
            <w:szCs w:val="28"/>
          </w:rPr>
          <w:t xml:space="preserve">допущено никаких </w:t>
        </w:r>
      </w:ins>
      <w:r w:rsidRPr="003F1B34">
        <w:rPr>
          <w:rFonts w:ascii="Times New Roman" w:hAnsi="Times New Roman" w:cs="Times New Roman"/>
          <w:sz w:val="28"/>
          <w:szCs w:val="28"/>
        </w:rPr>
        <w:t>нарушений</w:t>
      </w:r>
      <w:del w:id="68" w:author="Сергей Бойко" w:date="2022-10-10T12:49:00Z">
        <w:r w:rsidRPr="003F1B34" w:rsidDel="006160AA">
          <w:rPr>
            <w:rFonts w:ascii="Times New Roman" w:hAnsi="Times New Roman" w:cs="Times New Roman"/>
            <w:sz w:val="28"/>
            <w:szCs w:val="28"/>
          </w:rPr>
          <w:delText xml:space="preserve"> дисциплины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, </w:t>
      </w:r>
      <w:del w:id="69" w:author="Сергей Бойко" w:date="2022-10-10T12:50:00Z">
        <w:r w:rsidRPr="003F1B34" w:rsidDel="006160AA">
          <w:rPr>
            <w:rFonts w:ascii="Times New Roman" w:hAnsi="Times New Roman" w:cs="Times New Roman"/>
            <w:sz w:val="28"/>
            <w:szCs w:val="28"/>
          </w:rPr>
          <w:delText>во время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без опозданий  приходила на работу</w:t>
      </w:r>
      <w:ins w:id="70" w:author="Сергей Бойко" w:date="2022-10-10T12:50:00Z">
        <w:r w:rsidR="006160AA">
          <w:rPr>
            <w:rFonts w:ascii="Times New Roman" w:hAnsi="Times New Roman" w:cs="Times New Roman"/>
            <w:sz w:val="28"/>
            <w:szCs w:val="28"/>
          </w:rPr>
          <w:t xml:space="preserve">, свои </w:t>
        </w:r>
      </w:ins>
      <w:ins w:id="71" w:author="Сергей Бойко" w:date="2022-10-10T12:51:00Z">
        <w:r w:rsidR="006160AA">
          <w:rPr>
            <w:rFonts w:ascii="Times New Roman" w:hAnsi="Times New Roman" w:cs="Times New Roman"/>
            <w:sz w:val="28"/>
            <w:szCs w:val="28"/>
          </w:rPr>
          <w:t>должностные</w:t>
        </w:r>
      </w:ins>
      <w:ins w:id="72" w:author="Сергей Бойко" w:date="2022-10-10T12:50:00Z">
        <w:r w:rsidR="006160AA">
          <w:rPr>
            <w:rFonts w:ascii="Times New Roman" w:hAnsi="Times New Roman" w:cs="Times New Roman"/>
            <w:sz w:val="28"/>
            <w:szCs w:val="28"/>
          </w:rPr>
          <w:t xml:space="preserve"> обязанности выполняла качественно и в срок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80327" w:rsidRPr="003F1B34" w:rsidRDefault="00980327" w:rsidP="0098032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1B34">
        <w:rPr>
          <w:rFonts w:ascii="Times New Roman" w:hAnsi="Times New Roman" w:cs="Times New Roman"/>
          <w:sz w:val="28"/>
          <w:szCs w:val="28"/>
        </w:rPr>
        <w:t>Единственное</w:t>
      </w:r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ins w:id="73" w:author="Сергей Бойко" w:date="2022-10-10T12:52:00Z">
        <w:r w:rsidR="006160AA">
          <w:rPr>
            <w:rFonts w:ascii="Times New Roman" w:hAnsi="Times New Roman" w:cs="Times New Roman"/>
            <w:sz w:val="28"/>
            <w:szCs w:val="28"/>
          </w:rPr>
          <w:t xml:space="preserve">она не получала бонусов </w:t>
        </w:r>
        <w:r w:rsidR="00E54BA4">
          <w:rPr>
            <w:rFonts w:ascii="Times New Roman" w:hAnsi="Times New Roman" w:cs="Times New Roman"/>
            <w:sz w:val="28"/>
            <w:szCs w:val="28"/>
          </w:rPr>
          <w:t>и не понимала по какой причине.</w:t>
        </w:r>
      </w:ins>
      <w:del w:id="74" w:author="Сергей Бойко" w:date="2022-10-10T12:52:00Z">
        <w:r w:rsidRPr="003F1B34" w:rsidDel="00E54BA4">
          <w:rPr>
            <w:rFonts w:ascii="Times New Roman" w:hAnsi="Times New Roman" w:cs="Times New Roman"/>
            <w:sz w:val="28"/>
            <w:szCs w:val="28"/>
          </w:rPr>
          <w:delText>это было</w:delText>
        </w:r>
      </w:del>
      <w:del w:id="75" w:author="Сергей Бойко" w:date="2022-10-10T12:53:00Z">
        <w:r w:rsidRPr="003F1B34" w:rsidDel="00E54BA4">
          <w:rPr>
            <w:rFonts w:ascii="Times New Roman" w:hAnsi="Times New Roman" w:cs="Times New Roman"/>
            <w:sz w:val="28"/>
            <w:szCs w:val="28"/>
          </w:rPr>
          <w:delText xml:space="preserve"> получение бонусов.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del w:id="76" w:author="Сергей Бойко" w:date="2022-10-10T12:53:00Z">
        <w:r w:rsidRPr="003F1B34" w:rsidDel="00E54BA4">
          <w:rPr>
            <w:rFonts w:ascii="Times New Roman" w:hAnsi="Times New Roman" w:cs="Times New Roman"/>
            <w:sz w:val="28"/>
            <w:szCs w:val="28"/>
          </w:rPr>
          <w:delText xml:space="preserve">После этого написала своей подруге, есть ли другие вакансии, потом она посоветовала подойти к </w:delText>
        </w:r>
        <w:r w:rsidRPr="003F1B34" w:rsidDel="00E54BA4">
          <w:rPr>
            <w:rFonts w:ascii="Times New Roman" w:hAnsi="Times New Roman" w:cs="Times New Roman"/>
            <w:sz w:val="28"/>
            <w:szCs w:val="28"/>
            <w:lang w:val="en-US"/>
          </w:rPr>
          <w:delText>HR</w:delText>
        </w:r>
        <w:r w:rsidRPr="003F1B34" w:rsidDel="00E54BA4">
          <w:rPr>
            <w:rFonts w:ascii="Times New Roman" w:hAnsi="Times New Roman" w:cs="Times New Roman"/>
            <w:sz w:val="28"/>
            <w:szCs w:val="28"/>
          </w:rPr>
          <w:delText xml:space="preserve">. </w:delText>
        </w:r>
      </w:del>
    </w:p>
    <w:p w:rsidR="00980327" w:rsidRPr="003F1B34" w:rsidRDefault="00980327" w:rsidP="009803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F1B34">
        <w:rPr>
          <w:rFonts w:ascii="Times New Roman" w:hAnsi="Times New Roman" w:cs="Times New Roman"/>
          <w:sz w:val="28"/>
          <w:szCs w:val="28"/>
        </w:rPr>
        <w:tab/>
        <w:t xml:space="preserve">Последний раз, во время разговора с коллегами,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Абылай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ins w:id="77" w:author="Сергей Бойко" w:date="2022-10-10T12:53:00Z">
        <w:r w:rsidR="00E54BA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(бывший коллега) рассказал, что ему </w:t>
      </w:r>
      <w:ins w:id="78" w:author="Сергей Бойко" w:date="2022-10-10T12:53:00Z">
        <w:r w:rsidR="00E54BA4">
          <w:rPr>
            <w:rFonts w:ascii="Times New Roman" w:hAnsi="Times New Roman" w:cs="Times New Roman"/>
            <w:sz w:val="28"/>
            <w:szCs w:val="28"/>
          </w:rPr>
          <w:t xml:space="preserve">поступили </w:t>
        </w:r>
      </w:ins>
      <w:del w:id="79" w:author="Сергей Бойко" w:date="2022-10-10T12:53:00Z">
        <w:r w:rsidRPr="003F1B34" w:rsidDel="00E54BA4">
          <w:rPr>
            <w:rFonts w:ascii="Times New Roman" w:hAnsi="Times New Roman" w:cs="Times New Roman"/>
            <w:sz w:val="28"/>
            <w:szCs w:val="28"/>
          </w:rPr>
          <w:delText>упали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бонусы (почти максимально), но он вернул свои бонусы старшему специалисту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. Потому что,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</w:t>
      </w:r>
      <w:r w:rsidRPr="003F1B34">
        <w:rPr>
          <w:rFonts w:ascii="Times New Roman" w:hAnsi="Times New Roman" w:cs="Times New Roman"/>
          <w:sz w:val="28"/>
          <w:szCs w:val="28"/>
        </w:rPr>
        <w:t xml:space="preserve"> сказала, что он в этом месяце не получит бонусы. Он лично рассказал</w:t>
      </w:r>
      <w:ins w:id="80" w:author="Сергей Бойко" w:date="2022-10-10T12:54:00Z">
        <w:r w:rsidR="00E54BA4">
          <w:rPr>
            <w:rFonts w:ascii="Times New Roman" w:hAnsi="Times New Roman" w:cs="Times New Roman"/>
            <w:sz w:val="28"/>
            <w:szCs w:val="28"/>
          </w:rPr>
          <w:t>,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что деньги отправил лично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(</w:t>
      </w:r>
      <w:r w:rsidRPr="003F1B34">
        <w:rPr>
          <w:rFonts w:ascii="Times New Roman" w:hAnsi="Times New Roman" w:cs="Times New Roman"/>
          <w:sz w:val="28"/>
          <w:szCs w:val="28"/>
        </w:rPr>
        <w:t>на Каспий</w:t>
      </w:r>
      <w:r>
        <w:rPr>
          <w:rFonts w:ascii="Times New Roman" w:hAnsi="Times New Roman" w:cs="Times New Roman"/>
          <w:sz w:val="28"/>
          <w:szCs w:val="28"/>
        </w:rPr>
        <w:t xml:space="preserve"> Банк переводом</w:t>
      </w:r>
      <w:r w:rsidRPr="003F1B34">
        <w:rPr>
          <w:rFonts w:ascii="Times New Roman" w:hAnsi="Times New Roman" w:cs="Times New Roman"/>
          <w:sz w:val="28"/>
          <w:szCs w:val="28"/>
        </w:rPr>
        <w:t xml:space="preserve">). Этот разговор был после получения зарплаты. Потом через месяц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Курманжан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0E6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  <w:ins w:id="81" w:author="Сергей Бойко" w:date="2022-10-10T12:54:00Z">
        <w:r w:rsidR="00E54BA4">
          <w:rPr>
            <w:rFonts w:ascii="Times New Roman" w:hAnsi="Times New Roman" w:cs="Times New Roman"/>
            <w:sz w:val="28"/>
            <w:szCs w:val="28"/>
          </w:rPr>
          <w:t>Т.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уволили.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F1B34">
        <w:rPr>
          <w:rFonts w:ascii="Times New Roman" w:hAnsi="Times New Roman" w:cs="Times New Roman"/>
          <w:sz w:val="28"/>
          <w:szCs w:val="28"/>
        </w:rPr>
        <w:t xml:space="preserve">осле увольнения (то есть после перевода в другой отдел) поступила зарплата в размере 160 000тг. Во второй день </w:t>
      </w:r>
      <w:r w:rsidR="009E0E67">
        <w:rPr>
          <w:rFonts w:ascii="Times New Roman" w:hAnsi="Times New Roman" w:cs="Times New Roman"/>
          <w:sz w:val="28"/>
          <w:szCs w:val="28"/>
        </w:rPr>
        <w:t>ей</w:t>
      </w:r>
      <w:r w:rsidRPr="003F1B34">
        <w:rPr>
          <w:rFonts w:ascii="Times New Roman" w:hAnsi="Times New Roman" w:cs="Times New Roman"/>
          <w:sz w:val="28"/>
          <w:szCs w:val="28"/>
        </w:rPr>
        <w:t xml:space="preserve"> без конца звонила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, </w:t>
      </w:r>
      <w:r w:rsidR="009E0E67">
        <w:rPr>
          <w:rFonts w:ascii="Times New Roman" w:hAnsi="Times New Roman" w:cs="Times New Roman"/>
          <w:sz w:val="28"/>
          <w:szCs w:val="28"/>
        </w:rPr>
        <w:t>но она не</w:t>
      </w:r>
      <w:r w:rsidRPr="003F1B34">
        <w:rPr>
          <w:rFonts w:ascii="Times New Roman" w:hAnsi="Times New Roman" w:cs="Times New Roman"/>
          <w:sz w:val="28"/>
          <w:szCs w:val="28"/>
        </w:rPr>
        <w:t xml:space="preserve"> ответила. </w:t>
      </w:r>
      <w:r w:rsidR="009E0E67">
        <w:rPr>
          <w:rFonts w:ascii="Times New Roman" w:hAnsi="Times New Roman" w:cs="Times New Roman"/>
          <w:sz w:val="28"/>
          <w:szCs w:val="28"/>
        </w:rPr>
        <w:t>Ей</w:t>
      </w:r>
      <w:r w:rsidRPr="003F1B34">
        <w:rPr>
          <w:rFonts w:ascii="Times New Roman" w:hAnsi="Times New Roman" w:cs="Times New Roman"/>
          <w:sz w:val="28"/>
          <w:szCs w:val="28"/>
        </w:rPr>
        <w:t xml:space="preserve"> написала коллега, </w:t>
      </w:r>
      <w:proofErr w:type="gramStart"/>
      <w:r w:rsidRPr="003F1B34">
        <w:rPr>
          <w:rFonts w:ascii="Times New Roman" w:hAnsi="Times New Roman" w:cs="Times New Roman"/>
          <w:sz w:val="28"/>
          <w:szCs w:val="28"/>
        </w:rPr>
        <w:t>спросила</w:t>
      </w:r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 поступили ли мне бонусы и сказала,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</w:t>
      </w:r>
      <w:r w:rsidRPr="003F1B34">
        <w:rPr>
          <w:rFonts w:ascii="Times New Roman" w:hAnsi="Times New Roman" w:cs="Times New Roman"/>
          <w:sz w:val="28"/>
          <w:szCs w:val="28"/>
        </w:rPr>
        <w:t xml:space="preserve"> сказала чтобы я перезвонила ей. 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Курманжан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Pr="003F1B34">
        <w:rPr>
          <w:rFonts w:ascii="Times New Roman" w:hAnsi="Times New Roman" w:cs="Times New Roman"/>
          <w:sz w:val="28"/>
          <w:szCs w:val="28"/>
        </w:rPr>
        <w:t xml:space="preserve"> не перезвонила, потом 16-го мая устроилась </w:t>
      </w:r>
      <w:ins w:id="82" w:author="Сергей Бойко" w:date="2022-10-10T12:55:00Z">
        <w:r w:rsidR="00E54BA4">
          <w:rPr>
            <w:rFonts w:ascii="Times New Roman" w:hAnsi="Times New Roman" w:cs="Times New Roman"/>
            <w:sz w:val="28"/>
            <w:szCs w:val="28"/>
          </w:rPr>
          <w:t xml:space="preserve">в </w:t>
        </w:r>
        <w:proofErr w:type="spellStart"/>
        <w:r w:rsidR="00E54BA4">
          <w:rPr>
            <w:rFonts w:ascii="Times New Roman" w:hAnsi="Times New Roman" w:cs="Times New Roman"/>
            <w:sz w:val="28"/>
            <w:szCs w:val="28"/>
          </w:rPr>
          <w:t>Коллекшн</w:t>
        </w:r>
        <w:proofErr w:type="spellEnd"/>
        <w:r w:rsidR="00E54BA4">
          <w:rPr>
            <w:rFonts w:ascii="Times New Roman" w:hAnsi="Times New Roman" w:cs="Times New Roman"/>
            <w:sz w:val="28"/>
            <w:szCs w:val="28"/>
          </w:rPr>
          <w:t xml:space="preserve"> Компании</w:t>
        </w:r>
      </w:ins>
      <w:del w:id="83" w:author="Сергей Бойко" w:date="2022-10-10T12:56:00Z">
        <w:r w:rsidRPr="003F1B34" w:rsidDel="00E54BA4">
          <w:rPr>
            <w:rFonts w:ascii="Times New Roman" w:hAnsi="Times New Roman" w:cs="Times New Roman"/>
            <w:sz w:val="28"/>
            <w:szCs w:val="28"/>
          </w:rPr>
          <w:delText>на работу ТОО МФО «ФинтехФинанс»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(на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прослушку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>).</w:t>
      </w:r>
    </w:p>
    <w:p w:rsidR="00980327" w:rsidRDefault="00E54BA4" w:rsidP="00980327">
      <w:pPr>
        <w:spacing w:after="0"/>
        <w:ind w:firstLine="708"/>
        <w:jc w:val="both"/>
        <w:rPr>
          <w:ins w:id="84" w:author="Сергей Бойко" w:date="2022-10-10T12:58:00Z"/>
          <w:rFonts w:ascii="Times New Roman" w:hAnsi="Times New Roman" w:cs="Times New Roman"/>
          <w:sz w:val="28"/>
          <w:szCs w:val="28"/>
        </w:rPr>
      </w:pPr>
      <w:ins w:id="85" w:author="Сергей Бойко" w:date="2022-10-10T12:56:00Z">
        <w:r>
          <w:rPr>
            <w:rFonts w:ascii="Times New Roman" w:hAnsi="Times New Roman" w:cs="Times New Roman"/>
            <w:sz w:val="28"/>
            <w:szCs w:val="28"/>
          </w:rPr>
          <w:t>Дополнительно сообщает</w:t>
        </w:r>
      </w:ins>
      <w:del w:id="86" w:author="Сергей Бойко" w:date="2022-10-10T12:56:00Z">
        <w:r w:rsidR="00980327" w:rsidRPr="003F1B34" w:rsidDel="00E54BA4">
          <w:rPr>
            <w:rFonts w:ascii="Times New Roman" w:hAnsi="Times New Roman" w:cs="Times New Roman"/>
            <w:sz w:val="28"/>
            <w:szCs w:val="28"/>
          </w:rPr>
          <w:delText>Хотел</w:delText>
        </w:r>
        <w:r w:rsidR="00980327" w:rsidDel="00E54BA4">
          <w:rPr>
            <w:rFonts w:ascii="Times New Roman" w:hAnsi="Times New Roman" w:cs="Times New Roman"/>
            <w:sz w:val="28"/>
            <w:szCs w:val="28"/>
          </w:rPr>
          <w:delText>а кое-</w:delText>
        </w:r>
      </w:del>
      <w:ins w:id="87" w:author="Сергей Бойко" w:date="2022-10-10T12:56:00Z">
        <w:r>
          <w:rPr>
            <w:rFonts w:ascii="Times New Roman" w:hAnsi="Times New Roman" w:cs="Times New Roman"/>
            <w:sz w:val="28"/>
            <w:szCs w:val="28"/>
          </w:rPr>
          <w:t xml:space="preserve">, </w:t>
        </w:r>
      </w:ins>
      <w:r w:rsidR="00980327">
        <w:rPr>
          <w:rFonts w:ascii="Times New Roman" w:hAnsi="Times New Roman" w:cs="Times New Roman"/>
          <w:sz w:val="28"/>
          <w:szCs w:val="28"/>
        </w:rPr>
        <w:t xml:space="preserve">что </w:t>
      </w:r>
      <w:del w:id="88" w:author="Сергей Бойко" w:date="2022-10-10T12:56:00Z">
        <w:r w:rsidR="00980327" w:rsidDel="00E54BA4">
          <w:rPr>
            <w:rFonts w:ascii="Times New Roman" w:hAnsi="Times New Roman" w:cs="Times New Roman"/>
            <w:sz w:val="28"/>
            <w:szCs w:val="28"/>
          </w:rPr>
          <w:delText>добавить в отд</w:delText>
        </w:r>
      </w:del>
      <w:del w:id="89" w:author="Сергей Бойко" w:date="2022-10-10T12:57:00Z">
        <w:r w:rsidR="00980327" w:rsidDel="00E54BA4">
          <w:rPr>
            <w:rFonts w:ascii="Times New Roman" w:hAnsi="Times New Roman" w:cs="Times New Roman"/>
            <w:sz w:val="28"/>
            <w:szCs w:val="28"/>
          </w:rPr>
          <w:delText>еле Колл</w:delText>
        </w:r>
      </w:del>
      <w:ins w:id="90" w:author="Сергей Бойко" w:date="2022-10-10T12:57:00Z">
        <w:r>
          <w:rPr>
            <w:rFonts w:ascii="Times New Roman" w:hAnsi="Times New Roman" w:cs="Times New Roman"/>
            <w:sz w:val="28"/>
            <w:szCs w:val="28"/>
          </w:rPr>
          <w:t xml:space="preserve">Контакт </w:t>
        </w:r>
        <w:proofErr w:type="gramStart"/>
        <w:r>
          <w:rPr>
            <w:rFonts w:ascii="Times New Roman" w:hAnsi="Times New Roman" w:cs="Times New Roman"/>
            <w:sz w:val="28"/>
            <w:szCs w:val="28"/>
          </w:rPr>
          <w:t>центре</w:t>
        </w:r>
      </w:ins>
      <w:proofErr w:type="gramEnd"/>
      <w:del w:id="91" w:author="Сергей Бойко" w:date="2022-10-10T12:57:00Z">
        <w:r w:rsidR="00980327" w:rsidDel="00E54BA4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980327" w:rsidRPr="003F1B34" w:rsidDel="00E54BA4">
          <w:rPr>
            <w:rFonts w:ascii="Times New Roman" w:hAnsi="Times New Roman" w:cs="Times New Roman"/>
            <w:sz w:val="28"/>
            <w:szCs w:val="28"/>
          </w:rPr>
          <w:delText>центра</w:delText>
        </w:r>
      </w:del>
      <w:r w:rsidR="00980327" w:rsidRPr="003F1B34">
        <w:rPr>
          <w:rFonts w:ascii="Times New Roman" w:hAnsi="Times New Roman" w:cs="Times New Roman"/>
          <w:sz w:val="28"/>
          <w:szCs w:val="28"/>
        </w:rPr>
        <w:t xml:space="preserve">, </w:t>
      </w:r>
      <w:ins w:id="92" w:author="Сергей Бойко" w:date="2022-10-10T12:57:00Z">
        <w:r>
          <w:rPr>
            <w:rFonts w:ascii="Times New Roman" w:hAnsi="Times New Roman" w:cs="Times New Roman"/>
            <w:sz w:val="28"/>
            <w:szCs w:val="28"/>
          </w:rPr>
          <w:t xml:space="preserve">работают </w:t>
        </w:r>
      </w:ins>
      <w:r w:rsidR="00980327" w:rsidRPr="003F1B34">
        <w:rPr>
          <w:rFonts w:ascii="Times New Roman" w:hAnsi="Times New Roman" w:cs="Times New Roman"/>
          <w:sz w:val="28"/>
          <w:szCs w:val="28"/>
        </w:rPr>
        <w:t xml:space="preserve">почти, все знакомые и родственники </w:t>
      </w:r>
      <w:proofErr w:type="spellStart"/>
      <w:r w:rsidR="00980327"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 w:rsidR="00980327">
        <w:rPr>
          <w:rFonts w:ascii="Times New Roman" w:hAnsi="Times New Roman" w:cs="Times New Roman"/>
          <w:sz w:val="28"/>
          <w:szCs w:val="28"/>
        </w:rPr>
        <w:t xml:space="preserve"> А. Стар</w:t>
      </w:r>
      <w:r w:rsidR="00980327" w:rsidRPr="003F1B34">
        <w:rPr>
          <w:rFonts w:ascii="Times New Roman" w:hAnsi="Times New Roman" w:cs="Times New Roman"/>
          <w:sz w:val="28"/>
          <w:szCs w:val="28"/>
        </w:rPr>
        <w:t xml:space="preserve">ший специалист </w:t>
      </w:r>
      <w:proofErr w:type="spellStart"/>
      <w:r w:rsidR="00980327" w:rsidRPr="003F1B34">
        <w:rPr>
          <w:rFonts w:ascii="Times New Roman" w:hAnsi="Times New Roman" w:cs="Times New Roman"/>
          <w:sz w:val="28"/>
          <w:szCs w:val="28"/>
        </w:rPr>
        <w:t>Шынгыс</w:t>
      </w:r>
      <w:proofErr w:type="spellEnd"/>
      <w:r w:rsidR="00980327" w:rsidRPr="003F1B34">
        <w:rPr>
          <w:rFonts w:ascii="Times New Roman" w:hAnsi="Times New Roman" w:cs="Times New Roman"/>
          <w:sz w:val="28"/>
          <w:szCs w:val="28"/>
        </w:rPr>
        <w:t xml:space="preserve"> ее родной брат, Оператор </w:t>
      </w:r>
      <w:proofErr w:type="spellStart"/>
      <w:r w:rsidR="00980327" w:rsidRPr="003F1B34">
        <w:rPr>
          <w:rFonts w:ascii="Times New Roman" w:hAnsi="Times New Roman" w:cs="Times New Roman"/>
          <w:sz w:val="28"/>
          <w:szCs w:val="28"/>
        </w:rPr>
        <w:t>Бекарыс</w:t>
      </w:r>
      <w:proofErr w:type="spellEnd"/>
      <w:r w:rsidR="00980327" w:rsidRPr="003F1B34">
        <w:rPr>
          <w:rFonts w:ascii="Times New Roman" w:hAnsi="Times New Roman" w:cs="Times New Roman"/>
          <w:sz w:val="28"/>
          <w:szCs w:val="28"/>
        </w:rPr>
        <w:t xml:space="preserve"> брат ее мужа</w:t>
      </w:r>
      <w:ins w:id="93" w:author="Сергей Бойко" w:date="2022-10-10T12:57:00Z">
        <w:r>
          <w:rPr>
            <w:rFonts w:ascii="Times New Roman" w:hAnsi="Times New Roman" w:cs="Times New Roman"/>
            <w:sz w:val="28"/>
            <w:szCs w:val="28"/>
          </w:rPr>
          <w:t xml:space="preserve"> и др</w:t>
        </w:r>
      </w:ins>
      <w:r w:rsidR="00980327" w:rsidRPr="003F1B34">
        <w:rPr>
          <w:rFonts w:ascii="Times New Roman" w:hAnsi="Times New Roman" w:cs="Times New Roman"/>
          <w:sz w:val="28"/>
          <w:szCs w:val="28"/>
        </w:rPr>
        <w:t>.</w:t>
      </w:r>
    </w:p>
    <w:p w:rsidR="00E54BA4" w:rsidRPr="003F1B34" w:rsidRDefault="001663AC" w:rsidP="0098032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ins w:id="94" w:author="Сергей Бойко" w:date="2022-10-10T13:03:00Z">
        <w:r>
          <w:rPr>
            <w:rFonts w:ascii="Times New Roman" w:hAnsi="Times New Roman" w:cs="Times New Roman"/>
            <w:sz w:val="28"/>
            <w:szCs w:val="28"/>
          </w:rPr>
          <w:t>В</w:t>
        </w:r>
      </w:ins>
      <w:ins w:id="95" w:author="Сергей Бойко" w:date="2022-10-10T12:58:00Z">
        <w:r w:rsidR="00E54BA4">
          <w:rPr>
            <w:rFonts w:ascii="Times New Roman" w:hAnsi="Times New Roman" w:cs="Times New Roman"/>
            <w:sz w:val="28"/>
            <w:szCs w:val="28"/>
          </w:rPr>
          <w:t xml:space="preserve">ышеуказанные </w:t>
        </w:r>
        <w:proofErr w:type="gramStart"/>
        <w:r w:rsidR="00E54BA4">
          <w:rPr>
            <w:rFonts w:ascii="Times New Roman" w:hAnsi="Times New Roman" w:cs="Times New Roman"/>
            <w:sz w:val="28"/>
            <w:szCs w:val="28"/>
          </w:rPr>
          <w:t>работники</w:t>
        </w:r>
        <w:proofErr w:type="gramEnd"/>
        <w:r w:rsidR="00E54BA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96" w:author="Сергей Бойко" w:date="2022-10-10T12:59:00Z">
        <w:r w:rsidR="00E54BA4">
          <w:rPr>
            <w:rFonts w:ascii="Times New Roman" w:hAnsi="Times New Roman" w:cs="Times New Roman"/>
            <w:sz w:val="28"/>
            <w:szCs w:val="28"/>
          </w:rPr>
          <w:t>используя свое служебное положение</w:t>
        </w:r>
      </w:ins>
      <w:ins w:id="97" w:author="Сергей Бойко" w:date="2022-10-10T13:01:00Z">
        <w:r w:rsidR="00E54BA4">
          <w:rPr>
            <w:rFonts w:ascii="Times New Roman" w:hAnsi="Times New Roman" w:cs="Times New Roman"/>
            <w:sz w:val="28"/>
            <w:szCs w:val="28"/>
          </w:rPr>
          <w:t xml:space="preserve"> не выплачивали положенные бонусы </w:t>
        </w:r>
        <w:proofErr w:type="spellStart"/>
        <w:r w:rsidR="00E54BA4">
          <w:rPr>
            <w:rFonts w:ascii="Times New Roman" w:hAnsi="Times New Roman" w:cs="Times New Roman"/>
            <w:sz w:val="28"/>
            <w:szCs w:val="28"/>
          </w:rPr>
          <w:t>Курманжан</w:t>
        </w:r>
        <w:proofErr w:type="spellEnd"/>
        <w:r w:rsidR="00E54BA4">
          <w:rPr>
            <w:rFonts w:ascii="Times New Roman" w:hAnsi="Times New Roman" w:cs="Times New Roman"/>
            <w:sz w:val="28"/>
            <w:szCs w:val="28"/>
          </w:rPr>
          <w:t xml:space="preserve"> С.Т. не объясняя это ни чем, </w:t>
        </w:r>
      </w:ins>
      <w:ins w:id="98" w:author="Сергей Бойко" w:date="2022-10-10T12:59:00Z">
        <w:r w:rsidR="00E54BA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99" w:author="Сергей Бойко" w:date="2022-10-10T13:03:00Z">
        <w:r>
          <w:rPr>
            <w:rFonts w:ascii="Times New Roman" w:hAnsi="Times New Roman" w:cs="Times New Roman"/>
            <w:sz w:val="28"/>
            <w:szCs w:val="28"/>
          </w:rPr>
          <w:t>т</w:t>
        </w:r>
        <w:r w:rsidRPr="001663AC">
          <w:rPr>
            <w:rFonts w:ascii="Times New Roman" w:hAnsi="Times New Roman" w:cs="Times New Roman"/>
            <w:sz w:val="28"/>
            <w:szCs w:val="28"/>
          </w:rPr>
          <w:t>аким образом</w:t>
        </w:r>
        <w:r>
          <w:rPr>
            <w:rFonts w:ascii="Times New Roman" w:hAnsi="Times New Roman" w:cs="Times New Roman"/>
            <w:sz w:val="28"/>
            <w:szCs w:val="28"/>
          </w:rPr>
          <w:t>,</w:t>
        </w:r>
        <w:r w:rsidRPr="001663AC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00" w:author="Сергей Бойко" w:date="2022-10-10T12:58:00Z">
        <w:r>
          <w:rPr>
            <w:rFonts w:ascii="Times New Roman" w:hAnsi="Times New Roman" w:cs="Times New Roman"/>
            <w:sz w:val="28"/>
            <w:szCs w:val="28"/>
          </w:rPr>
          <w:t>создав</w:t>
        </w:r>
      </w:ins>
      <w:ins w:id="101" w:author="Сергей Бойко" w:date="2022-10-10T13:03:00Z">
        <w:r>
          <w:rPr>
            <w:rFonts w:ascii="Times New Roman" w:hAnsi="Times New Roman" w:cs="Times New Roman"/>
            <w:sz w:val="28"/>
            <w:szCs w:val="28"/>
          </w:rPr>
          <w:t>али</w:t>
        </w:r>
      </w:ins>
      <w:ins w:id="102" w:author="Сергей Бойко" w:date="2022-10-10T13:02:00Z">
        <w:r w:rsidR="00E54BA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03" w:author="Сергей Бойко" w:date="2022-10-10T13:03:00Z">
        <w:r>
          <w:rPr>
            <w:rFonts w:ascii="Times New Roman" w:hAnsi="Times New Roman" w:cs="Times New Roman"/>
            <w:sz w:val="28"/>
            <w:szCs w:val="28"/>
          </w:rPr>
          <w:t xml:space="preserve">благоприятные для себя </w:t>
        </w:r>
      </w:ins>
      <w:ins w:id="104" w:author="Сергей Бойко" w:date="2022-10-10T13:02:00Z">
        <w:r w:rsidR="00E54BA4">
          <w:rPr>
            <w:rFonts w:ascii="Times New Roman" w:hAnsi="Times New Roman" w:cs="Times New Roman"/>
            <w:sz w:val="28"/>
            <w:szCs w:val="28"/>
          </w:rPr>
          <w:t>условия</w:t>
        </w:r>
      </w:ins>
      <w:ins w:id="105" w:author="Сергей Бойко" w:date="2022-10-10T13:03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06" w:author="Сергей Бойко" w:date="2022-10-10T13:06:00Z">
        <w:r>
          <w:rPr>
            <w:rFonts w:ascii="Times New Roman" w:hAnsi="Times New Roman" w:cs="Times New Roman"/>
            <w:sz w:val="28"/>
            <w:szCs w:val="28"/>
          </w:rPr>
          <w:t>для</w:t>
        </w:r>
      </w:ins>
      <w:ins w:id="107" w:author="Сергей Бойко" w:date="2022-10-10T13:03:00Z">
        <w:r>
          <w:rPr>
            <w:rFonts w:ascii="Times New Roman" w:hAnsi="Times New Roman" w:cs="Times New Roman"/>
            <w:sz w:val="28"/>
            <w:szCs w:val="28"/>
          </w:rPr>
          <w:t xml:space="preserve"> вымогат</w:t>
        </w:r>
      </w:ins>
      <w:ins w:id="108" w:author="Сергей Бойко" w:date="2022-10-10T13:04:00Z">
        <w:r>
          <w:rPr>
            <w:rFonts w:ascii="Times New Roman" w:hAnsi="Times New Roman" w:cs="Times New Roman"/>
            <w:sz w:val="28"/>
            <w:szCs w:val="28"/>
          </w:rPr>
          <w:t xml:space="preserve">ельства </w:t>
        </w:r>
      </w:ins>
      <w:ins w:id="109" w:author="Сергей Бойко" w:date="2022-10-10T13:06:00Z">
        <w:r>
          <w:rPr>
            <w:rFonts w:ascii="Times New Roman" w:hAnsi="Times New Roman" w:cs="Times New Roman"/>
            <w:sz w:val="28"/>
            <w:szCs w:val="28"/>
          </w:rPr>
          <w:t>части начисленных бонусов</w:t>
        </w:r>
      </w:ins>
      <w:ins w:id="110" w:author="Сергей Бойко" w:date="2022-10-10T13:04:00Z">
        <w:r>
          <w:rPr>
            <w:rFonts w:ascii="Times New Roman" w:hAnsi="Times New Roman" w:cs="Times New Roman"/>
            <w:sz w:val="28"/>
            <w:szCs w:val="28"/>
          </w:rPr>
          <w:t>.</w:t>
        </w:r>
      </w:ins>
      <w:ins w:id="111" w:author="Сергей Бойко" w:date="2022-10-10T13:03:00Z"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12" w:author="Сергей Бойко" w:date="2022-10-10T13:02:00Z">
        <w:r w:rsidR="00E54BA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13" w:author="Сергей Бойко" w:date="2022-10-10T13:00:00Z">
        <w:r w:rsidR="00E54BA4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114" w:author="Сергей Бойко" w:date="2022-10-10T12:58:00Z">
        <w:r w:rsidR="00E54BA4">
          <w:rPr>
            <w:rFonts w:ascii="Times New Roman" w:hAnsi="Times New Roman" w:cs="Times New Roman"/>
            <w:sz w:val="28"/>
            <w:szCs w:val="28"/>
          </w:rPr>
          <w:t xml:space="preserve">  </w:t>
        </w:r>
      </w:ins>
    </w:p>
    <w:p w:rsidR="00980327" w:rsidRDefault="009E0E67" w:rsidP="005533B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D74A83">
        <w:rPr>
          <w:rFonts w:ascii="Times New Roman" w:hAnsi="Times New Roman" w:cs="Times New Roman"/>
          <w:sz w:val="28"/>
          <w:szCs w:val="28"/>
        </w:rPr>
        <w:t xml:space="preserve">Из предоставленной  объяснительной  </w:t>
      </w:r>
      <w:proofErr w:type="spellStart"/>
      <w:r w:rsidR="00980327">
        <w:rPr>
          <w:rFonts w:ascii="Times New Roman" w:hAnsi="Times New Roman" w:cs="Times New Roman"/>
          <w:sz w:val="28"/>
          <w:szCs w:val="28"/>
        </w:rPr>
        <w:t>Иманалиева</w:t>
      </w:r>
      <w:proofErr w:type="spellEnd"/>
      <w:r w:rsidR="00980327">
        <w:rPr>
          <w:rFonts w:ascii="Times New Roman" w:hAnsi="Times New Roman" w:cs="Times New Roman"/>
          <w:sz w:val="28"/>
          <w:szCs w:val="28"/>
        </w:rPr>
        <w:t xml:space="preserve"> А.Ж</w:t>
      </w:r>
      <w:r w:rsidR="00D74A83">
        <w:rPr>
          <w:rFonts w:ascii="Times New Roman" w:hAnsi="Times New Roman" w:cs="Times New Roman"/>
          <w:sz w:val="28"/>
          <w:szCs w:val="28"/>
        </w:rPr>
        <w:t xml:space="preserve">., следует, что </w:t>
      </w:r>
      <w:ins w:id="115" w:author="Сергей Бойко" w:date="2022-10-10T13:07:00Z">
        <w:r w:rsidR="001663AC">
          <w:rPr>
            <w:rFonts w:ascii="Times New Roman" w:hAnsi="Times New Roman" w:cs="Times New Roman"/>
            <w:sz w:val="28"/>
            <w:szCs w:val="28"/>
          </w:rPr>
          <w:t>он р</w:t>
        </w:r>
      </w:ins>
      <w:del w:id="116" w:author="Сергей Бойко" w:date="2022-10-10T13:07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Р</w:delText>
        </w:r>
      </w:del>
      <w:r w:rsidR="00980327">
        <w:rPr>
          <w:rFonts w:ascii="Times New Roman" w:hAnsi="Times New Roman" w:cs="Times New Roman"/>
          <w:sz w:val="28"/>
          <w:szCs w:val="28"/>
        </w:rPr>
        <w:t>аботает в</w:t>
      </w:r>
      <w:proofErr w:type="gramStart"/>
      <w:r w:rsidR="00980327">
        <w:rPr>
          <w:rFonts w:ascii="Times New Roman" w:hAnsi="Times New Roman" w:cs="Times New Roman"/>
          <w:sz w:val="28"/>
          <w:szCs w:val="28"/>
        </w:rPr>
        <w:t xml:space="preserve"> </w:t>
      </w:r>
      <w:ins w:id="117" w:author="Сергей Бойко" w:date="2022-10-10T13:07:00Z">
        <w:r w:rsidR="001663AC">
          <w:rPr>
            <w:rFonts w:ascii="Times New Roman" w:hAnsi="Times New Roman" w:cs="Times New Roman"/>
            <w:sz w:val="28"/>
            <w:szCs w:val="28"/>
          </w:rPr>
          <w:t>К</w:t>
        </w:r>
      </w:ins>
      <w:proofErr w:type="gramEnd"/>
      <w:del w:id="118" w:author="Сергей Бойко" w:date="2022-10-10T13:07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к</w:delText>
        </w:r>
      </w:del>
      <w:r w:rsidR="00980327">
        <w:rPr>
          <w:rFonts w:ascii="Times New Roman" w:hAnsi="Times New Roman" w:cs="Times New Roman"/>
          <w:sz w:val="28"/>
          <w:szCs w:val="28"/>
        </w:rPr>
        <w:t xml:space="preserve">омпании </w:t>
      </w:r>
      <w:del w:id="119" w:author="Сергей Бойко" w:date="2022-10-10T13:07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ТОО МФО «ОнлайнКазфинанс»</w:delText>
        </w:r>
      </w:del>
      <w:r w:rsidR="00980327">
        <w:rPr>
          <w:rFonts w:ascii="Times New Roman" w:hAnsi="Times New Roman" w:cs="Times New Roman"/>
          <w:sz w:val="28"/>
          <w:szCs w:val="28"/>
        </w:rPr>
        <w:t xml:space="preserve"> с февраля месяца 2022 года. Бонусы, которые </w:t>
      </w:r>
      <w:proofErr w:type="gramStart"/>
      <w:r w:rsidR="00980327">
        <w:rPr>
          <w:rFonts w:ascii="Times New Roman" w:hAnsi="Times New Roman" w:cs="Times New Roman"/>
          <w:sz w:val="28"/>
          <w:szCs w:val="28"/>
        </w:rPr>
        <w:t xml:space="preserve">заработал в феврале месяце </w:t>
      </w:r>
      <w:r w:rsidR="00C058C2">
        <w:rPr>
          <w:rFonts w:ascii="Times New Roman" w:hAnsi="Times New Roman" w:cs="Times New Roman"/>
          <w:sz w:val="28"/>
          <w:szCs w:val="28"/>
        </w:rPr>
        <w:t>ему</w:t>
      </w:r>
      <w:r w:rsidR="00980327">
        <w:rPr>
          <w:rFonts w:ascii="Times New Roman" w:hAnsi="Times New Roman" w:cs="Times New Roman"/>
          <w:sz w:val="28"/>
          <w:szCs w:val="28"/>
        </w:rPr>
        <w:t xml:space="preserve"> начислили</w:t>
      </w:r>
      <w:proofErr w:type="gramEnd"/>
      <w:r w:rsidR="00980327">
        <w:rPr>
          <w:rFonts w:ascii="Times New Roman" w:hAnsi="Times New Roman" w:cs="Times New Roman"/>
          <w:sz w:val="28"/>
          <w:szCs w:val="28"/>
        </w:rPr>
        <w:t xml:space="preserve"> в марте месяце 2022 года. В тот же день когда </w:t>
      </w:r>
      <w:proofErr w:type="spellStart"/>
      <w:r w:rsidR="00980327"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r w:rsidR="00980327">
        <w:rPr>
          <w:rFonts w:ascii="Times New Roman" w:hAnsi="Times New Roman" w:cs="Times New Roman"/>
          <w:sz w:val="28"/>
          <w:szCs w:val="28"/>
        </w:rPr>
        <w:t xml:space="preserve"> А., </w:t>
      </w:r>
      <w:proofErr w:type="gramStart"/>
      <w:r w:rsidR="00980327">
        <w:rPr>
          <w:rFonts w:ascii="Times New Roman" w:hAnsi="Times New Roman" w:cs="Times New Roman"/>
          <w:sz w:val="28"/>
          <w:szCs w:val="28"/>
        </w:rPr>
        <w:t xml:space="preserve">получил бонусы </w:t>
      </w:r>
      <w:proofErr w:type="spellStart"/>
      <w:r w:rsidR="00980327"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r w:rsidR="009803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0327">
        <w:rPr>
          <w:rFonts w:ascii="Times New Roman" w:hAnsi="Times New Roman" w:cs="Times New Roman"/>
          <w:sz w:val="28"/>
          <w:szCs w:val="28"/>
        </w:rPr>
        <w:t>Акнур</w:t>
      </w:r>
      <w:proofErr w:type="spellEnd"/>
      <w:r w:rsidR="00980327">
        <w:rPr>
          <w:rFonts w:ascii="Times New Roman" w:hAnsi="Times New Roman" w:cs="Times New Roman"/>
          <w:sz w:val="28"/>
          <w:szCs w:val="28"/>
        </w:rPr>
        <w:t xml:space="preserve"> </w:t>
      </w:r>
      <w:ins w:id="120" w:author="Сергей Бойко" w:date="2022-10-10T13:08:00Z">
        <w:r w:rsidR="001663AC">
          <w:rPr>
            <w:rFonts w:ascii="Times New Roman" w:hAnsi="Times New Roman" w:cs="Times New Roman"/>
            <w:sz w:val="28"/>
            <w:szCs w:val="28"/>
          </w:rPr>
          <w:t>сообщила</w:t>
        </w:r>
      </w:ins>
      <w:proofErr w:type="gramEnd"/>
      <w:del w:id="121" w:author="Сергей Бойко" w:date="2022-10-10T13:08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сказала</w:delText>
        </w:r>
      </w:del>
      <w:ins w:id="122" w:author="Сергей Бойко" w:date="2022-10-10T13:08:00Z">
        <w:r w:rsidR="001663AC">
          <w:rPr>
            <w:rFonts w:ascii="Times New Roman" w:hAnsi="Times New Roman" w:cs="Times New Roman"/>
            <w:sz w:val="28"/>
            <w:szCs w:val="28"/>
          </w:rPr>
          <w:t>,</w:t>
        </w:r>
      </w:ins>
      <w:r w:rsidR="00980327">
        <w:rPr>
          <w:rFonts w:ascii="Times New Roman" w:hAnsi="Times New Roman" w:cs="Times New Roman"/>
          <w:sz w:val="28"/>
          <w:szCs w:val="28"/>
        </w:rPr>
        <w:t xml:space="preserve"> что у </w:t>
      </w:r>
      <w:r>
        <w:rPr>
          <w:rFonts w:ascii="Times New Roman" w:hAnsi="Times New Roman" w:cs="Times New Roman"/>
          <w:sz w:val="28"/>
          <w:szCs w:val="28"/>
        </w:rPr>
        <w:t>него</w:t>
      </w:r>
      <w:r w:rsidR="00980327">
        <w:rPr>
          <w:rFonts w:ascii="Times New Roman" w:hAnsi="Times New Roman" w:cs="Times New Roman"/>
          <w:sz w:val="28"/>
          <w:szCs w:val="28"/>
        </w:rPr>
        <w:t xml:space="preserve"> имеются ошибки в разговоре по скрипту с клиентами и </w:t>
      </w:r>
      <w:r>
        <w:rPr>
          <w:rFonts w:ascii="Times New Roman" w:hAnsi="Times New Roman" w:cs="Times New Roman"/>
          <w:sz w:val="28"/>
          <w:szCs w:val="28"/>
        </w:rPr>
        <w:t>ему</w:t>
      </w:r>
      <w:r w:rsidR="00980327">
        <w:rPr>
          <w:rFonts w:ascii="Times New Roman" w:hAnsi="Times New Roman" w:cs="Times New Roman"/>
          <w:sz w:val="28"/>
          <w:szCs w:val="28"/>
        </w:rPr>
        <w:t xml:space="preserve"> надо вернуть деньги </w:t>
      </w:r>
      <w:ins w:id="123" w:author="Сергей Бойко" w:date="2022-10-10T13:08:00Z">
        <w:r w:rsidR="001663AC">
          <w:rPr>
            <w:rFonts w:ascii="Times New Roman" w:hAnsi="Times New Roman" w:cs="Times New Roman"/>
            <w:sz w:val="28"/>
            <w:szCs w:val="28"/>
          </w:rPr>
          <w:t xml:space="preserve">обратно </w:t>
        </w:r>
      </w:ins>
      <w:del w:id="124" w:author="Сергей Бойко" w:date="2022-10-10T13:08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к</w:delText>
        </w:r>
      </w:del>
      <w:ins w:id="125" w:author="Сергей Бойко" w:date="2022-10-10T13:08:00Z">
        <w:r w:rsidR="001663AC">
          <w:rPr>
            <w:rFonts w:ascii="Times New Roman" w:hAnsi="Times New Roman" w:cs="Times New Roman"/>
            <w:sz w:val="28"/>
            <w:szCs w:val="28"/>
          </w:rPr>
          <w:t>К</w:t>
        </w:r>
      </w:ins>
      <w:r w:rsidR="00980327">
        <w:rPr>
          <w:rFonts w:ascii="Times New Roman" w:hAnsi="Times New Roman" w:cs="Times New Roman"/>
          <w:sz w:val="28"/>
          <w:szCs w:val="28"/>
        </w:rPr>
        <w:t xml:space="preserve">омпании. На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А.,</w:t>
      </w:r>
      <w:r w:rsidR="00980327">
        <w:rPr>
          <w:rFonts w:ascii="Times New Roman" w:hAnsi="Times New Roman" w:cs="Times New Roman"/>
          <w:sz w:val="28"/>
          <w:szCs w:val="28"/>
        </w:rPr>
        <w:t xml:space="preserve"> не стал спорить со своим непосредственным начальником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</w:t>
      </w:r>
      <w:r w:rsidR="00980327">
        <w:rPr>
          <w:rFonts w:ascii="Times New Roman" w:hAnsi="Times New Roman" w:cs="Times New Roman"/>
          <w:sz w:val="28"/>
          <w:szCs w:val="28"/>
        </w:rPr>
        <w:t>, она так же сказала написать объяснительную по факту того</w:t>
      </w:r>
      <w:ins w:id="126" w:author="Сергей Бойко" w:date="2022-10-10T13:09:00Z">
        <w:r w:rsidR="001663AC">
          <w:rPr>
            <w:rFonts w:ascii="Times New Roman" w:hAnsi="Times New Roman" w:cs="Times New Roman"/>
            <w:sz w:val="28"/>
            <w:szCs w:val="28"/>
          </w:rPr>
          <w:t>,</w:t>
        </w:r>
      </w:ins>
      <w:r w:rsidR="00980327">
        <w:rPr>
          <w:rFonts w:ascii="Times New Roman" w:hAnsi="Times New Roman" w:cs="Times New Roman"/>
          <w:sz w:val="28"/>
          <w:szCs w:val="28"/>
        </w:rPr>
        <w:t xml:space="preserve"> что</w:t>
      </w:r>
      <w:ins w:id="127" w:author="Сергей Бойко" w:date="2022-10-10T13:09:00Z">
        <w:r w:rsidR="001663AC">
          <w:rPr>
            <w:rFonts w:ascii="Times New Roman" w:hAnsi="Times New Roman" w:cs="Times New Roman"/>
            <w:sz w:val="28"/>
            <w:szCs w:val="28"/>
          </w:rPr>
          <w:t xml:space="preserve"> он не против</w:t>
        </w:r>
      </w:ins>
      <w:r w:rsidR="00980327">
        <w:rPr>
          <w:rFonts w:ascii="Times New Roman" w:hAnsi="Times New Roman" w:cs="Times New Roman"/>
          <w:sz w:val="28"/>
          <w:szCs w:val="28"/>
        </w:rPr>
        <w:t xml:space="preserve"> вернуть деньги</w:t>
      </w:r>
      <w:ins w:id="128" w:author="Сергей Бойко" w:date="2022-10-10T13:09:00Z">
        <w:r w:rsidR="001663A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gramStart"/>
        <w:r w:rsidR="001663AC">
          <w:rPr>
            <w:rFonts w:ascii="Times New Roman" w:hAnsi="Times New Roman" w:cs="Times New Roman"/>
            <w:sz w:val="28"/>
            <w:szCs w:val="28"/>
          </w:rPr>
          <w:t>К</w:t>
        </w:r>
      </w:ins>
      <w:del w:id="129" w:author="Сергей Бойко" w:date="2022-10-10T13:09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 xml:space="preserve"> к</w:delText>
        </w:r>
      </w:del>
      <w:r w:rsidR="00980327">
        <w:rPr>
          <w:rFonts w:ascii="Times New Roman" w:hAnsi="Times New Roman" w:cs="Times New Roman"/>
          <w:sz w:val="28"/>
          <w:szCs w:val="28"/>
        </w:rPr>
        <w:t>омпании</w:t>
      </w:r>
      <w:proofErr w:type="gramEnd"/>
      <w:r w:rsidR="00980327">
        <w:rPr>
          <w:rFonts w:ascii="Times New Roman" w:hAnsi="Times New Roman" w:cs="Times New Roman"/>
          <w:sz w:val="28"/>
          <w:szCs w:val="28"/>
        </w:rPr>
        <w:t xml:space="preserve"> в размере 69000 тенге. </w:t>
      </w:r>
      <w:proofErr w:type="gramStart"/>
      <w:r w:rsidR="00980327">
        <w:rPr>
          <w:rFonts w:ascii="Times New Roman" w:hAnsi="Times New Roman" w:cs="Times New Roman"/>
          <w:sz w:val="28"/>
          <w:szCs w:val="28"/>
        </w:rPr>
        <w:t xml:space="preserve">После того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А.,</w:t>
      </w:r>
      <w:r w:rsidR="00980327">
        <w:rPr>
          <w:rFonts w:ascii="Times New Roman" w:hAnsi="Times New Roman" w:cs="Times New Roman"/>
          <w:sz w:val="28"/>
          <w:szCs w:val="28"/>
        </w:rPr>
        <w:t xml:space="preserve"> написал объяснительную </w:t>
      </w:r>
      <w:del w:id="130" w:author="Сергей Бойко" w:date="2022-10-10T13:09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мой</w:delText>
        </w:r>
      </w:del>
      <w:ins w:id="131" w:author="Сергей Бойко" w:date="2022-10-10T13:09:00Z">
        <w:r w:rsidR="001663AC">
          <w:rPr>
            <w:rFonts w:ascii="Times New Roman" w:hAnsi="Times New Roman" w:cs="Times New Roman"/>
            <w:sz w:val="28"/>
            <w:szCs w:val="28"/>
          </w:rPr>
          <w:t xml:space="preserve">его </w:t>
        </w:r>
      </w:ins>
      <w:ins w:id="132" w:author="Сергей Бойко" w:date="2022-10-10T13:10:00Z">
        <w:r w:rsidR="001663AC">
          <w:rPr>
            <w:rFonts w:ascii="Times New Roman" w:hAnsi="Times New Roman" w:cs="Times New Roman"/>
            <w:sz w:val="28"/>
            <w:szCs w:val="28"/>
          </w:rPr>
          <w:t xml:space="preserve">непосредственный руководитель </w:t>
        </w:r>
      </w:ins>
      <w:del w:id="133" w:author="Сергей Бойко" w:date="2022-10-10T13:10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 xml:space="preserve"> второй начальник</w:delText>
        </w:r>
      </w:del>
      <w:r w:rsidR="00C058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C2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="00C058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8C2"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r w:rsidR="00C058C2">
        <w:rPr>
          <w:rFonts w:ascii="Times New Roman" w:hAnsi="Times New Roman" w:cs="Times New Roman"/>
          <w:sz w:val="28"/>
          <w:szCs w:val="28"/>
        </w:rPr>
        <w:t xml:space="preserve"> с</w:t>
      </w:r>
      <w:ins w:id="134" w:author="Сергей Бойко" w:date="2022-10-10T13:10:00Z">
        <w:r w:rsidR="001663AC">
          <w:rPr>
            <w:rFonts w:ascii="Times New Roman" w:hAnsi="Times New Roman" w:cs="Times New Roman"/>
            <w:sz w:val="28"/>
            <w:szCs w:val="28"/>
          </w:rPr>
          <w:t xml:space="preserve">ообщила, </w:t>
        </w:r>
      </w:ins>
      <w:del w:id="135" w:author="Сергей Бойко" w:date="2022-10-10T13:10:00Z">
        <w:r w:rsidR="00C058C2" w:rsidDel="001663AC">
          <w:rPr>
            <w:rFonts w:ascii="Times New Roman" w:hAnsi="Times New Roman" w:cs="Times New Roman"/>
            <w:sz w:val="28"/>
            <w:szCs w:val="28"/>
          </w:rPr>
          <w:delText>казала ему</w:delText>
        </w:r>
      </w:del>
      <w:r w:rsidR="00980327">
        <w:rPr>
          <w:rFonts w:ascii="Times New Roman" w:hAnsi="Times New Roman" w:cs="Times New Roman"/>
          <w:sz w:val="28"/>
          <w:szCs w:val="28"/>
        </w:rPr>
        <w:t xml:space="preserve"> что бы </w:t>
      </w:r>
      <w:ins w:id="136" w:author="Сергей Бойко" w:date="2022-10-10T13:10:00Z">
        <w:r w:rsidR="001663AC">
          <w:rPr>
            <w:rFonts w:ascii="Times New Roman" w:hAnsi="Times New Roman" w:cs="Times New Roman"/>
            <w:sz w:val="28"/>
            <w:szCs w:val="28"/>
          </w:rPr>
          <w:t>он</w:t>
        </w:r>
      </w:ins>
      <w:del w:id="137" w:author="Сергей Бойко" w:date="2022-10-10T13:10:00Z">
        <w:r w:rsidDel="001663AC">
          <w:rPr>
            <w:rFonts w:ascii="Times New Roman" w:hAnsi="Times New Roman" w:cs="Times New Roman"/>
            <w:sz w:val="28"/>
            <w:szCs w:val="28"/>
          </w:rPr>
          <w:delText>Иманалиев А.,</w:delText>
        </w:r>
      </w:del>
      <w:r w:rsidR="00980327">
        <w:rPr>
          <w:rFonts w:ascii="Times New Roman" w:hAnsi="Times New Roman" w:cs="Times New Roman"/>
          <w:sz w:val="28"/>
          <w:szCs w:val="28"/>
        </w:rPr>
        <w:t xml:space="preserve"> перевел де</w:t>
      </w:r>
      <w:ins w:id="138" w:author="Сергей Бойко" w:date="2022-10-10T13:10:00Z">
        <w:r w:rsidR="001663AC">
          <w:rPr>
            <w:rFonts w:ascii="Times New Roman" w:hAnsi="Times New Roman" w:cs="Times New Roman"/>
            <w:sz w:val="28"/>
            <w:szCs w:val="28"/>
          </w:rPr>
          <w:t xml:space="preserve">нежные средства </w:t>
        </w:r>
      </w:ins>
      <w:del w:id="139" w:author="Сергей Бойко" w:date="2022-10-10T13:10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 xml:space="preserve">ньги </w:delText>
        </w:r>
      </w:del>
      <w:r w:rsidR="00980327">
        <w:rPr>
          <w:rFonts w:ascii="Times New Roman" w:hAnsi="Times New Roman" w:cs="Times New Roman"/>
          <w:sz w:val="28"/>
          <w:szCs w:val="28"/>
        </w:rPr>
        <w:t xml:space="preserve">в размере 69000 тенге на ее личный счет по средством перевода «Каспий Банка»,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А.,</w:t>
      </w:r>
      <w:r w:rsidR="00980327">
        <w:rPr>
          <w:rFonts w:ascii="Times New Roman" w:hAnsi="Times New Roman" w:cs="Times New Roman"/>
          <w:sz w:val="28"/>
          <w:szCs w:val="28"/>
        </w:rPr>
        <w:t xml:space="preserve"> перевел </w:t>
      </w:r>
      <w:ins w:id="140" w:author="Сергей Бойко" w:date="2022-10-10T13:11:00Z">
        <w:r w:rsidR="001663AC">
          <w:rPr>
            <w:rFonts w:ascii="Times New Roman" w:hAnsi="Times New Roman" w:cs="Times New Roman"/>
            <w:sz w:val="28"/>
            <w:szCs w:val="28"/>
          </w:rPr>
          <w:t xml:space="preserve">денежные </w:t>
        </w:r>
        <w:proofErr w:type="spellStart"/>
        <w:r w:rsidR="001663AC">
          <w:rPr>
            <w:rFonts w:ascii="Times New Roman" w:hAnsi="Times New Roman" w:cs="Times New Roman"/>
            <w:sz w:val="28"/>
            <w:szCs w:val="28"/>
          </w:rPr>
          <w:t>средсва</w:t>
        </w:r>
      </w:ins>
      <w:proofErr w:type="spellEnd"/>
      <w:del w:id="141" w:author="Сергей Бойко" w:date="2022-10-10T13:12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деньги (бонусы)</w:delText>
        </w:r>
      </w:del>
      <w:ins w:id="142" w:author="Сергей Бойко" w:date="2022-10-10T13:12:00Z">
        <w:r w:rsidR="001663A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1663AC">
          <w:rPr>
            <w:rFonts w:ascii="Times New Roman" w:hAnsi="Times New Roman" w:cs="Times New Roman"/>
            <w:sz w:val="28"/>
            <w:szCs w:val="28"/>
          </w:rPr>
          <w:t>Кайраткызы</w:t>
        </w:r>
        <w:proofErr w:type="spellEnd"/>
        <w:r w:rsidR="001663AC">
          <w:rPr>
            <w:rFonts w:ascii="Times New Roman" w:hAnsi="Times New Roman" w:cs="Times New Roman"/>
            <w:sz w:val="28"/>
            <w:szCs w:val="28"/>
          </w:rPr>
          <w:t xml:space="preserve"> С.</w:t>
        </w:r>
      </w:ins>
      <w:del w:id="143" w:author="Сергей Бойко" w:date="2022-10-10T13:12:00Z">
        <w:r w:rsidR="00980327" w:rsidDel="001663AC">
          <w:rPr>
            <w:rFonts w:ascii="Times New Roman" w:hAnsi="Times New Roman" w:cs="Times New Roman"/>
            <w:sz w:val="28"/>
            <w:szCs w:val="28"/>
          </w:rPr>
          <w:delText>.</w:delText>
        </w:r>
      </w:del>
      <w:r w:rsidR="00980327">
        <w:rPr>
          <w:rFonts w:ascii="Times New Roman" w:hAnsi="Times New Roman" w:cs="Times New Roman"/>
          <w:sz w:val="28"/>
          <w:szCs w:val="28"/>
        </w:rPr>
        <w:t xml:space="preserve"> Далее,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А.,</w:t>
      </w:r>
      <w:r w:rsidR="00980327">
        <w:rPr>
          <w:rFonts w:ascii="Times New Roman" w:hAnsi="Times New Roman" w:cs="Times New Roman"/>
          <w:sz w:val="28"/>
          <w:szCs w:val="28"/>
        </w:rPr>
        <w:t xml:space="preserve"> сообщил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А.,</w:t>
      </w:r>
      <w:r w:rsidR="00980327">
        <w:rPr>
          <w:rFonts w:ascii="Times New Roman" w:hAnsi="Times New Roman" w:cs="Times New Roman"/>
          <w:sz w:val="28"/>
          <w:szCs w:val="28"/>
        </w:rPr>
        <w:t xml:space="preserve"> что перевел </w:t>
      </w:r>
      <w:r w:rsidR="00980327">
        <w:rPr>
          <w:rFonts w:ascii="Times New Roman" w:hAnsi="Times New Roman" w:cs="Times New Roman"/>
          <w:sz w:val="28"/>
          <w:szCs w:val="28"/>
        </w:rPr>
        <w:lastRenderedPageBreak/>
        <w:t xml:space="preserve">деньги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С.,</w:t>
      </w:r>
      <w:r w:rsidR="00980327">
        <w:rPr>
          <w:rFonts w:ascii="Times New Roman" w:hAnsi="Times New Roman" w:cs="Times New Roman"/>
          <w:sz w:val="28"/>
          <w:szCs w:val="28"/>
        </w:rPr>
        <w:t xml:space="preserve"> и отправил чек е</w:t>
      </w:r>
      <w:ins w:id="144" w:author="Сергей Бойко" w:date="2022-10-10T13:12:00Z">
        <w:r w:rsidR="004312D9">
          <w:rPr>
            <w:rFonts w:ascii="Times New Roman" w:hAnsi="Times New Roman" w:cs="Times New Roman"/>
            <w:sz w:val="28"/>
            <w:szCs w:val="28"/>
          </w:rPr>
          <w:t>й</w:t>
        </w:r>
      </w:ins>
      <w:del w:id="145" w:author="Сергей Бойко" w:date="2022-10-10T13:12:00Z">
        <w:r w:rsidR="00980327" w:rsidDel="004312D9">
          <w:rPr>
            <w:rFonts w:ascii="Times New Roman" w:hAnsi="Times New Roman" w:cs="Times New Roman"/>
            <w:sz w:val="28"/>
            <w:szCs w:val="28"/>
          </w:rPr>
          <w:delText>е</w:delText>
        </w:r>
      </w:del>
      <w:r w:rsidR="0098032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980327">
        <w:rPr>
          <w:rFonts w:ascii="Times New Roman" w:hAnsi="Times New Roman" w:cs="Times New Roman"/>
          <w:sz w:val="28"/>
          <w:szCs w:val="28"/>
        </w:rPr>
        <w:t>в</w:t>
      </w:r>
      <w:del w:id="146" w:author="Сергей Бойко" w:date="2022-10-10T13:12:00Z">
        <w:r w:rsidR="00980327" w:rsidDel="004312D9">
          <w:rPr>
            <w:rFonts w:ascii="Times New Roman" w:hAnsi="Times New Roman" w:cs="Times New Roman"/>
            <w:sz w:val="28"/>
            <w:szCs w:val="28"/>
          </w:rPr>
          <w:delText>а</w:delText>
        </w:r>
      </w:del>
      <w:ins w:id="147" w:author="Сергей Бойко" w:date="2022-10-10T13:12:00Z">
        <w:r w:rsidR="004312D9">
          <w:rPr>
            <w:rFonts w:ascii="Times New Roman" w:hAnsi="Times New Roman" w:cs="Times New Roman"/>
            <w:sz w:val="28"/>
            <w:szCs w:val="28"/>
          </w:rPr>
          <w:t>о</w:t>
        </w:r>
      </w:ins>
      <w:r w:rsidR="00980327">
        <w:rPr>
          <w:rFonts w:ascii="Times New Roman" w:hAnsi="Times New Roman" w:cs="Times New Roman"/>
          <w:sz w:val="28"/>
          <w:szCs w:val="28"/>
        </w:rPr>
        <w:t>тцап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980327">
        <w:rPr>
          <w:rFonts w:ascii="Times New Roman" w:hAnsi="Times New Roman" w:cs="Times New Roman"/>
          <w:sz w:val="28"/>
          <w:szCs w:val="28"/>
        </w:rPr>
        <w:t xml:space="preserve"> на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А.,</w:t>
      </w:r>
      <w:r w:rsidR="00980327">
        <w:rPr>
          <w:rFonts w:ascii="Times New Roman" w:hAnsi="Times New Roman" w:cs="Times New Roman"/>
          <w:sz w:val="28"/>
          <w:szCs w:val="28"/>
        </w:rPr>
        <w:t xml:space="preserve"> ответила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980327">
        <w:rPr>
          <w:rFonts w:ascii="Times New Roman" w:hAnsi="Times New Roman" w:cs="Times New Roman"/>
          <w:sz w:val="28"/>
          <w:szCs w:val="28"/>
        </w:rPr>
        <w:t>хорошо</w:t>
      </w:r>
      <w:r>
        <w:rPr>
          <w:rFonts w:ascii="Times New Roman" w:hAnsi="Times New Roman" w:cs="Times New Roman"/>
          <w:sz w:val="28"/>
          <w:szCs w:val="28"/>
        </w:rPr>
        <w:t>»</w:t>
      </w:r>
      <w:r w:rsidR="00980327">
        <w:rPr>
          <w:rFonts w:ascii="Times New Roman" w:hAnsi="Times New Roman" w:cs="Times New Roman"/>
          <w:sz w:val="28"/>
          <w:szCs w:val="28"/>
        </w:rPr>
        <w:t xml:space="preserve">. </w:t>
      </w:r>
      <w:del w:id="148" w:author="Сергей Бойко" w:date="2022-10-10T13:13:00Z">
        <w:r w:rsidR="00980327" w:rsidDel="004312D9">
          <w:rPr>
            <w:rFonts w:ascii="Times New Roman" w:hAnsi="Times New Roman" w:cs="Times New Roman"/>
            <w:sz w:val="28"/>
            <w:szCs w:val="28"/>
          </w:rPr>
          <w:delText>Больше по данному факту сказать нечего.</w:delText>
        </w:r>
      </w:del>
    </w:p>
    <w:p w:rsidR="00980327" w:rsidRPr="003F1B34" w:rsidRDefault="00980327" w:rsidP="005533B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DB2F86">
        <w:rPr>
          <w:rFonts w:ascii="Times New Roman" w:hAnsi="Times New Roman" w:cs="Times New Roman"/>
          <w:sz w:val="28"/>
          <w:szCs w:val="28"/>
        </w:rPr>
        <w:t xml:space="preserve">Из предоставленной  объяснительной 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DB2F86">
        <w:rPr>
          <w:rFonts w:ascii="Times New Roman" w:hAnsi="Times New Roman" w:cs="Times New Roman"/>
          <w:sz w:val="28"/>
          <w:szCs w:val="28"/>
        </w:rPr>
        <w:t xml:space="preserve">., следует, что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ins w:id="149" w:author="Сергей Бойко" w:date="2022-10-10T13:13:00Z">
        <w:r w:rsidR="004312D9">
          <w:rPr>
            <w:rFonts w:ascii="Times New Roman" w:hAnsi="Times New Roman" w:cs="Times New Roman"/>
            <w:sz w:val="28"/>
            <w:szCs w:val="28"/>
          </w:rPr>
          <w:t>К</w:t>
        </w:r>
      </w:ins>
      <w:del w:id="150" w:author="Сергей Бойко" w:date="2022-10-10T13:13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к</w:delText>
        </w:r>
      </w:del>
      <w:r w:rsidRPr="003F1B34">
        <w:rPr>
          <w:rFonts w:ascii="Times New Roman" w:hAnsi="Times New Roman" w:cs="Times New Roman"/>
          <w:sz w:val="28"/>
          <w:szCs w:val="28"/>
        </w:rPr>
        <w:t>омпании работа</w:t>
      </w:r>
      <w:r>
        <w:rPr>
          <w:rFonts w:ascii="Times New Roman" w:hAnsi="Times New Roman" w:cs="Times New Roman"/>
          <w:sz w:val="28"/>
          <w:szCs w:val="28"/>
        </w:rPr>
        <w:t xml:space="preserve">ет с октября </w:t>
      </w:r>
      <w:r w:rsidRPr="003F1B34">
        <w:rPr>
          <w:rFonts w:ascii="Times New Roman" w:hAnsi="Times New Roman" w:cs="Times New Roman"/>
          <w:sz w:val="28"/>
          <w:szCs w:val="28"/>
        </w:rPr>
        <w:t>2020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B34">
        <w:rPr>
          <w:rFonts w:ascii="Times New Roman" w:hAnsi="Times New Roman" w:cs="Times New Roman"/>
          <w:sz w:val="28"/>
          <w:szCs w:val="28"/>
        </w:rPr>
        <w:t xml:space="preserve">года, </w:t>
      </w:r>
      <w:del w:id="151" w:author="Сергей Бойко" w:date="2022-10-10T13:13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 xml:space="preserve">в  ТОО МФО ОнлайнКазФинанс» 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в конце марта 2022 у специалиста контакт центра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F1B34">
        <w:rPr>
          <w:rFonts w:ascii="Times New Roman" w:hAnsi="Times New Roman" w:cs="Times New Roman"/>
          <w:sz w:val="28"/>
          <w:szCs w:val="28"/>
        </w:rPr>
        <w:t xml:space="preserve"> через перевод </w:t>
      </w:r>
      <w:ins w:id="152" w:author="Сергей Бойко" w:date="2022-10-10T13:13:00Z">
        <w:r w:rsidR="004312D9">
          <w:rPr>
            <w:rFonts w:ascii="Times New Roman" w:hAnsi="Times New Roman" w:cs="Times New Roman"/>
            <w:sz w:val="28"/>
            <w:szCs w:val="28"/>
          </w:rPr>
          <w:t>получила</w:t>
        </w:r>
      </w:ins>
      <w:del w:id="153" w:author="Сергей Бойко" w:date="2022-10-10T13:14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взяла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(на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B34">
        <w:rPr>
          <w:rFonts w:ascii="Times New Roman" w:hAnsi="Times New Roman" w:cs="Times New Roman"/>
          <w:sz w:val="28"/>
          <w:szCs w:val="28"/>
        </w:rPr>
        <w:t>Каспии) около 60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F1B34">
        <w:rPr>
          <w:rFonts w:ascii="Times New Roman" w:hAnsi="Times New Roman" w:cs="Times New Roman"/>
          <w:sz w:val="28"/>
          <w:szCs w:val="28"/>
        </w:rPr>
        <w:t>тыс</w:t>
      </w:r>
      <w:proofErr w:type="spellEnd"/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тг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.  На эту сумму </w:t>
      </w:r>
      <w:proofErr w:type="spellStart"/>
      <w:r w:rsidR="005F710E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="005F710E">
        <w:rPr>
          <w:rFonts w:ascii="Times New Roman" w:hAnsi="Times New Roman" w:cs="Times New Roman"/>
          <w:sz w:val="28"/>
          <w:szCs w:val="28"/>
        </w:rPr>
        <w:t xml:space="preserve"> С., в кабинет КЦ приобрела</w:t>
      </w:r>
      <w:r w:rsidRPr="003F1B34">
        <w:rPr>
          <w:rFonts w:ascii="Times New Roman" w:hAnsi="Times New Roman" w:cs="Times New Roman"/>
          <w:sz w:val="28"/>
          <w:szCs w:val="28"/>
        </w:rPr>
        <w:t xml:space="preserve"> книжный </w:t>
      </w:r>
      <w:del w:id="154" w:author="Сергей Бойко" w:date="2022-10-10T13:14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стелаж</w:delText>
        </w:r>
      </w:del>
      <w:ins w:id="155" w:author="Сергей Бойко" w:date="2022-10-10T13:14:00Z">
        <w:r w:rsidR="004312D9" w:rsidRPr="003F1B34">
          <w:rPr>
            <w:rFonts w:ascii="Times New Roman" w:hAnsi="Times New Roman" w:cs="Times New Roman"/>
            <w:sz w:val="28"/>
            <w:szCs w:val="28"/>
          </w:rPr>
          <w:t>стеллаж</w:t>
        </w:r>
      </w:ins>
      <w:r w:rsidRPr="003F1B34">
        <w:rPr>
          <w:rFonts w:ascii="Times New Roman" w:hAnsi="Times New Roman" w:cs="Times New Roman"/>
          <w:sz w:val="28"/>
          <w:szCs w:val="28"/>
        </w:rPr>
        <w:t>, пуфик, фотографии, картины, книги.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B34">
        <w:rPr>
          <w:rFonts w:ascii="Times New Roman" w:hAnsi="Times New Roman" w:cs="Times New Roman"/>
          <w:sz w:val="28"/>
          <w:szCs w:val="28"/>
        </w:rPr>
        <w:t>Было лишение бонусов</w:t>
      </w:r>
      <w:r w:rsidR="005F710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5F710E">
        <w:rPr>
          <w:rFonts w:ascii="Times New Roman" w:hAnsi="Times New Roman" w:cs="Times New Roman"/>
          <w:sz w:val="28"/>
          <w:szCs w:val="28"/>
        </w:rPr>
        <w:t>Иманалиева</w:t>
      </w:r>
      <w:proofErr w:type="spellEnd"/>
      <w:r w:rsidR="005F710E">
        <w:rPr>
          <w:rFonts w:ascii="Times New Roman" w:hAnsi="Times New Roman" w:cs="Times New Roman"/>
          <w:sz w:val="28"/>
          <w:szCs w:val="28"/>
        </w:rPr>
        <w:t xml:space="preserve"> А.,</w:t>
      </w:r>
      <w:r w:rsidRPr="003F1B34">
        <w:rPr>
          <w:rFonts w:ascii="Times New Roman" w:hAnsi="Times New Roman" w:cs="Times New Roman"/>
          <w:sz w:val="28"/>
          <w:szCs w:val="28"/>
        </w:rPr>
        <w:t xml:space="preserve"> в ходе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прослушки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 были выявлены ряд нарушении по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Иманалиеву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 А. По </w:t>
      </w:r>
      <w:proofErr w:type="gramStart"/>
      <w:r w:rsidRPr="003F1B34">
        <w:rPr>
          <w:rFonts w:ascii="Times New Roman" w:hAnsi="Times New Roman" w:cs="Times New Roman"/>
          <w:sz w:val="28"/>
          <w:szCs w:val="28"/>
        </w:rPr>
        <w:t>факту</w:t>
      </w:r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 что были </w:t>
      </w:r>
      <w:ins w:id="156" w:author="Сергей Бойко" w:date="2022-10-10T13:14:00Z">
        <w:r w:rsidR="004312D9">
          <w:rPr>
            <w:rFonts w:ascii="Times New Roman" w:hAnsi="Times New Roman" w:cs="Times New Roman"/>
            <w:sz w:val="28"/>
            <w:szCs w:val="28"/>
          </w:rPr>
          <w:t>ей</w:t>
        </w:r>
      </w:ins>
      <w:del w:id="157" w:author="Сергей Бойко" w:date="2022-10-10T13:14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мне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переведены деньги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Иманалиева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3F1B34">
        <w:rPr>
          <w:rFonts w:ascii="Times New Roman" w:hAnsi="Times New Roman" w:cs="Times New Roman"/>
          <w:sz w:val="28"/>
          <w:szCs w:val="28"/>
        </w:rPr>
        <w:t>, был</w:t>
      </w:r>
      <w:del w:id="158" w:author="Сергей Бойко" w:date="2022-10-10T13:14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а</w:delText>
        </w:r>
      </w:del>
      <w:ins w:id="159" w:author="Сергей Бойко" w:date="2022-10-10T13:14:00Z">
        <w:r w:rsidR="004312D9">
          <w:rPr>
            <w:rFonts w:ascii="Times New Roman" w:hAnsi="Times New Roman" w:cs="Times New Roman"/>
            <w:sz w:val="28"/>
            <w:szCs w:val="28"/>
          </w:rPr>
          <w:t>о известно</w:t>
        </w:r>
      </w:ins>
      <w:del w:id="160" w:author="Сергей Бойко" w:date="2022-10-10T13:14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 xml:space="preserve"> в </w:delText>
        </w:r>
      </w:del>
      <w:del w:id="161" w:author="Сергей Бойко" w:date="2022-10-10T13:15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курсе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Нурханов</w:t>
      </w:r>
      <w:ins w:id="162" w:author="Сергей Бойко" w:date="2022-10-10T13:15:00Z">
        <w:r w:rsidR="004312D9">
          <w:rPr>
            <w:rFonts w:ascii="Times New Roman" w:hAnsi="Times New Roman" w:cs="Times New Roman"/>
            <w:sz w:val="28"/>
            <w:szCs w:val="28"/>
          </w:rPr>
          <w:t>ой</w:t>
        </w:r>
      </w:ins>
      <w:proofErr w:type="spellEnd"/>
      <w:del w:id="163" w:author="Сергей Бойко" w:date="2022-10-10T13:15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а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Акнур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80327" w:rsidRDefault="0098032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B34">
        <w:rPr>
          <w:rFonts w:ascii="Times New Roman" w:hAnsi="Times New Roman" w:cs="Times New Roman"/>
          <w:sz w:val="28"/>
          <w:szCs w:val="28"/>
        </w:rPr>
        <w:t xml:space="preserve">В связи с этим вышеизложенным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С.,</w:t>
      </w:r>
      <w:r w:rsidRPr="003F1B34">
        <w:rPr>
          <w:rFonts w:ascii="Times New Roman" w:hAnsi="Times New Roman" w:cs="Times New Roman"/>
          <w:sz w:val="28"/>
          <w:szCs w:val="28"/>
        </w:rPr>
        <w:t xml:space="preserve"> не была </w:t>
      </w:r>
      <w:ins w:id="164" w:author="Сергей Бойко" w:date="2022-10-10T13:15:00Z">
        <w:r w:rsidR="004312D9">
          <w:rPr>
            <w:rFonts w:ascii="Times New Roman" w:hAnsi="Times New Roman" w:cs="Times New Roman"/>
            <w:sz w:val="28"/>
            <w:szCs w:val="28"/>
          </w:rPr>
          <w:t>осведомлена</w:t>
        </w:r>
      </w:ins>
      <w:del w:id="165" w:author="Сергей Бойко" w:date="2022-10-10T13:15:00Z">
        <w:r w:rsidRPr="003F1B34" w:rsidDel="004312D9">
          <w:rPr>
            <w:rFonts w:ascii="Times New Roman" w:hAnsi="Times New Roman" w:cs="Times New Roman"/>
            <w:sz w:val="28"/>
            <w:szCs w:val="28"/>
          </w:rPr>
          <w:delText>в курсе</w:delText>
        </w:r>
      </w:del>
      <w:ins w:id="166" w:author="Сергей Бойко" w:date="2022-10-10T13:15:00Z">
        <w:r w:rsidR="004312D9">
          <w:rPr>
            <w:rFonts w:ascii="Times New Roman" w:hAnsi="Times New Roman" w:cs="Times New Roman"/>
            <w:sz w:val="28"/>
            <w:szCs w:val="28"/>
          </w:rPr>
          <w:t>,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что можно сделать возврат денег в компанию. О чем сожале</w:t>
      </w:r>
      <w:r w:rsidR="00C74ABF">
        <w:rPr>
          <w:rFonts w:ascii="Times New Roman" w:hAnsi="Times New Roman" w:cs="Times New Roman"/>
          <w:sz w:val="28"/>
          <w:szCs w:val="28"/>
        </w:rPr>
        <w:t>ет</w:t>
      </w:r>
      <w:r w:rsidRPr="003F1B34">
        <w:rPr>
          <w:rFonts w:ascii="Times New Roman" w:hAnsi="Times New Roman" w:cs="Times New Roman"/>
          <w:sz w:val="28"/>
          <w:szCs w:val="28"/>
        </w:rPr>
        <w:t>, и прино</w:t>
      </w:r>
      <w:r w:rsidR="00C74ABF">
        <w:rPr>
          <w:rFonts w:ascii="Times New Roman" w:hAnsi="Times New Roman" w:cs="Times New Roman"/>
          <w:sz w:val="28"/>
          <w:szCs w:val="28"/>
        </w:rPr>
        <w:t>сит</w:t>
      </w:r>
      <w:r w:rsidRPr="003F1B34">
        <w:rPr>
          <w:rFonts w:ascii="Times New Roman" w:hAnsi="Times New Roman" w:cs="Times New Roman"/>
          <w:sz w:val="28"/>
          <w:szCs w:val="28"/>
        </w:rPr>
        <w:t xml:space="preserve"> свои извинения. На с</w:t>
      </w:r>
      <w:r>
        <w:rPr>
          <w:rFonts w:ascii="Times New Roman" w:hAnsi="Times New Roman" w:cs="Times New Roman"/>
          <w:sz w:val="28"/>
          <w:szCs w:val="28"/>
        </w:rPr>
        <w:t>чет покуп</w:t>
      </w:r>
      <w:del w:id="167" w:author="Сергей Бойко" w:date="2022-10-10T13:15:00Z">
        <w:r w:rsidDel="004312D9">
          <w:rPr>
            <w:rFonts w:ascii="Times New Roman" w:hAnsi="Times New Roman" w:cs="Times New Roman"/>
            <w:sz w:val="28"/>
            <w:szCs w:val="28"/>
          </w:rPr>
          <w:delText>ки</w:delText>
        </w:r>
      </w:del>
      <w:proofErr w:type="gramStart"/>
      <w:ins w:id="168" w:author="Сергей Бойко" w:date="2022-10-10T13:15:00Z">
        <w:r w:rsidR="004312D9">
          <w:rPr>
            <w:rFonts w:ascii="Times New Roman" w:hAnsi="Times New Roman" w:cs="Times New Roman"/>
            <w:sz w:val="28"/>
            <w:szCs w:val="28"/>
          </w:rPr>
          <w:t>ок</w:t>
        </w:r>
      </w:ins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принадлежност</w:t>
      </w:r>
      <w:ins w:id="169" w:author="Сергей Бойко" w:date="2022-10-10T13:16:00Z">
        <w:r w:rsidR="006164DC">
          <w:rPr>
            <w:rFonts w:ascii="Times New Roman" w:hAnsi="Times New Roman" w:cs="Times New Roman"/>
            <w:sz w:val="28"/>
            <w:szCs w:val="28"/>
          </w:rPr>
          <w:t>ей</w:t>
        </w:r>
      </w:ins>
      <w:del w:id="170" w:author="Сергей Бойко" w:date="2022-10-10T13:16:00Z">
        <w:r w:rsidDel="006164DC">
          <w:rPr>
            <w:rFonts w:ascii="Times New Roman" w:hAnsi="Times New Roman" w:cs="Times New Roman"/>
            <w:sz w:val="28"/>
            <w:szCs w:val="28"/>
          </w:rPr>
          <w:delText>и</w:delText>
        </w:r>
      </w:del>
      <w:r>
        <w:rPr>
          <w:rFonts w:ascii="Times New Roman" w:hAnsi="Times New Roman" w:cs="Times New Roman"/>
          <w:sz w:val="28"/>
          <w:szCs w:val="28"/>
        </w:rPr>
        <w:t xml:space="preserve"> в К</w:t>
      </w:r>
      <w:ins w:id="171" w:author="Сергей Бойко" w:date="2022-10-10T13:16:00Z">
        <w:r w:rsidR="006164DC">
          <w:rPr>
            <w:rFonts w:ascii="Times New Roman" w:hAnsi="Times New Roman" w:cs="Times New Roman"/>
            <w:sz w:val="28"/>
            <w:szCs w:val="28"/>
          </w:rPr>
          <w:t>онтакт центр</w:t>
        </w:r>
      </w:ins>
      <w:del w:id="172" w:author="Сергей Бойко" w:date="2022-10-10T13:16:00Z">
        <w:r w:rsidDel="006164DC">
          <w:rPr>
            <w:rFonts w:ascii="Times New Roman" w:hAnsi="Times New Roman" w:cs="Times New Roman"/>
            <w:sz w:val="28"/>
            <w:szCs w:val="28"/>
          </w:rPr>
          <w:delText>Ц</w:delText>
        </w:r>
        <w:r w:rsidRPr="003F1B34" w:rsidDel="006164DC">
          <w:rPr>
            <w:rFonts w:ascii="Times New Roman" w:hAnsi="Times New Roman" w:cs="Times New Roman"/>
            <w:sz w:val="28"/>
            <w:szCs w:val="28"/>
          </w:rPr>
          <w:delText xml:space="preserve"> решили в</w:delText>
        </w:r>
      </w:del>
      <w:ins w:id="173" w:author="Сергей Бойко" w:date="2022-10-10T13:16:00Z">
        <w:r w:rsidR="006164DC">
          <w:rPr>
            <w:rFonts w:ascii="Times New Roman" w:hAnsi="Times New Roman" w:cs="Times New Roman"/>
            <w:sz w:val="28"/>
            <w:szCs w:val="28"/>
          </w:rPr>
          <w:t xml:space="preserve"> вместе</w:t>
        </w:r>
      </w:ins>
      <w:del w:id="174" w:author="Сергей Бойко" w:date="2022-10-10T13:16:00Z">
        <w:r w:rsidRPr="003F1B34" w:rsidDel="006164DC">
          <w:rPr>
            <w:rFonts w:ascii="Times New Roman" w:hAnsi="Times New Roman" w:cs="Times New Roman"/>
            <w:sz w:val="28"/>
            <w:szCs w:val="28"/>
          </w:rPr>
          <w:delText>месте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и со</w:t>
      </w:r>
      <w:r w:rsidRPr="003F1B34">
        <w:rPr>
          <w:rFonts w:ascii="Times New Roman" w:hAnsi="Times New Roman" w:cs="Times New Roman"/>
          <w:sz w:val="28"/>
          <w:szCs w:val="28"/>
        </w:rPr>
        <w:t xml:space="preserve"> старшим специалистом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Сарсенбек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Шынгыс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хочет</w:t>
      </w:r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r w:rsidR="00C058C2" w:rsidRPr="003F1B34">
        <w:rPr>
          <w:rFonts w:ascii="Times New Roman" w:hAnsi="Times New Roman" w:cs="Times New Roman"/>
          <w:sz w:val="28"/>
          <w:szCs w:val="28"/>
        </w:rPr>
        <w:t>отметить,</w:t>
      </w:r>
      <w:r w:rsidRPr="003F1B34">
        <w:rPr>
          <w:rFonts w:ascii="Times New Roman" w:hAnsi="Times New Roman" w:cs="Times New Roman"/>
          <w:sz w:val="28"/>
          <w:szCs w:val="28"/>
        </w:rPr>
        <w:t xml:space="preserve"> что больше таких инцидентов не было. </w:t>
      </w:r>
      <w:ins w:id="175" w:author="Сергей Бойко" w:date="2022-10-10T13:17:00Z">
        <w:r w:rsidR="006164DC">
          <w:rPr>
            <w:rFonts w:ascii="Times New Roman" w:hAnsi="Times New Roman" w:cs="Times New Roman"/>
            <w:sz w:val="28"/>
            <w:szCs w:val="28"/>
          </w:rPr>
          <w:t>Дополнительно сообщает, что у некоторых специалистов брала денежные средства в долг, но своевременно их возвращала</w:t>
        </w:r>
      </w:ins>
      <w:del w:id="176" w:author="Сергей Бойко" w:date="2022-10-10T13:18:00Z">
        <w:r w:rsidRPr="003F1B34" w:rsidDel="006164DC">
          <w:rPr>
            <w:rFonts w:ascii="Times New Roman" w:hAnsi="Times New Roman" w:cs="Times New Roman"/>
            <w:sz w:val="28"/>
            <w:szCs w:val="28"/>
          </w:rPr>
          <w:delText>У некоторых специалистов брала в долг и возвращала</w:delText>
        </w:r>
      </w:del>
      <w:r w:rsidRPr="003F1B34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980327" w:rsidRPr="003F1B34" w:rsidRDefault="00980327" w:rsidP="0098032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предоставленной  объяснительной 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А.Г</w:t>
      </w:r>
      <w:r>
        <w:rPr>
          <w:rFonts w:ascii="Times New Roman" w:hAnsi="Times New Roman" w:cs="Times New Roman"/>
          <w:sz w:val="28"/>
          <w:szCs w:val="28"/>
        </w:rPr>
        <w:t>.,</w:t>
      </w:r>
      <w:r w:rsidRPr="009803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следует, что</w:t>
      </w:r>
      <w:r w:rsidRPr="009803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работает</w:t>
      </w:r>
      <w:r w:rsidRPr="003F1B34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ins w:id="177" w:author="Сергей Бойко" w:date="2022-10-10T13:18:00Z">
        <w:r w:rsidR="006164DC">
          <w:rPr>
            <w:rFonts w:ascii="Times New Roman" w:hAnsi="Times New Roman" w:cs="Times New Roman"/>
            <w:sz w:val="28"/>
            <w:szCs w:val="28"/>
          </w:rPr>
          <w:t>К</w:t>
        </w:r>
      </w:ins>
      <w:del w:id="178" w:author="Сергей Бойко" w:date="2022-10-10T13:18:00Z">
        <w:r w:rsidRPr="003F1B34" w:rsidDel="006164DC">
          <w:rPr>
            <w:rFonts w:ascii="Times New Roman" w:hAnsi="Times New Roman" w:cs="Times New Roman"/>
            <w:sz w:val="28"/>
            <w:szCs w:val="28"/>
          </w:rPr>
          <w:delText>к</w:delText>
        </w:r>
      </w:del>
      <w:r w:rsidRPr="003F1B34">
        <w:rPr>
          <w:rFonts w:ascii="Times New Roman" w:hAnsi="Times New Roman" w:cs="Times New Roman"/>
          <w:sz w:val="28"/>
          <w:szCs w:val="28"/>
        </w:rPr>
        <w:t>ом</w:t>
      </w:r>
      <w:ins w:id="179" w:author="Сергей Бойко" w:date="2022-10-10T13:18:00Z">
        <w:r w:rsidR="006164DC">
          <w:rPr>
            <w:rFonts w:ascii="Times New Roman" w:hAnsi="Times New Roman" w:cs="Times New Roman"/>
            <w:sz w:val="28"/>
            <w:szCs w:val="28"/>
          </w:rPr>
          <w:t>пании</w:t>
        </w:r>
        <w:proofErr w:type="gramEnd"/>
        <w:r w:rsidR="006164DC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del w:id="180" w:author="Сергей Бойко" w:date="2022-10-10T13:18:00Z">
        <w:r w:rsidRPr="003F1B34" w:rsidDel="006164DC">
          <w:rPr>
            <w:rFonts w:ascii="Times New Roman" w:hAnsi="Times New Roman" w:cs="Times New Roman"/>
            <w:sz w:val="28"/>
            <w:szCs w:val="28"/>
          </w:rPr>
          <w:delText xml:space="preserve">пании ТОО МФО ОнлайнКазФинанс» </w:delText>
        </w:r>
      </w:del>
      <w:r w:rsidRPr="003F1B34">
        <w:rPr>
          <w:rFonts w:ascii="Times New Roman" w:hAnsi="Times New Roman" w:cs="Times New Roman"/>
          <w:sz w:val="28"/>
          <w:szCs w:val="28"/>
        </w:rPr>
        <w:t>с 01 ноября 2018г. Работала в разных должностях на данный момент работа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ins w:id="181" w:author="Сергей Бойко" w:date="2022-10-10T13:18:00Z">
        <w:r w:rsidR="006164DC">
          <w:rPr>
            <w:rFonts w:ascii="Times New Roman" w:hAnsi="Times New Roman" w:cs="Times New Roman"/>
            <w:sz w:val="28"/>
            <w:szCs w:val="28"/>
          </w:rPr>
          <w:t>Н</w:t>
        </w:r>
      </w:ins>
      <w:del w:id="182" w:author="Сергей Бойко" w:date="2022-10-10T13:18:00Z">
        <w:r w:rsidRPr="003F1B34" w:rsidDel="006164DC">
          <w:rPr>
            <w:rFonts w:ascii="Times New Roman" w:hAnsi="Times New Roman" w:cs="Times New Roman"/>
            <w:sz w:val="28"/>
            <w:szCs w:val="28"/>
          </w:rPr>
          <w:delText>н</w:delText>
        </w:r>
      </w:del>
      <w:r w:rsidRPr="003F1B34">
        <w:rPr>
          <w:rFonts w:ascii="Times New Roman" w:hAnsi="Times New Roman" w:cs="Times New Roman"/>
          <w:sz w:val="28"/>
          <w:szCs w:val="28"/>
        </w:rPr>
        <w:t>ачальником</w:t>
      </w:r>
      <w:proofErr w:type="gramEnd"/>
      <w:r w:rsidRPr="003F1B34">
        <w:rPr>
          <w:rFonts w:ascii="Times New Roman" w:hAnsi="Times New Roman" w:cs="Times New Roman"/>
          <w:sz w:val="28"/>
          <w:szCs w:val="28"/>
        </w:rPr>
        <w:t xml:space="preserve"> отдела контакт центра. В феврале месяце 2022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B34">
        <w:rPr>
          <w:rFonts w:ascii="Times New Roman" w:hAnsi="Times New Roman" w:cs="Times New Roman"/>
          <w:sz w:val="28"/>
          <w:szCs w:val="28"/>
        </w:rPr>
        <w:t xml:space="preserve">г. </w:t>
      </w:r>
      <w:r>
        <w:rPr>
          <w:rFonts w:ascii="Times New Roman" w:hAnsi="Times New Roman" w:cs="Times New Roman"/>
          <w:sz w:val="28"/>
          <w:szCs w:val="28"/>
        </w:rPr>
        <w:t xml:space="preserve">в контакт центр устроился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Иманалиев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Pr="003F1B34">
        <w:rPr>
          <w:rFonts w:ascii="Times New Roman" w:hAnsi="Times New Roman" w:cs="Times New Roman"/>
          <w:sz w:val="28"/>
          <w:szCs w:val="28"/>
        </w:rPr>
        <w:t xml:space="preserve"> специалистом контакт центра. В марте месяце при проверке аудио </w:t>
      </w:r>
      <w:proofErr w:type="gramStart"/>
      <w:r w:rsidRPr="003F1B34">
        <w:rPr>
          <w:rFonts w:ascii="Times New Roman" w:hAnsi="Times New Roman" w:cs="Times New Roman"/>
          <w:sz w:val="28"/>
          <w:szCs w:val="28"/>
        </w:rPr>
        <w:t>контроля</w:t>
      </w:r>
      <w:ins w:id="183" w:author="Сергей Бойко" w:date="2022-10-10T13:19:00Z">
        <w:r w:rsidR="006164DC">
          <w:rPr>
            <w:rFonts w:ascii="Times New Roman" w:hAnsi="Times New Roman" w:cs="Times New Roman"/>
            <w:sz w:val="28"/>
            <w:szCs w:val="28"/>
          </w:rPr>
          <w:t xml:space="preserve"> было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выявлен</w:t>
      </w:r>
      <w:del w:id="184" w:author="Сергей Бойко" w:date="2022-10-10T13:19:00Z">
        <w:r w:rsidRPr="003F1B34" w:rsidDel="006164DC">
          <w:rPr>
            <w:rFonts w:ascii="Times New Roman" w:hAnsi="Times New Roman" w:cs="Times New Roman"/>
            <w:sz w:val="28"/>
            <w:szCs w:val="28"/>
          </w:rPr>
          <w:delText>ы</w:delText>
        </w:r>
      </w:del>
      <w:ins w:id="185" w:author="Сергей Бойко" w:date="2022-10-10T13:19:00Z">
        <w:r w:rsidR="006164DC">
          <w:rPr>
            <w:rFonts w:ascii="Times New Roman" w:hAnsi="Times New Roman" w:cs="Times New Roman"/>
            <w:sz w:val="28"/>
            <w:szCs w:val="28"/>
          </w:rPr>
          <w:t>о</w:t>
        </w:r>
      </w:ins>
      <w:r w:rsidRPr="003F1B34">
        <w:rPr>
          <w:rFonts w:ascii="Times New Roman" w:hAnsi="Times New Roman" w:cs="Times New Roman"/>
          <w:sz w:val="28"/>
          <w:szCs w:val="28"/>
        </w:rPr>
        <w:t xml:space="preserve"> ряд нарушении в разговоре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Иманалиева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3F1B34">
        <w:rPr>
          <w:rFonts w:ascii="Times New Roman" w:hAnsi="Times New Roman" w:cs="Times New Roman"/>
          <w:sz w:val="28"/>
          <w:szCs w:val="28"/>
        </w:rPr>
        <w:t>. В свя</w:t>
      </w:r>
      <w:r>
        <w:rPr>
          <w:rFonts w:ascii="Times New Roman" w:hAnsi="Times New Roman" w:cs="Times New Roman"/>
          <w:sz w:val="28"/>
          <w:szCs w:val="28"/>
        </w:rPr>
        <w:t>зи с этим полностью лишили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его б</w:t>
      </w:r>
      <w:r w:rsidRPr="003F1B34">
        <w:rPr>
          <w:rFonts w:ascii="Times New Roman" w:hAnsi="Times New Roman" w:cs="Times New Roman"/>
          <w:sz w:val="28"/>
          <w:szCs w:val="28"/>
        </w:rPr>
        <w:t xml:space="preserve">онусной системы. Сделали это переводом на номер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каспии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 банка, с согласия сотрудника, на счет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B34"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r w:rsidRPr="003F1B34">
        <w:rPr>
          <w:rFonts w:ascii="Times New Roman" w:hAnsi="Times New Roman" w:cs="Times New Roman"/>
          <w:sz w:val="28"/>
          <w:szCs w:val="28"/>
        </w:rPr>
        <w:t>. За эти деньги были приобретены следующие вещи: пуфик, стеллаж, книги, фото, таблички.</w:t>
      </w:r>
    </w:p>
    <w:p w:rsidR="00980327" w:rsidRDefault="00980327" w:rsidP="0098032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B34">
        <w:rPr>
          <w:rFonts w:ascii="Times New Roman" w:hAnsi="Times New Roman" w:cs="Times New Roman"/>
          <w:sz w:val="28"/>
          <w:szCs w:val="28"/>
        </w:rPr>
        <w:t>Сейчас данные приобретенные вещи в каб</w:t>
      </w:r>
      <w:r>
        <w:rPr>
          <w:rFonts w:ascii="Times New Roman" w:hAnsi="Times New Roman" w:cs="Times New Roman"/>
          <w:sz w:val="28"/>
          <w:szCs w:val="28"/>
        </w:rPr>
        <w:t xml:space="preserve">инете контакт центра имеются.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</w:t>
      </w:r>
      <w:r w:rsidRPr="003F1B34">
        <w:rPr>
          <w:rFonts w:ascii="Times New Roman" w:hAnsi="Times New Roman" w:cs="Times New Roman"/>
          <w:sz w:val="28"/>
          <w:szCs w:val="28"/>
        </w:rPr>
        <w:t xml:space="preserve"> со всеми сотрудниками контакт центра решили купить все вышеуказанные вещи. Понимая ситуацию, </w:t>
      </w:r>
      <w:r w:rsidR="005F710E" w:rsidRPr="003F1B34">
        <w:rPr>
          <w:rFonts w:ascii="Times New Roman" w:hAnsi="Times New Roman" w:cs="Times New Roman"/>
          <w:sz w:val="28"/>
          <w:szCs w:val="28"/>
        </w:rPr>
        <w:t>зна</w:t>
      </w:r>
      <w:r w:rsidR="005F710E">
        <w:rPr>
          <w:rFonts w:ascii="Times New Roman" w:hAnsi="Times New Roman" w:cs="Times New Roman"/>
          <w:sz w:val="28"/>
          <w:szCs w:val="28"/>
        </w:rPr>
        <w:t>ет,</w:t>
      </w:r>
      <w:r w:rsidRPr="003F1B34">
        <w:rPr>
          <w:rFonts w:ascii="Times New Roman" w:hAnsi="Times New Roman" w:cs="Times New Roman"/>
          <w:sz w:val="28"/>
          <w:szCs w:val="28"/>
        </w:rPr>
        <w:t xml:space="preserve"> что это противоречит закону, если от сотрудника получаем средства на личный </w:t>
      </w:r>
      <w:r w:rsidR="00C058C2" w:rsidRPr="003F1B34">
        <w:rPr>
          <w:rFonts w:ascii="Times New Roman" w:hAnsi="Times New Roman" w:cs="Times New Roman"/>
          <w:sz w:val="28"/>
          <w:szCs w:val="28"/>
        </w:rPr>
        <w:t>счет,</w:t>
      </w:r>
      <w:r w:rsidRPr="003F1B34">
        <w:rPr>
          <w:rFonts w:ascii="Times New Roman" w:hAnsi="Times New Roman" w:cs="Times New Roman"/>
          <w:sz w:val="28"/>
          <w:szCs w:val="28"/>
        </w:rPr>
        <w:t xml:space="preserve"> то  используем данные средства для отдела КЦ.</w:t>
      </w:r>
    </w:p>
    <w:p w:rsidR="00D6033D" w:rsidRDefault="00980327" w:rsidP="005533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Из предоставленной  объяснительной  Иванова Е.Н.,</w:t>
      </w:r>
      <w:r w:rsidRPr="009803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следует что р</w:t>
      </w:r>
      <w:r w:rsidRPr="00753827">
        <w:rPr>
          <w:rFonts w:ascii="Times New Roman" w:hAnsi="Times New Roman" w:cs="Times New Roman"/>
          <w:sz w:val="28"/>
          <w:szCs w:val="28"/>
          <w:lang w:val="kk-KZ"/>
        </w:rPr>
        <w:t xml:space="preserve">аботает в ТОО МФО </w:t>
      </w:r>
      <w:r w:rsidRPr="0075382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53827">
        <w:rPr>
          <w:rFonts w:ascii="Times New Roman" w:hAnsi="Times New Roman" w:cs="Times New Roman"/>
          <w:sz w:val="28"/>
          <w:szCs w:val="28"/>
        </w:rPr>
        <w:t>ОнлайнКазФинан</w:t>
      </w:r>
      <w:r>
        <w:rPr>
          <w:rFonts w:ascii="Times New Roman" w:hAnsi="Times New Roman" w:cs="Times New Roman"/>
          <w:sz w:val="28"/>
          <w:szCs w:val="28"/>
        </w:rPr>
        <w:t>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с 2018 года, по сложившейся ситуации касательно получения денег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Акнур</w:t>
      </w:r>
      <w:proofErr w:type="gramStart"/>
      <w:r>
        <w:rPr>
          <w:rFonts w:ascii="Times New Roman" w:hAnsi="Times New Roman" w:cs="Times New Roman"/>
          <w:sz w:val="28"/>
          <w:szCs w:val="28"/>
        </w:rPr>
        <w:t>,К</w:t>
      </w:r>
      <w:proofErr w:type="gramEnd"/>
      <w:r>
        <w:rPr>
          <w:rFonts w:ascii="Times New Roman" w:hAnsi="Times New Roman" w:cs="Times New Roman"/>
          <w:sz w:val="28"/>
          <w:szCs w:val="28"/>
        </w:rPr>
        <w:t>айраткызы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Сарсенбек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Шынгыс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узнал от Службы безопасности 07.10.2022 года. За время работы поведение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сотрудников было обычным и не подозрительным и о такой ситуации даже не мог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подумать, что это возможно с их стороны. В настоящее время не ознакомлен с фактами и не до конца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понимаю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они это делали.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 купленные фоторамки и шкаф </w:t>
      </w:r>
      <w:del w:id="186" w:author="Сергей Бойко" w:date="2022-10-10T13:20:00Z">
        <w:r w:rsidDel="006164DC">
          <w:rPr>
            <w:rFonts w:ascii="Times New Roman" w:hAnsi="Times New Roman" w:cs="Times New Roman"/>
            <w:sz w:val="28"/>
            <w:szCs w:val="28"/>
          </w:rPr>
          <w:delText>я</w:delText>
        </w:r>
      </w:del>
      <w:ins w:id="187" w:author="Сергей Бойко" w:date="2022-10-10T13:20:00Z">
        <w:r w:rsidR="006164DC">
          <w:rPr>
            <w:rFonts w:ascii="Times New Roman" w:hAnsi="Times New Roman" w:cs="Times New Roman"/>
            <w:sz w:val="28"/>
            <w:szCs w:val="28"/>
          </w:rPr>
          <w:t>он</w:t>
        </w:r>
      </w:ins>
      <w:bookmarkStart w:id="188" w:name="_GoBack"/>
      <w:bookmarkEnd w:id="188"/>
      <w:r>
        <w:rPr>
          <w:rFonts w:ascii="Times New Roman" w:hAnsi="Times New Roman" w:cs="Times New Roman"/>
          <w:sz w:val="28"/>
          <w:szCs w:val="28"/>
        </w:rPr>
        <w:t xml:space="preserve"> узнал, когда они были установлены, сотрудники в дальнейшем сообщили что они были куплены за свой счет.</w:t>
      </w:r>
      <w:proofErr w:type="gramEnd"/>
    </w:p>
    <w:p w:rsidR="00D6033D" w:rsidRPr="00D6033D" w:rsidRDefault="00D6033D" w:rsidP="005533B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Так же в ходе проведения служебного расследования установлено,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А.Г и </w:t>
      </w:r>
      <w:r>
        <w:rPr>
          <w:rFonts w:ascii="Times New Roman" w:hAnsi="Times New Roman" w:cs="Times New Roman"/>
          <w:sz w:val="28"/>
          <w:szCs w:val="28"/>
          <w:lang w:val="kk-KZ"/>
        </w:rPr>
        <w:t>Сәрсембек Ш.Ғ</w:t>
      </w:r>
      <w:r w:rsidR="002014EC">
        <w:rPr>
          <w:rFonts w:ascii="Times New Roman" w:hAnsi="Times New Roman" w:cs="Times New Roman"/>
          <w:sz w:val="28"/>
          <w:szCs w:val="28"/>
        </w:rPr>
        <w:t>., являются родными братом</w:t>
      </w:r>
      <w:r>
        <w:rPr>
          <w:rFonts w:ascii="Times New Roman" w:hAnsi="Times New Roman" w:cs="Times New Roman"/>
          <w:sz w:val="28"/>
          <w:szCs w:val="28"/>
        </w:rPr>
        <w:t xml:space="preserve"> и сестр</w:t>
      </w:r>
      <w:r w:rsidR="002014EC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что производит</w:t>
      </w:r>
      <w:r w:rsidRPr="00D6033D">
        <w:rPr>
          <w:rFonts w:ascii="Times New Roman" w:hAnsi="Times New Roman" w:cs="Times New Roman"/>
          <w:sz w:val="28"/>
          <w:szCs w:val="28"/>
        </w:rPr>
        <w:t xml:space="preserve"> </w:t>
      </w:r>
      <w:r w:rsidRPr="005533BD">
        <w:rPr>
          <w:rFonts w:ascii="Times New Roman" w:hAnsi="Times New Roman" w:cs="Times New Roman"/>
          <w:b/>
          <w:bCs/>
          <w:sz w:val="28"/>
          <w:szCs w:val="28"/>
        </w:rPr>
        <w:t xml:space="preserve">конфликт интересов - </w:t>
      </w:r>
      <w:r w:rsidRPr="005533BD">
        <w:rPr>
          <w:rFonts w:ascii="Times New Roman" w:hAnsi="Times New Roman" w:cs="Times New Roman"/>
          <w:bCs/>
          <w:sz w:val="28"/>
          <w:szCs w:val="28"/>
        </w:rPr>
        <w:t>ситуация, при которой личная заинтересованность сотрудника может повлиять на процесс принятия решения и, таким образом, принести ущерб интересам Компании и/или клиента;</w:t>
      </w:r>
      <w:r w:rsidR="005F710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B39CD">
        <w:rPr>
          <w:rFonts w:ascii="Times New Roman" w:hAnsi="Times New Roman" w:cs="Times New Roman"/>
          <w:bCs/>
          <w:sz w:val="28"/>
          <w:szCs w:val="28"/>
        </w:rPr>
        <w:t xml:space="preserve">В ходе проверки </w:t>
      </w:r>
      <w:r w:rsidR="005F710E">
        <w:rPr>
          <w:rFonts w:ascii="Times New Roman" w:hAnsi="Times New Roman" w:cs="Times New Roman"/>
          <w:bCs/>
          <w:sz w:val="28"/>
          <w:szCs w:val="28"/>
        </w:rPr>
        <w:t>имеется</w:t>
      </w:r>
      <w:r w:rsidR="00BB39C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058C2">
        <w:rPr>
          <w:rFonts w:ascii="Times New Roman" w:hAnsi="Times New Roman" w:cs="Times New Roman"/>
          <w:bCs/>
          <w:sz w:val="28"/>
          <w:szCs w:val="28"/>
        </w:rPr>
        <w:t>информация,</w:t>
      </w:r>
      <w:r w:rsidR="00BB39CD">
        <w:rPr>
          <w:rFonts w:ascii="Times New Roman" w:hAnsi="Times New Roman" w:cs="Times New Roman"/>
          <w:bCs/>
          <w:sz w:val="28"/>
          <w:szCs w:val="28"/>
        </w:rPr>
        <w:t xml:space="preserve"> что</w:t>
      </w:r>
      <w:r w:rsidR="00C058C2">
        <w:rPr>
          <w:rFonts w:ascii="Times New Roman" w:hAnsi="Times New Roman" w:cs="Times New Roman"/>
          <w:bCs/>
          <w:sz w:val="28"/>
          <w:szCs w:val="28"/>
        </w:rPr>
        <w:t xml:space="preserve"> старший смены контакт центра</w:t>
      </w:r>
      <w:r w:rsidR="005F71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5F710E">
        <w:rPr>
          <w:rFonts w:ascii="Times New Roman" w:hAnsi="Times New Roman" w:cs="Times New Roman"/>
          <w:bCs/>
          <w:sz w:val="28"/>
          <w:szCs w:val="28"/>
        </w:rPr>
        <w:t>Куанышев</w:t>
      </w:r>
      <w:proofErr w:type="spellEnd"/>
      <w:r w:rsidR="005F710E">
        <w:rPr>
          <w:rFonts w:ascii="Times New Roman" w:hAnsi="Times New Roman" w:cs="Times New Roman"/>
          <w:bCs/>
          <w:sz w:val="28"/>
          <w:szCs w:val="28"/>
        </w:rPr>
        <w:t xml:space="preserve"> Б.Р.,</w:t>
      </w:r>
      <w:r w:rsidR="00BB39C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BB39CD">
        <w:rPr>
          <w:rFonts w:ascii="Times New Roman" w:hAnsi="Times New Roman" w:cs="Times New Roman"/>
          <w:bCs/>
          <w:sz w:val="28"/>
          <w:szCs w:val="28"/>
        </w:rPr>
        <w:t>является братом</w:t>
      </w:r>
      <w:proofErr w:type="gramEnd"/>
      <w:r w:rsidR="00BB39CD">
        <w:rPr>
          <w:rFonts w:ascii="Times New Roman" w:hAnsi="Times New Roman" w:cs="Times New Roman"/>
          <w:bCs/>
          <w:sz w:val="28"/>
          <w:szCs w:val="28"/>
        </w:rPr>
        <w:t xml:space="preserve"> мужа </w:t>
      </w:r>
      <w:proofErr w:type="spellStart"/>
      <w:r w:rsidR="00BB39CD">
        <w:rPr>
          <w:rFonts w:ascii="Times New Roman" w:hAnsi="Times New Roman" w:cs="Times New Roman"/>
          <w:bCs/>
          <w:sz w:val="28"/>
          <w:szCs w:val="28"/>
        </w:rPr>
        <w:t>Нурхановой</w:t>
      </w:r>
      <w:proofErr w:type="spellEnd"/>
      <w:r w:rsidR="00BB39CD">
        <w:rPr>
          <w:rFonts w:ascii="Times New Roman" w:hAnsi="Times New Roman" w:cs="Times New Roman"/>
          <w:bCs/>
          <w:sz w:val="28"/>
          <w:szCs w:val="28"/>
        </w:rPr>
        <w:t xml:space="preserve"> А, в </w:t>
      </w:r>
      <w:r w:rsidR="002014EC">
        <w:rPr>
          <w:rFonts w:ascii="Times New Roman" w:hAnsi="Times New Roman" w:cs="Times New Roman"/>
          <w:bCs/>
          <w:sz w:val="28"/>
          <w:szCs w:val="28"/>
        </w:rPr>
        <w:t>связи,</w:t>
      </w:r>
      <w:r w:rsidR="00BB39CD">
        <w:rPr>
          <w:rFonts w:ascii="Times New Roman" w:hAnsi="Times New Roman" w:cs="Times New Roman"/>
          <w:bCs/>
          <w:sz w:val="28"/>
          <w:szCs w:val="28"/>
        </w:rPr>
        <w:t xml:space="preserve"> с чем может быть </w:t>
      </w:r>
      <w:r w:rsidR="00C058C2">
        <w:rPr>
          <w:rFonts w:ascii="Times New Roman" w:hAnsi="Times New Roman" w:cs="Times New Roman"/>
          <w:bCs/>
          <w:sz w:val="28"/>
          <w:szCs w:val="28"/>
        </w:rPr>
        <w:t xml:space="preserve">так же </w:t>
      </w:r>
      <w:r w:rsidR="00BB39CD">
        <w:rPr>
          <w:rFonts w:ascii="Times New Roman" w:hAnsi="Times New Roman" w:cs="Times New Roman"/>
          <w:bCs/>
          <w:sz w:val="28"/>
          <w:szCs w:val="28"/>
        </w:rPr>
        <w:t>конфликт интересов.</w:t>
      </w:r>
    </w:p>
    <w:p w:rsidR="00D6033D" w:rsidRPr="00D6033D" w:rsidRDefault="00D6033D">
      <w:pPr>
        <w:tabs>
          <w:tab w:val="left" w:pos="993"/>
        </w:tabs>
        <w:autoSpaceDE w:val="0"/>
        <w:autoSpaceDN w:val="0"/>
        <w:adjustRightInd w:val="0"/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33BD">
        <w:rPr>
          <w:rFonts w:ascii="Times New Roman" w:hAnsi="Times New Roman" w:cs="Times New Roman"/>
          <w:b/>
          <w:sz w:val="28"/>
          <w:szCs w:val="28"/>
        </w:rPr>
        <w:t>коррупционно</w:t>
      </w:r>
      <w:proofErr w:type="spellEnd"/>
      <w:r w:rsidRPr="005533BD">
        <w:rPr>
          <w:rFonts w:ascii="Times New Roman" w:hAnsi="Times New Roman" w:cs="Times New Roman"/>
          <w:b/>
          <w:sz w:val="28"/>
          <w:szCs w:val="28"/>
        </w:rPr>
        <w:t>-опасное поведение</w:t>
      </w:r>
      <w:r w:rsidRPr="005533BD">
        <w:rPr>
          <w:rFonts w:ascii="Times New Roman" w:hAnsi="Times New Roman" w:cs="Times New Roman"/>
          <w:sz w:val="28"/>
          <w:szCs w:val="28"/>
        </w:rPr>
        <w:t xml:space="preserve"> – поведение, которое может воспринима</w:t>
      </w:r>
      <w:r w:rsidR="00C058C2">
        <w:rPr>
          <w:rFonts w:ascii="Times New Roman" w:hAnsi="Times New Roman" w:cs="Times New Roman"/>
          <w:sz w:val="28"/>
          <w:szCs w:val="28"/>
        </w:rPr>
        <w:t>ться окружающими, как обещание и</w:t>
      </w:r>
      <w:r w:rsidRPr="005533BD">
        <w:rPr>
          <w:rFonts w:ascii="Times New Roman" w:hAnsi="Times New Roman" w:cs="Times New Roman"/>
          <w:sz w:val="28"/>
          <w:szCs w:val="28"/>
        </w:rPr>
        <w:t>ли предложение дачи взятки, как согласие принять взятку или как просьба о даче взятки либо как возможность совершить иное коррупционное правонарушение.</w:t>
      </w:r>
    </w:p>
    <w:p w:rsidR="00D6033D" w:rsidRPr="005533BD" w:rsidRDefault="00D6033D" w:rsidP="00D6033D">
      <w:pPr>
        <w:tabs>
          <w:tab w:val="left" w:pos="993"/>
        </w:tabs>
        <w:autoSpaceDE w:val="0"/>
        <w:autoSpaceDN w:val="0"/>
        <w:adjustRightInd w:val="0"/>
        <w:spacing w:after="0" w:line="0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533BD">
        <w:rPr>
          <w:rFonts w:ascii="Times New Roman" w:hAnsi="Times New Roman" w:cs="Times New Roman"/>
          <w:sz w:val="28"/>
          <w:szCs w:val="28"/>
          <w:lang w:val="kk-KZ"/>
        </w:rPr>
        <w:t>Пункт 2</w:t>
      </w:r>
      <w:r w:rsidRPr="005533BD">
        <w:rPr>
          <w:rFonts w:ascii="Times New Roman" w:hAnsi="Times New Roman" w:cs="Times New Roman"/>
          <w:sz w:val="28"/>
          <w:szCs w:val="28"/>
        </w:rPr>
        <w:t>.</w:t>
      </w:r>
      <w:r w:rsidRPr="005533BD">
        <w:rPr>
          <w:sz w:val="28"/>
          <w:szCs w:val="28"/>
          <w:lang w:val="kk-KZ"/>
        </w:rPr>
        <w:t xml:space="preserve"> </w:t>
      </w:r>
      <w:r w:rsidRPr="005533BD">
        <w:rPr>
          <w:rFonts w:ascii="Times New Roman" w:hAnsi="Times New Roman" w:cs="Times New Roman"/>
          <w:b/>
          <w:sz w:val="28"/>
          <w:szCs w:val="28"/>
        </w:rPr>
        <w:t xml:space="preserve">Основные принципы корпоративного поведения и деловой этики. </w:t>
      </w:r>
      <w:proofErr w:type="spellStart"/>
      <w:r w:rsidRPr="005533BD">
        <w:rPr>
          <w:rFonts w:ascii="Times New Roman" w:hAnsi="Times New Roman" w:cs="Times New Roman"/>
          <w:b/>
          <w:sz w:val="28"/>
          <w:szCs w:val="28"/>
        </w:rPr>
        <w:t>п</w:t>
      </w:r>
      <w:proofErr w:type="gramStart"/>
      <w:r w:rsidRPr="005533BD">
        <w:rPr>
          <w:rFonts w:ascii="Times New Roman" w:hAnsi="Times New Roman" w:cs="Times New Roman"/>
          <w:b/>
          <w:sz w:val="28"/>
          <w:szCs w:val="28"/>
        </w:rPr>
        <w:t>.п</w:t>
      </w:r>
      <w:proofErr w:type="spellEnd"/>
      <w:proofErr w:type="gramEnd"/>
      <w:r w:rsidRPr="005533BD">
        <w:rPr>
          <w:rFonts w:ascii="Times New Roman" w:hAnsi="Times New Roman" w:cs="Times New Roman"/>
          <w:b/>
          <w:sz w:val="28"/>
          <w:szCs w:val="28"/>
        </w:rPr>
        <w:t xml:space="preserve"> 7 </w:t>
      </w:r>
      <w:r w:rsidRPr="005533BD">
        <w:rPr>
          <w:rFonts w:ascii="Times New Roman" w:hAnsi="Times New Roman" w:cs="Times New Roman"/>
          <w:bCs/>
          <w:sz w:val="28"/>
          <w:szCs w:val="28"/>
        </w:rPr>
        <w:t>Соблюдения общепринятых стандартов деловой этики при осуществлении каждодневной деятельности Компании. С</w:t>
      </w:r>
      <w:r w:rsidRPr="005533BD">
        <w:rPr>
          <w:rFonts w:ascii="Times New Roman" w:hAnsi="Times New Roman" w:cs="Times New Roman"/>
          <w:sz w:val="28"/>
          <w:szCs w:val="28"/>
        </w:rPr>
        <w:t xml:space="preserve">отрудники Компании, независимо от занимаемой должности, характера работы и положения, обязаны соблюдать нормы деловой этики при выполнении свои задач и обязанностей. Сотрудники Компании обязаны корректно вести себя </w:t>
      </w:r>
      <w:r w:rsidRPr="005533BD">
        <w:rPr>
          <w:rFonts w:ascii="Times New Roman" w:eastAsia="Times New Roman" w:hAnsi="Times New Roman" w:cs="Times New Roman"/>
          <w:sz w:val="28"/>
          <w:szCs w:val="28"/>
        </w:rPr>
        <w:t xml:space="preserve">по отношению к своим коллегам, партнерам, клиентам, уважать их личную целостность и частную жизнь, действовать открыто, честно, порядочно и с уважением друг к другу, взаимодействовать при решении каких-либо вопросов, а также </w:t>
      </w:r>
      <w:r w:rsidRPr="005533BD">
        <w:rPr>
          <w:rFonts w:ascii="Times New Roman" w:hAnsi="Times New Roman" w:cs="Times New Roman"/>
          <w:sz w:val="28"/>
          <w:szCs w:val="28"/>
        </w:rPr>
        <w:t>стремиться к укреплению деловой репутации Компании.</w:t>
      </w:r>
    </w:p>
    <w:p w:rsidR="00D6033D" w:rsidRPr="005533BD" w:rsidRDefault="00D6033D" w:rsidP="00D6033D">
      <w:pPr>
        <w:pStyle w:val="a3"/>
        <w:numPr>
          <w:ilvl w:val="0"/>
          <w:numId w:val="4"/>
        </w:numPr>
        <w:tabs>
          <w:tab w:val="left" w:pos="993"/>
        </w:tabs>
        <w:autoSpaceDE w:val="0"/>
        <w:autoSpaceDN w:val="0"/>
        <w:adjustRightInd w:val="0"/>
        <w:spacing w:after="0" w:line="0" w:lineRule="atLeast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6033D">
        <w:rPr>
          <w:rFonts w:ascii="Times New Roman" w:hAnsi="Times New Roman" w:cs="Times New Roman"/>
          <w:sz w:val="28"/>
          <w:szCs w:val="28"/>
        </w:rPr>
        <w:t>п</w:t>
      </w:r>
      <w:proofErr w:type="gramStart"/>
      <w:r w:rsidRPr="00D6033D">
        <w:rPr>
          <w:rFonts w:ascii="Times New Roman" w:hAnsi="Times New Roman" w:cs="Times New Roman"/>
          <w:sz w:val="28"/>
          <w:szCs w:val="28"/>
        </w:rPr>
        <w:t>.п</w:t>
      </w:r>
      <w:proofErr w:type="spellEnd"/>
      <w:proofErr w:type="gramEnd"/>
      <w:r w:rsidRPr="00D6033D">
        <w:rPr>
          <w:rFonts w:ascii="Times New Roman" w:hAnsi="Times New Roman" w:cs="Times New Roman"/>
          <w:sz w:val="28"/>
          <w:szCs w:val="28"/>
        </w:rPr>
        <w:t xml:space="preserve"> 1</w:t>
      </w:r>
      <w:r w:rsidRPr="005533BD">
        <w:rPr>
          <w:sz w:val="28"/>
          <w:szCs w:val="28"/>
        </w:rPr>
        <w:t xml:space="preserve"> </w:t>
      </w:r>
      <w:r w:rsidRPr="005533BD">
        <w:rPr>
          <w:rFonts w:ascii="Times New Roman" w:hAnsi="Times New Roman" w:cs="Times New Roman"/>
          <w:sz w:val="28"/>
          <w:szCs w:val="28"/>
        </w:rPr>
        <w:t>Информационной открытости. Компания</w:t>
      </w:r>
      <w:r w:rsidRPr="005533BD">
        <w:rPr>
          <w:rFonts w:ascii="Times New Roman" w:hAnsi="Times New Roman" w:cs="Times New Roman"/>
          <w:bCs/>
          <w:sz w:val="28"/>
          <w:szCs w:val="28"/>
        </w:rPr>
        <w:t xml:space="preserve"> осуществляет раскрытие информации о своем правовом статусе, а также деятельности в секторе микрофинансирования в соответствии с действующим законодательством. Компания стремится быть открытым в коммуникациях и предоставляет сотрудникам, клиентам, партнерам и инвесторам полную и сбалансированную информацию о своей деятельности. Общество защищает конфиденциальную информацию о клиентах, иную охраняемую </w:t>
      </w:r>
      <w:proofErr w:type="gramStart"/>
      <w:r w:rsidRPr="005533BD">
        <w:rPr>
          <w:rFonts w:ascii="Times New Roman" w:hAnsi="Times New Roman" w:cs="Times New Roman"/>
          <w:bCs/>
          <w:sz w:val="28"/>
          <w:szCs w:val="28"/>
        </w:rPr>
        <w:t>законном</w:t>
      </w:r>
      <w:proofErr w:type="gramEnd"/>
      <w:r w:rsidRPr="005533BD">
        <w:rPr>
          <w:rFonts w:ascii="Times New Roman" w:hAnsi="Times New Roman" w:cs="Times New Roman"/>
          <w:bCs/>
          <w:sz w:val="28"/>
          <w:szCs w:val="28"/>
        </w:rPr>
        <w:t xml:space="preserve"> информацию, а также сведения, способные оказать влияние на конкурентное преимущество.</w:t>
      </w:r>
    </w:p>
    <w:p w:rsidR="00D6033D" w:rsidRPr="005533BD" w:rsidRDefault="00D6033D" w:rsidP="00D6033D">
      <w:pPr>
        <w:pStyle w:val="a3"/>
        <w:tabs>
          <w:tab w:val="left" w:pos="0"/>
          <w:tab w:val="left" w:pos="993"/>
        </w:tabs>
        <w:spacing w:after="0" w:line="0" w:lineRule="atLeast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b/>
          <w:sz w:val="28"/>
          <w:szCs w:val="28"/>
        </w:rPr>
        <w:t>Пункт 4 Особенности поведения руководителей и должностных лиц.</w:t>
      </w:r>
      <w:r w:rsidRPr="005533BD">
        <w:rPr>
          <w:rFonts w:ascii="Times New Roman" w:eastAsia="Times New Roman" w:hAnsi="Times New Roman" w:cs="Times New Roman"/>
          <w:sz w:val="28"/>
          <w:szCs w:val="28"/>
        </w:rPr>
        <w:t xml:space="preserve"> Руководитель в трудовом коллективе должен стремиться соблюдать следующие правила профессиональной этики: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справедливо и рационально распределять должностные обязанности в интересах результативности работы Компании и обеспечения работоспособности коллектива;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проявлять высокую требовательность, принципиальность в сочетании с уважением личного достоинства каждого подчиненного и заботой о нем;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пресекать в коллективе негативные неформальные отношения (интриги, слухи, сплетни, проявления нечестности и непорядочности), предотвращать возникновение конфликтов между сотрудниками;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своевременно рассматривать факты нарушения должностной инструкции, норм и принципов профессиональной этики, принимая по ним объективные решения;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lastRenderedPageBreak/>
        <w:t>поощрять работу подчиненных объективно, беспристрастно и справедливо, основываясь на оценке трудового вклада каждого в общий результат организации;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мотивировать сотрудников на хорошую работу, добросовестное исполнение своих обязанностей, используя предусмотренные трудовым Кодексом РК виды поощрений за труд;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обращаться к подчиненным и коллегами уважительно;</w:t>
      </w:r>
    </w:p>
    <w:p w:rsidR="00D6033D" w:rsidRPr="005533BD" w:rsidRDefault="00D6033D" w:rsidP="00D6033D">
      <w:pPr>
        <w:pStyle w:val="a3"/>
        <w:numPr>
          <w:ilvl w:val="0"/>
          <w:numId w:val="6"/>
        </w:numPr>
        <w:tabs>
          <w:tab w:val="left" w:pos="0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создавать личным примером хороший моральный климат в коллективе.</w:t>
      </w:r>
    </w:p>
    <w:p w:rsidR="00D6033D" w:rsidRPr="005533BD" w:rsidRDefault="00D6033D" w:rsidP="00D6033D">
      <w:pPr>
        <w:pStyle w:val="a3"/>
        <w:tabs>
          <w:tab w:val="left" w:pos="567"/>
        </w:tabs>
        <w:spacing w:after="0" w:line="0" w:lineRule="atLeast"/>
        <w:ind w:left="108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b/>
          <w:sz w:val="28"/>
          <w:szCs w:val="28"/>
        </w:rPr>
        <w:t>Пункт 8 Противодействие коррупции.</w:t>
      </w:r>
    </w:p>
    <w:p w:rsidR="00D6033D" w:rsidRPr="005533BD" w:rsidRDefault="00D6033D" w:rsidP="00D6033D">
      <w:pPr>
        <w:pStyle w:val="a3"/>
        <w:numPr>
          <w:ilvl w:val="0"/>
          <w:numId w:val="5"/>
        </w:numPr>
        <w:tabs>
          <w:tab w:val="left" w:pos="567"/>
          <w:tab w:val="left" w:pos="851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В целях противодействия коррупции сотрудникам, руководителям и должностным лицам Компании рекомендуется:</w:t>
      </w:r>
    </w:p>
    <w:p w:rsidR="00D6033D" w:rsidRPr="005533BD" w:rsidRDefault="00D6033D" w:rsidP="00D6033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 xml:space="preserve">проявлять при исполнении должностных обязанностей добросовестность, объективность, честность, беспристрастность, не допускать </w:t>
      </w:r>
      <w:proofErr w:type="spellStart"/>
      <w:r w:rsidRPr="005533BD">
        <w:rPr>
          <w:rFonts w:ascii="Times New Roman" w:eastAsia="Times New Roman" w:hAnsi="Times New Roman" w:cs="Times New Roman"/>
          <w:sz w:val="28"/>
          <w:szCs w:val="28"/>
        </w:rPr>
        <w:t>коррупционно</w:t>
      </w:r>
      <w:proofErr w:type="spellEnd"/>
      <w:r w:rsidRPr="005533BD">
        <w:rPr>
          <w:rFonts w:ascii="Times New Roman" w:eastAsia="Times New Roman" w:hAnsi="Times New Roman" w:cs="Times New Roman"/>
          <w:sz w:val="28"/>
          <w:szCs w:val="28"/>
        </w:rPr>
        <w:t>-опасного поведения;</w:t>
      </w:r>
    </w:p>
    <w:p w:rsidR="00D6033D" w:rsidRPr="005533BD" w:rsidRDefault="00D6033D" w:rsidP="00D6033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противодействовать коррупционным проявлениям и предпринимать меры по профилактике коррупции в порядке, установленном действующим законодательством;</w:t>
      </w:r>
    </w:p>
    <w:p w:rsidR="00D6033D" w:rsidRPr="005533BD" w:rsidRDefault="00D6033D" w:rsidP="00D6033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уведомлять должностных лиц Компании и/или непосредственного руководителя, органы прокуратуры, правоохранительные органы обо всех случаях обращения к сотруднику каких-либо лиц в целях склонения к совершению коррупционных правонарушений;</w:t>
      </w:r>
    </w:p>
    <w:p w:rsidR="00D6033D" w:rsidRPr="005533BD" w:rsidRDefault="00D6033D" w:rsidP="00D6033D">
      <w:pPr>
        <w:pStyle w:val="a3"/>
        <w:numPr>
          <w:ilvl w:val="0"/>
          <w:numId w:val="7"/>
        </w:numPr>
        <w:tabs>
          <w:tab w:val="left" w:pos="567"/>
          <w:tab w:val="left" w:pos="851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принимать меры по недопущению возможности возникновения конфликта интересов и урегулированию возникших случаев конфликта интересов, не допускать при исполнении должностных обязанностей личную заинтересованность, которая приводит или может привести к конфликту интересов, уведомлять своего непосредственного руководителя о возникшем конфликте интересов или о возможности его возникновения, как только ему станет об этом известно.</w:t>
      </w:r>
    </w:p>
    <w:p w:rsidR="00D6033D" w:rsidRPr="005533BD" w:rsidRDefault="00D6033D" w:rsidP="00D6033D">
      <w:pPr>
        <w:pStyle w:val="a3"/>
        <w:numPr>
          <w:ilvl w:val="0"/>
          <w:numId w:val="5"/>
        </w:numPr>
        <w:tabs>
          <w:tab w:val="left" w:pos="567"/>
          <w:tab w:val="left" w:pos="851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33BD">
        <w:rPr>
          <w:rFonts w:ascii="Times New Roman" w:eastAsia="Times New Roman" w:hAnsi="Times New Roman" w:cs="Times New Roman"/>
          <w:sz w:val="28"/>
          <w:szCs w:val="28"/>
        </w:rPr>
        <w:t>Сотрудники Компании не вправе злоупотреблять должностными полномочиями, склонять кого-либо к правонарушениям, имеющим коррупционную направленность.</w:t>
      </w:r>
    </w:p>
    <w:p w:rsidR="00980327" w:rsidRPr="005533BD" w:rsidRDefault="00D6033D" w:rsidP="005533BD">
      <w:pPr>
        <w:pStyle w:val="a3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3BD">
        <w:rPr>
          <w:rFonts w:ascii="Times New Roman" w:hAnsi="Times New Roman" w:cs="Times New Roman"/>
          <w:b/>
          <w:sz w:val="28"/>
          <w:szCs w:val="28"/>
        </w:rPr>
        <w:t xml:space="preserve">Пункт 9 Ответственность за нарушение Кодекса. </w:t>
      </w:r>
      <w:r w:rsidRPr="005533BD">
        <w:rPr>
          <w:rFonts w:ascii="Times New Roman" w:hAnsi="Times New Roman" w:cs="Times New Roman"/>
          <w:sz w:val="28"/>
          <w:szCs w:val="28"/>
        </w:rPr>
        <w:t>При наличии правовых оснований к сотрудникам, которые не выполняют своих обязанностей по соблюдению положений настоящего Кодекса, могут быть применены дисциплинарные меры в порядке, предусмотренном трудовым законодательством РК.</w:t>
      </w:r>
    </w:p>
    <w:p w:rsidR="004B3137" w:rsidRPr="005533BD" w:rsidRDefault="004B3137" w:rsidP="004B3137">
      <w:pPr>
        <w:pStyle w:val="ad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Корру</w:t>
      </w:r>
      <w:r w:rsidRPr="005533BD">
        <w:rPr>
          <w:rFonts w:ascii="Times New Roman" w:hAnsi="Times New Roman" w:cs="Times New Roman"/>
          <w:b/>
          <w:sz w:val="28"/>
          <w:szCs w:val="28"/>
        </w:rPr>
        <w:t>ционными</w:t>
      </w:r>
      <w:proofErr w:type="spellEnd"/>
      <w:r w:rsidRPr="005533BD">
        <w:rPr>
          <w:rFonts w:ascii="Times New Roman" w:hAnsi="Times New Roman" w:cs="Times New Roman"/>
          <w:b/>
          <w:sz w:val="28"/>
          <w:szCs w:val="28"/>
        </w:rPr>
        <w:t xml:space="preserve"> правонарушениями считаются;</w:t>
      </w:r>
    </w:p>
    <w:p w:rsidR="004B3137" w:rsidRPr="005533BD" w:rsidRDefault="004B3137" w:rsidP="004B3137">
      <w:pPr>
        <w:pStyle w:val="ad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3BD">
        <w:rPr>
          <w:rFonts w:ascii="Times New Roman" w:hAnsi="Times New Roman" w:cs="Times New Roman"/>
          <w:sz w:val="28"/>
          <w:szCs w:val="28"/>
        </w:rPr>
        <w:t>дача либо получение взятки</w:t>
      </w:r>
    </w:p>
    <w:p w:rsidR="004B3137" w:rsidRPr="005533BD" w:rsidRDefault="004B3137" w:rsidP="004B3137">
      <w:pPr>
        <w:pStyle w:val="ad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3BD">
        <w:rPr>
          <w:rFonts w:ascii="Times New Roman" w:hAnsi="Times New Roman" w:cs="Times New Roman"/>
          <w:sz w:val="28"/>
          <w:szCs w:val="28"/>
        </w:rPr>
        <w:t xml:space="preserve">коммерческий подкуп либо иное незаконное использование работниками Компании своего служебного положения вопреки законным интересам Компании и Учредителей в целях получения выгоды в виде денег, ценностей, подарков и иного имущества или услуг имущественного, физического или морального характера. </w:t>
      </w:r>
    </w:p>
    <w:p w:rsidR="004B3137" w:rsidRPr="005533BD" w:rsidRDefault="004B3137" w:rsidP="004B3137">
      <w:pPr>
        <w:pStyle w:val="ad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3BD">
        <w:rPr>
          <w:rFonts w:ascii="Times New Roman" w:hAnsi="Times New Roman" w:cs="Times New Roman"/>
          <w:sz w:val="28"/>
          <w:szCs w:val="28"/>
        </w:rPr>
        <w:t>получение иных имущественных прав и выгоды для себя или третьих лиц</w:t>
      </w:r>
    </w:p>
    <w:p w:rsidR="004B3137" w:rsidRPr="005533BD" w:rsidRDefault="004B3137" w:rsidP="004B3137">
      <w:pPr>
        <w:pStyle w:val="ad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3BD">
        <w:rPr>
          <w:rFonts w:ascii="Times New Roman" w:hAnsi="Times New Roman" w:cs="Times New Roman"/>
          <w:sz w:val="28"/>
          <w:szCs w:val="28"/>
        </w:rPr>
        <w:lastRenderedPageBreak/>
        <w:t xml:space="preserve">получения иных имущественных благ и имуществ, </w:t>
      </w:r>
      <w:proofErr w:type="gramStart"/>
      <w:r w:rsidRPr="005533BD">
        <w:rPr>
          <w:rFonts w:ascii="Times New Roman" w:hAnsi="Times New Roman" w:cs="Times New Roman"/>
          <w:sz w:val="28"/>
          <w:szCs w:val="28"/>
        </w:rPr>
        <w:t>предусмотренными</w:t>
      </w:r>
      <w:proofErr w:type="gramEnd"/>
      <w:r w:rsidRPr="005533BD">
        <w:rPr>
          <w:rFonts w:ascii="Times New Roman" w:hAnsi="Times New Roman" w:cs="Times New Roman"/>
          <w:sz w:val="28"/>
          <w:szCs w:val="28"/>
        </w:rPr>
        <w:t xml:space="preserve"> законодательством РК о коррупции и применяемых по аналогии в рамках настоящей процедуры. </w:t>
      </w:r>
    </w:p>
    <w:p w:rsidR="004B3137" w:rsidRPr="005533BD" w:rsidRDefault="004B3137" w:rsidP="005533BD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5533BD">
        <w:rPr>
          <w:rFonts w:ascii="Times New Roman" w:hAnsi="Times New Roman" w:cs="Times New Roman"/>
          <w:sz w:val="28"/>
          <w:szCs w:val="28"/>
        </w:rPr>
        <w:t>Функционирование системы противодействия мошенничеству и коррупции ориентировано в первую очередь на следующие наиболее  уязвимые направления деятельности и минимизация рисков;</w:t>
      </w:r>
    </w:p>
    <w:p w:rsidR="00915FA9" w:rsidRPr="00915FA9" w:rsidRDefault="00980327" w:rsidP="00980327">
      <w:pPr>
        <w:tabs>
          <w:tab w:val="left" w:pos="283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915FA9" w:rsidRPr="00915FA9">
        <w:rPr>
          <w:rFonts w:ascii="Times New Roman" w:hAnsi="Times New Roman" w:cs="Times New Roman"/>
          <w:sz w:val="28"/>
          <w:szCs w:val="28"/>
        </w:rPr>
        <w:t>Согласно, требований п.2, ст. 22 Трудового кодекса Республики Казахстан от 23 ноября 2015 года № 414-V, работник обязан: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- выполнять трудовые обязанности в соответствии с соглашениями, трудовым, коллективным договорами, актами работодателя;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- соблюдать трудовую дисциплину;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- соблюдать требования по безопасности и охране труда, пожарной безопасности, промышленной безопасности и производственной санитарии на рабочем месте;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- бережно относиться к имуществу работодателя и работников;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- сообщать работодателю о возникшей ситуации, представляющей угрозу жизни и здоровью людей, сохранности имущества работодателя и работников, а также о возникновении простоя;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- не разглашать сведений, составляющих государственные секреты, служебную, коммерческую или иную охраняемую законом тайну, ставших ему известными в связи с выполнением трудовых обязанностей;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- возмещать работодателю причиненный уще</w:t>
      </w:r>
      <w:proofErr w:type="gramStart"/>
      <w:r w:rsidRPr="00915FA9">
        <w:rPr>
          <w:rFonts w:ascii="Times New Roman" w:hAnsi="Times New Roman" w:cs="Times New Roman"/>
          <w:sz w:val="28"/>
          <w:szCs w:val="28"/>
        </w:rPr>
        <w:t>рб в пр</w:t>
      </w:r>
      <w:proofErr w:type="gramEnd"/>
      <w:r w:rsidRPr="00915FA9">
        <w:rPr>
          <w:rFonts w:ascii="Times New Roman" w:hAnsi="Times New Roman" w:cs="Times New Roman"/>
          <w:sz w:val="28"/>
          <w:szCs w:val="28"/>
        </w:rPr>
        <w:t>еделах, установленных настоящим Кодексом и иными законами Республики Казахстан.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 xml:space="preserve">        Работник имеет иные права и исполняет иные обязанности, предусмотренные Кодексом.</w:t>
      </w:r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 xml:space="preserve">          В соответствии с п.13, ст. 52 «Основания расторжения трудового договора по инициативе работодателя», Трудового кодекса Республики Казахстан является - совершения виновных действий или бездействия работника, обслуживающего денежные или товарные ценности, если эти действия или бездействие дают основания для утраты доверия к нему со стороны работодателя.</w:t>
      </w:r>
    </w:p>
    <w:p w:rsidR="00915FA9" w:rsidRPr="005533BD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15FA9">
        <w:rPr>
          <w:rFonts w:ascii="Times New Roman" w:hAnsi="Times New Roman" w:cs="Times New Roman"/>
          <w:sz w:val="28"/>
          <w:szCs w:val="28"/>
        </w:rPr>
        <w:t xml:space="preserve">Согласно, Нормативного постановления Верховного Суда Республики Казахстан от 6 октября 2017 года № 9, «О некоторых вопросах применения судами законодательства при разрешении трудовых споров» (с изменениями от 20.04.2018 г.) следует, что при рассмотрении спора в связи с совершением работником дисциплинарного проступка необходимо учитывать, что избрание вида дисциплинарного взыскания (замечание, выговор, строгий выговор, расторжение трудового договора) </w:t>
      </w:r>
      <w:r w:rsidRPr="005533BD">
        <w:rPr>
          <w:rFonts w:ascii="Times New Roman" w:hAnsi="Times New Roman" w:cs="Times New Roman"/>
          <w:b/>
          <w:sz w:val="28"/>
          <w:szCs w:val="28"/>
        </w:rPr>
        <w:t>является правом работодателя в зависимости от</w:t>
      </w:r>
      <w:proofErr w:type="gramEnd"/>
      <w:r w:rsidRPr="005533BD">
        <w:rPr>
          <w:rFonts w:ascii="Times New Roman" w:hAnsi="Times New Roman" w:cs="Times New Roman"/>
          <w:b/>
          <w:sz w:val="28"/>
          <w:szCs w:val="28"/>
        </w:rPr>
        <w:t xml:space="preserve"> совершенного работником дисциплинарного проступка и относится к компетенции работодателя, с которым работник состоит в трудовых отношениях.</w:t>
      </w:r>
    </w:p>
    <w:p w:rsidR="00915FA9" w:rsidRPr="00915FA9" w:rsidRDefault="00D51E2F" w:rsidP="005533BD">
      <w:pPr>
        <w:tabs>
          <w:tab w:val="left" w:pos="283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  <w:proofErr w:type="gramStart"/>
      <w:r w:rsidR="00915FA9" w:rsidRPr="00915FA9">
        <w:rPr>
          <w:rFonts w:ascii="Times New Roman" w:hAnsi="Times New Roman" w:cs="Times New Roman"/>
          <w:sz w:val="28"/>
          <w:szCs w:val="28"/>
        </w:rPr>
        <w:t>При определении вида дисциплинарного взыскания работодатель вправе применить расторжение трудового договора в случаях, предусмотренных подпунктами 13) пункта 1 статьи 52 Трудового кодекса.</w:t>
      </w:r>
      <w:proofErr w:type="gramEnd"/>
    </w:p>
    <w:p w:rsidR="00915FA9" w:rsidRP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15FA9">
        <w:rPr>
          <w:rFonts w:ascii="Times New Roman" w:hAnsi="Times New Roman" w:cs="Times New Roman"/>
          <w:sz w:val="28"/>
          <w:szCs w:val="28"/>
        </w:rPr>
        <w:t>Принимая решение о применении меры дисциплинарного взыскания  по подпункту 13) пункта 1 статьи 52 Трудового кодекса, необходимо учитывать, что по данному основанию могут быть уволены не только работники, непосредственно обслуживающие денежные или товарные ценности (прием, хранение, транспортировка, распределение и т.п.), но также и другие работники, которые в силу возложенных на них трудовых обязанностей имеют непосредственный доступ к денежным операциям</w:t>
      </w:r>
      <w:proofErr w:type="gramEnd"/>
      <w:r w:rsidRPr="00915FA9">
        <w:rPr>
          <w:rFonts w:ascii="Times New Roman" w:hAnsi="Times New Roman" w:cs="Times New Roman"/>
          <w:sz w:val="28"/>
          <w:szCs w:val="28"/>
        </w:rPr>
        <w:t xml:space="preserve"> совершившие виновные действия либо бездействия, которые дают основание для утраты доверия к ним.</w:t>
      </w:r>
    </w:p>
    <w:p w:rsidR="00915FA9" w:rsidRDefault="00915FA9" w:rsidP="00915FA9">
      <w:pPr>
        <w:tabs>
          <w:tab w:val="left" w:pos="2835"/>
        </w:tabs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5FA9">
        <w:rPr>
          <w:rFonts w:ascii="Times New Roman" w:hAnsi="Times New Roman" w:cs="Times New Roman"/>
          <w:sz w:val="28"/>
          <w:szCs w:val="28"/>
        </w:rPr>
        <w:t>К таким действиям, в частности, могут быть отнесены: получение оплаты за услуги без соответствующих документов, обмеривание, обвешивание, обсчет, нарушение правил продажи спиртных напитков или выдачи наркотических лекарственных средств, завышение цен, присвоение имущества или виновное допущение его недостачи и излишка, банковские операции, проведенные с нарушением установленного порядка.</w:t>
      </w:r>
    </w:p>
    <w:p w:rsidR="00CC5802" w:rsidRPr="003722F4" w:rsidRDefault="000742AE" w:rsidP="00CC5802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C5802">
        <w:rPr>
          <w:rFonts w:ascii="Times New Roman" w:hAnsi="Times New Roman" w:cs="Times New Roman"/>
          <w:sz w:val="28"/>
          <w:szCs w:val="28"/>
        </w:rPr>
        <w:t xml:space="preserve">огласно требований Кодекса профессиональной этики  (далее </w:t>
      </w:r>
      <w:proofErr w:type="gramStart"/>
      <w:r w:rsidR="00CC5802">
        <w:rPr>
          <w:rFonts w:ascii="Times New Roman" w:hAnsi="Times New Roman" w:cs="Times New Roman"/>
          <w:sz w:val="28"/>
          <w:szCs w:val="28"/>
        </w:rPr>
        <w:t>–К</w:t>
      </w:r>
      <w:proofErr w:type="gramEnd"/>
      <w:r w:rsidR="00CC5802">
        <w:rPr>
          <w:rFonts w:ascii="Times New Roman" w:hAnsi="Times New Roman" w:cs="Times New Roman"/>
          <w:sz w:val="28"/>
          <w:szCs w:val="28"/>
        </w:rPr>
        <w:t xml:space="preserve">одекс) обеспечивает соблюдение и уважение прав, чести и достоинства человека и гражданина </w:t>
      </w:r>
      <w:r w:rsidR="00CC5802" w:rsidRPr="00E52DEB">
        <w:rPr>
          <w:rFonts w:ascii="Times New Roman" w:hAnsi="Times New Roman" w:cs="Times New Roman"/>
          <w:sz w:val="28"/>
          <w:szCs w:val="28"/>
        </w:rPr>
        <w:t>независимо от происхождения, социального, должностного и имущественного положения, пола, расы, национальности, языка, отношения к религии, убеждений, места жительст</w:t>
      </w:r>
      <w:r w:rsidR="00CC5802">
        <w:rPr>
          <w:rFonts w:ascii="Times New Roman" w:hAnsi="Times New Roman" w:cs="Times New Roman"/>
          <w:sz w:val="28"/>
          <w:szCs w:val="28"/>
        </w:rPr>
        <w:t xml:space="preserve">ва или любых иных обстоятельств. </w:t>
      </w:r>
      <w:r w:rsidR="00CC5802" w:rsidRPr="003722F4">
        <w:rPr>
          <w:rFonts w:ascii="Times New Roman" w:hAnsi="Times New Roman" w:cs="Times New Roman"/>
          <w:b/>
          <w:sz w:val="28"/>
          <w:szCs w:val="28"/>
        </w:rPr>
        <w:t xml:space="preserve">Должностные лица и работники Компании должны соблюдать этические нормы деловых взаимоотношений, быть вежливыми и корректными, быть внимательными к чужому мнению, быть нетерпимыми к безразличию и грубости. </w:t>
      </w:r>
    </w:p>
    <w:p w:rsidR="00EB3195" w:rsidRPr="005533BD" w:rsidRDefault="006B236D" w:rsidP="005533BD">
      <w:pPr>
        <w:pStyle w:val="a3"/>
        <w:numPr>
          <w:ilvl w:val="0"/>
          <w:numId w:val="5"/>
        </w:numPr>
        <w:tabs>
          <w:tab w:val="left" w:pos="567"/>
          <w:tab w:val="left" w:pos="851"/>
          <w:tab w:val="left" w:pos="993"/>
        </w:tabs>
        <w:spacing w:after="0" w:line="0" w:lineRule="atLeast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14EC">
        <w:rPr>
          <w:rFonts w:ascii="Times New Roman" w:hAnsi="Times New Roman" w:cs="Times New Roman"/>
          <w:sz w:val="28"/>
          <w:szCs w:val="28"/>
        </w:rPr>
        <w:t xml:space="preserve">Факт </w:t>
      </w:r>
      <w:r w:rsidR="00C3340E" w:rsidRPr="002014EC">
        <w:rPr>
          <w:rFonts w:ascii="Times New Roman" w:hAnsi="Times New Roman" w:cs="Times New Roman"/>
          <w:sz w:val="28"/>
          <w:szCs w:val="28"/>
        </w:rPr>
        <w:t xml:space="preserve">незаконного требования денежных средств с подчиненных работников компании </w:t>
      </w:r>
      <w:r w:rsidR="00421AEC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руководителем клиентской поддержки Ивановым Е</w:t>
      </w:r>
      <w:r w:rsidR="00C3340E" w:rsidRPr="002014EC">
        <w:rPr>
          <w:rFonts w:ascii="Times New Roman" w:hAnsi="Times New Roman" w:cs="Times New Roman"/>
          <w:sz w:val="28"/>
          <w:szCs w:val="28"/>
        </w:rPr>
        <w:t xml:space="preserve">.Н., начальником контакт центра </w:t>
      </w:r>
      <w:proofErr w:type="spellStart"/>
      <w:r w:rsidR="00C3340E" w:rsidRPr="002014EC"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 w:rsidR="00C3340E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Ақнұр Газизқызы</w:t>
      </w:r>
      <w:r w:rsidR="00C3340E" w:rsidRPr="002014EC">
        <w:rPr>
          <w:rFonts w:ascii="Times New Roman" w:hAnsi="Times New Roman" w:cs="Times New Roman"/>
          <w:sz w:val="28"/>
          <w:szCs w:val="28"/>
        </w:rPr>
        <w:t xml:space="preserve">, старшим специалистом </w:t>
      </w:r>
      <w:proofErr w:type="spellStart"/>
      <w:r w:rsidR="00C3340E" w:rsidRPr="002014EC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="00C3340E" w:rsidRPr="002014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40E" w:rsidRPr="002014EC"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r w:rsidR="00C3340E" w:rsidRPr="002014EC">
        <w:rPr>
          <w:rFonts w:ascii="Times New Roman" w:hAnsi="Times New Roman" w:cs="Times New Roman"/>
          <w:sz w:val="28"/>
          <w:szCs w:val="28"/>
        </w:rPr>
        <w:t>, старшим специалиста контакт центра</w:t>
      </w:r>
      <w:proofErr w:type="gramStart"/>
      <w:r w:rsidR="00C3340E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С</w:t>
      </w:r>
      <w:proofErr w:type="gramEnd"/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әрсембек Шынғыса Ғазизұлы</w:t>
      </w:r>
      <w:r w:rsidR="00C3340E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61726A" w:rsidRPr="002014EC">
        <w:rPr>
          <w:rFonts w:ascii="Times New Roman" w:hAnsi="Times New Roman" w:cs="Times New Roman"/>
          <w:sz w:val="28"/>
          <w:szCs w:val="28"/>
        </w:rPr>
        <w:t>подтверждается</w:t>
      </w:r>
      <w:r w:rsidR="000D17F1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</w:rPr>
        <w:t>показаниями</w:t>
      </w:r>
      <w:r w:rsidR="00421AEC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</w:rPr>
        <w:t>работников компании, признательными показаниями</w:t>
      </w:r>
      <w:r w:rsidR="000742AE" w:rsidRPr="002014EC">
        <w:rPr>
          <w:rFonts w:ascii="Times New Roman" w:hAnsi="Times New Roman" w:cs="Times New Roman"/>
          <w:sz w:val="28"/>
          <w:szCs w:val="28"/>
        </w:rPr>
        <w:t xml:space="preserve">. </w:t>
      </w:r>
      <w:r w:rsidR="0061726A" w:rsidRPr="002014EC">
        <w:rPr>
          <w:rFonts w:ascii="Times New Roman" w:hAnsi="Times New Roman" w:cs="Times New Roman"/>
          <w:sz w:val="28"/>
          <w:szCs w:val="28"/>
        </w:rPr>
        <w:t>Т</w:t>
      </w:r>
      <w:r w:rsidR="009939A1" w:rsidRPr="002014EC">
        <w:rPr>
          <w:rFonts w:ascii="Times New Roman" w:hAnsi="Times New Roman" w:cs="Times New Roman"/>
          <w:sz w:val="28"/>
          <w:szCs w:val="28"/>
        </w:rPr>
        <w:t>аким образом</w:t>
      </w:r>
      <w:r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руководитель клиентской поддержки Иванов Е</w:t>
      </w:r>
      <w:r w:rsidR="00C3340E" w:rsidRPr="002014EC">
        <w:rPr>
          <w:rFonts w:ascii="Times New Roman" w:hAnsi="Times New Roman" w:cs="Times New Roman"/>
          <w:sz w:val="28"/>
          <w:szCs w:val="28"/>
        </w:rPr>
        <w:t xml:space="preserve">.Н., начальник контакт центра </w:t>
      </w:r>
      <w:proofErr w:type="spellStart"/>
      <w:r w:rsidR="00C3340E" w:rsidRPr="002014EC">
        <w:rPr>
          <w:rFonts w:ascii="Times New Roman" w:hAnsi="Times New Roman" w:cs="Times New Roman"/>
          <w:sz w:val="28"/>
          <w:szCs w:val="28"/>
        </w:rPr>
        <w:t>Нурханова</w:t>
      </w:r>
      <w:proofErr w:type="spellEnd"/>
      <w:r w:rsidR="00C3340E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Ақнұр Газизқызы</w:t>
      </w:r>
      <w:r w:rsidR="00C3340E" w:rsidRPr="002014EC">
        <w:rPr>
          <w:rFonts w:ascii="Times New Roman" w:hAnsi="Times New Roman" w:cs="Times New Roman"/>
          <w:sz w:val="28"/>
          <w:szCs w:val="28"/>
        </w:rPr>
        <w:t xml:space="preserve">, старший специалист </w:t>
      </w:r>
      <w:proofErr w:type="spellStart"/>
      <w:r w:rsidR="00C3340E" w:rsidRPr="002014EC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="00C3340E" w:rsidRPr="002014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40E" w:rsidRPr="002014EC"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r w:rsidR="00C3340E" w:rsidRPr="002014EC">
        <w:rPr>
          <w:rFonts w:ascii="Times New Roman" w:hAnsi="Times New Roman" w:cs="Times New Roman"/>
          <w:sz w:val="28"/>
          <w:szCs w:val="28"/>
        </w:rPr>
        <w:t>, старший специалист контакт центра</w:t>
      </w:r>
      <w:proofErr w:type="gramStart"/>
      <w:r w:rsidR="00C3340E" w:rsidRPr="002014EC">
        <w:rPr>
          <w:rFonts w:ascii="Times New Roman" w:hAnsi="Times New Roman" w:cs="Times New Roman"/>
          <w:sz w:val="28"/>
          <w:szCs w:val="28"/>
        </w:rPr>
        <w:t xml:space="preserve"> </w:t>
      </w:r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С</w:t>
      </w:r>
      <w:proofErr w:type="gramEnd"/>
      <w:r w:rsidR="00C3340E" w:rsidRPr="002014EC">
        <w:rPr>
          <w:rFonts w:ascii="Times New Roman" w:hAnsi="Times New Roman" w:cs="Times New Roman"/>
          <w:sz w:val="28"/>
          <w:szCs w:val="28"/>
          <w:lang w:val="kk-KZ"/>
        </w:rPr>
        <w:t>әрсембек Шынғыс Ғазизұлы</w:t>
      </w:r>
      <w:r w:rsidR="00421AEC" w:rsidRPr="002014EC">
        <w:rPr>
          <w:rFonts w:ascii="Times New Roman" w:hAnsi="Times New Roman" w:cs="Times New Roman"/>
          <w:sz w:val="28"/>
          <w:szCs w:val="28"/>
        </w:rPr>
        <w:t xml:space="preserve">., </w:t>
      </w:r>
      <w:r w:rsidRPr="002014EC">
        <w:rPr>
          <w:rFonts w:ascii="Times New Roman" w:hAnsi="Times New Roman" w:cs="Times New Roman"/>
          <w:sz w:val="28"/>
          <w:szCs w:val="28"/>
        </w:rPr>
        <w:t>допустил</w:t>
      </w:r>
      <w:r w:rsidR="00CC5802" w:rsidRPr="002014EC">
        <w:rPr>
          <w:rFonts w:ascii="Times New Roman" w:hAnsi="Times New Roman" w:cs="Times New Roman"/>
          <w:sz w:val="28"/>
          <w:szCs w:val="28"/>
        </w:rPr>
        <w:t>и</w:t>
      </w:r>
      <w:r w:rsidR="00C058C2" w:rsidRPr="002014EC">
        <w:rPr>
          <w:rFonts w:ascii="Times New Roman" w:hAnsi="Times New Roman" w:cs="Times New Roman"/>
          <w:sz w:val="28"/>
          <w:szCs w:val="28"/>
        </w:rPr>
        <w:t>,</w:t>
      </w:r>
      <w:r w:rsidR="00C058C2" w:rsidRPr="002014EC">
        <w:rPr>
          <w:rFonts w:ascii="Times New Roman" w:hAnsi="Times New Roman" w:cs="Times New Roman"/>
          <w:bCs/>
          <w:sz w:val="28"/>
          <w:szCs w:val="28"/>
        </w:rPr>
        <w:t xml:space="preserve"> нарушения процедуры по противодействию мошенничеству и коррупции,</w:t>
      </w:r>
      <w:r w:rsidRPr="002014EC">
        <w:rPr>
          <w:rFonts w:ascii="Times New Roman" w:hAnsi="Times New Roman" w:cs="Times New Roman"/>
          <w:sz w:val="28"/>
          <w:szCs w:val="28"/>
        </w:rPr>
        <w:t xml:space="preserve"> нарушения требований Кодекса </w:t>
      </w:r>
      <w:r w:rsidR="00CC5802" w:rsidRPr="002014EC">
        <w:rPr>
          <w:rFonts w:ascii="Times New Roman" w:hAnsi="Times New Roman" w:cs="Times New Roman"/>
          <w:sz w:val="28"/>
          <w:szCs w:val="28"/>
        </w:rPr>
        <w:t>профессиональной</w:t>
      </w:r>
      <w:r w:rsidRPr="002014EC">
        <w:rPr>
          <w:rFonts w:ascii="Times New Roman" w:hAnsi="Times New Roman" w:cs="Times New Roman"/>
          <w:sz w:val="28"/>
          <w:szCs w:val="28"/>
        </w:rPr>
        <w:t xml:space="preserve"> этики Компании,</w:t>
      </w:r>
      <w:r w:rsidR="00D73B42" w:rsidRPr="00D73B42">
        <w:t xml:space="preserve"> </w:t>
      </w:r>
      <w:r w:rsidR="00D73B42" w:rsidRPr="005533BD">
        <w:rPr>
          <w:rFonts w:ascii="Times New Roman" w:hAnsi="Times New Roman" w:cs="Times New Roman"/>
          <w:sz w:val="28"/>
          <w:szCs w:val="28"/>
        </w:rPr>
        <w:t>За</w:t>
      </w:r>
      <w:r w:rsidR="00D73B42">
        <w:t xml:space="preserve"> </w:t>
      </w:r>
      <w:r w:rsidR="00D73B42" w:rsidRPr="005533BD">
        <w:rPr>
          <w:rFonts w:ascii="Times New Roman" w:hAnsi="Times New Roman" w:cs="Times New Roman"/>
          <w:sz w:val="28"/>
          <w:szCs w:val="28"/>
        </w:rPr>
        <w:t>причинение материального ущерба Товариществу - в пределах, определенных действующим административным, гражданским, уголовным законодательством Республики Казахстан.</w:t>
      </w:r>
      <w:r w:rsidR="00D73B42" w:rsidRPr="002014EC">
        <w:rPr>
          <w:rFonts w:ascii="Times New Roman" w:hAnsi="Times New Roman" w:cs="Times New Roman"/>
          <w:sz w:val="28"/>
          <w:szCs w:val="28"/>
        </w:rPr>
        <w:t xml:space="preserve"> За неисполнение ненадлежащее исполнение правил положений, регламентирующих деятельность компании.</w:t>
      </w:r>
      <w:r w:rsidR="00D73B42" w:rsidRPr="00D73B42">
        <w:t xml:space="preserve"> </w:t>
      </w:r>
      <w:r w:rsidR="00D73B42" w:rsidRPr="005533BD">
        <w:rPr>
          <w:rFonts w:ascii="Times New Roman" w:hAnsi="Times New Roman" w:cs="Times New Roman"/>
          <w:sz w:val="28"/>
          <w:szCs w:val="28"/>
        </w:rPr>
        <w:t xml:space="preserve">За неисполнение (ненадлежащее исполнение) своих должностных обязанностей, предусмотренных настоящей должностной инструкцией, Уставом </w:t>
      </w:r>
      <w:r w:rsidR="00D73B42" w:rsidRPr="005533BD">
        <w:rPr>
          <w:rFonts w:ascii="Times New Roman" w:hAnsi="Times New Roman" w:cs="Times New Roman"/>
          <w:sz w:val="28"/>
          <w:szCs w:val="28"/>
        </w:rPr>
        <w:lastRenderedPageBreak/>
        <w:t>Товарищества в пределах определенных трудовым законодательством Республики Казахстан.</w:t>
      </w:r>
      <w:r w:rsidR="004B75EE" w:rsidRPr="002014EC">
        <w:rPr>
          <w:rFonts w:ascii="Times New Roman" w:hAnsi="Times New Roman" w:cs="Times New Roman"/>
          <w:sz w:val="28"/>
          <w:szCs w:val="28"/>
        </w:rPr>
        <w:t xml:space="preserve"> Некачественное и несвоевременное выполнение возложенных на управление задач</w:t>
      </w:r>
      <w:r w:rsidR="009D6E6B" w:rsidRPr="002014EC">
        <w:rPr>
          <w:rFonts w:ascii="Times New Roman" w:hAnsi="Times New Roman" w:cs="Times New Roman"/>
          <w:sz w:val="28"/>
          <w:szCs w:val="28"/>
        </w:rPr>
        <w:t xml:space="preserve"> и функ</w:t>
      </w:r>
      <w:r w:rsidR="004B75EE" w:rsidRPr="002014EC">
        <w:rPr>
          <w:rFonts w:ascii="Times New Roman" w:hAnsi="Times New Roman" w:cs="Times New Roman"/>
          <w:sz w:val="28"/>
          <w:szCs w:val="28"/>
        </w:rPr>
        <w:t>ций</w:t>
      </w:r>
      <w:r w:rsidR="009D6E6B" w:rsidRPr="002014EC">
        <w:rPr>
          <w:rFonts w:ascii="Times New Roman" w:hAnsi="Times New Roman" w:cs="Times New Roman"/>
          <w:sz w:val="28"/>
          <w:szCs w:val="28"/>
        </w:rPr>
        <w:t>.</w:t>
      </w:r>
      <w:r w:rsidR="002014EC" w:rsidRPr="002014EC">
        <w:rPr>
          <w:rFonts w:ascii="Times New Roman" w:eastAsia="Times New Roman" w:hAnsi="Times New Roman" w:cs="Times New Roman"/>
          <w:sz w:val="28"/>
          <w:szCs w:val="28"/>
        </w:rPr>
        <w:t xml:space="preserve"> За конфликт интересов, за допущение при исполнении должностных обязанностей личную заинтересованность, которая привела к конфликту интересов, Сотрудники Компании не вправе злоупотреблять должностными полномочиями, склонять кого-либо к правонарушениям, имеющим коррупционную направленность.</w:t>
      </w:r>
      <w:r w:rsidR="002014E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D73B42" w:rsidRPr="005533BD">
        <w:rPr>
          <w:rFonts w:ascii="Times New Roman" w:hAnsi="Times New Roman" w:cs="Times New Roman"/>
          <w:sz w:val="28"/>
          <w:szCs w:val="28"/>
        </w:rPr>
        <w:t>С</w:t>
      </w:r>
      <w:r w:rsidR="00CB27A0" w:rsidRPr="005533BD">
        <w:rPr>
          <w:rFonts w:ascii="Times New Roman" w:hAnsi="Times New Roman" w:cs="Times New Roman"/>
          <w:sz w:val="28"/>
          <w:szCs w:val="28"/>
        </w:rPr>
        <w:t>отрудники компании</w:t>
      </w:r>
      <w:r w:rsidR="00722E4A" w:rsidRPr="005533BD">
        <w:rPr>
          <w:rFonts w:ascii="Times New Roman" w:hAnsi="Times New Roman" w:cs="Times New Roman"/>
          <w:sz w:val="28"/>
          <w:szCs w:val="28"/>
        </w:rPr>
        <w:t>, независимо от занимаемой должности</w:t>
      </w:r>
      <w:proofErr w:type="gramStart"/>
      <w:r w:rsidR="00722E4A" w:rsidRPr="005533BD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722E4A" w:rsidRPr="005533BD">
        <w:rPr>
          <w:rFonts w:ascii="Times New Roman" w:hAnsi="Times New Roman" w:cs="Times New Roman"/>
          <w:sz w:val="28"/>
          <w:szCs w:val="28"/>
        </w:rPr>
        <w:t xml:space="preserve"> характера работы и положения обязаны соблюдать нормы деловой этики, а так же вести себя корректно по отношению к с</w:t>
      </w:r>
      <w:r w:rsidR="00CB27A0" w:rsidRPr="005533BD">
        <w:rPr>
          <w:rFonts w:ascii="Times New Roman" w:hAnsi="Times New Roman" w:cs="Times New Roman"/>
          <w:sz w:val="28"/>
          <w:szCs w:val="28"/>
        </w:rPr>
        <w:t>в</w:t>
      </w:r>
      <w:r w:rsidR="00722E4A" w:rsidRPr="005533BD">
        <w:rPr>
          <w:rFonts w:ascii="Times New Roman" w:hAnsi="Times New Roman" w:cs="Times New Roman"/>
          <w:sz w:val="28"/>
          <w:szCs w:val="28"/>
        </w:rPr>
        <w:t>оим коллегам уважать их личную целостность</w:t>
      </w:r>
      <w:r w:rsidR="00CB27A0" w:rsidRPr="005533BD">
        <w:rPr>
          <w:rFonts w:ascii="Times New Roman" w:hAnsi="Times New Roman" w:cs="Times New Roman"/>
          <w:sz w:val="28"/>
          <w:szCs w:val="28"/>
        </w:rPr>
        <w:t xml:space="preserve"> </w:t>
      </w:r>
      <w:r w:rsidR="00722E4A" w:rsidRPr="005533BD">
        <w:rPr>
          <w:rFonts w:ascii="Times New Roman" w:hAnsi="Times New Roman" w:cs="Times New Roman"/>
          <w:sz w:val="28"/>
          <w:szCs w:val="28"/>
        </w:rPr>
        <w:t xml:space="preserve">и частную жизнь действовать открыто, честно, порядочно и с уважением друг к другу. Поведение и поступки </w:t>
      </w:r>
      <w:r w:rsidR="00CB27A0" w:rsidRPr="005533BD">
        <w:rPr>
          <w:rFonts w:ascii="Times New Roman" w:hAnsi="Times New Roman" w:cs="Times New Roman"/>
          <w:sz w:val="28"/>
          <w:szCs w:val="28"/>
        </w:rPr>
        <w:t>сотрудников</w:t>
      </w:r>
      <w:r w:rsidR="00722E4A" w:rsidRPr="005533BD">
        <w:rPr>
          <w:rFonts w:ascii="Times New Roman" w:hAnsi="Times New Roman" w:cs="Times New Roman"/>
          <w:sz w:val="28"/>
          <w:szCs w:val="28"/>
        </w:rPr>
        <w:t xml:space="preserve"> Компании всегда и при любых обстоятельствах должны быть профессиональными. </w:t>
      </w:r>
      <w:proofErr w:type="gramStart"/>
      <w:r w:rsidR="00722E4A" w:rsidRPr="005533BD">
        <w:rPr>
          <w:rFonts w:ascii="Times New Roman" w:hAnsi="Times New Roman" w:cs="Times New Roman"/>
          <w:sz w:val="28"/>
          <w:szCs w:val="28"/>
        </w:rPr>
        <w:t>Вести себя доброжелательно с коллегами,</w:t>
      </w:r>
      <w:r w:rsidR="00CB27A0" w:rsidRPr="005533BD">
        <w:rPr>
          <w:rFonts w:ascii="Times New Roman" w:hAnsi="Times New Roman" w:cs="Times New Roman"/>
          <w:sz w:val="28"/>
          <w:szCs w:val="28"/>
        </w:rPr>
        <w:t xml:space="preserve"> </w:t>
      </w:r>
      <w:r w:rsidR="00722E4A" w:rsidRPr="005533BD">
        <w:rPr>
          <w:rFonts w:ascii="Times New Roman" w:hAnsi="Times New Roman" w:cs="Times New Roman"/>
          <w:sz w:val="28"/>
          <w:szCs w:val="28"/>
        </w:rPr>
        <w:t>контролировать свое поведение, чувства и эмоции</w:t>
      </w:r>
      <w:r w:rsidR="00CB27A0" w:rsidRPr="005533BD">
        <w:rPr>
          <w:rFonts w:ascii="Times New Roman" w:hAnsi="Times New Roman" w:cs="Times New Roman"/>
          <w:sz w:val="28"/>
          <w:szCs w:val="28"/>
        </w:rPr>
        <w:t>, не позволяя личным симпатиям/</w:t>
      </w:r>
      <w:r w:rsidR="00722E4A" w:rsidRPr="005533BD">
        <w:rPr>
          <w:rFonts w:ascii="Times New Roman" w:hAnsi="Times New Roman" w:cs="Times New Roman"/>
          <w:sz w:val="28"/>
          <w:szCs w:val="28"/>
        </w:rPr>
        <w:t>антипатиям и настроению влиять  на принимаемые решение</w:t>
      </w:r>
      <w:r w:rsidR="00E815AD" w:rsidRPr="005533B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E815AD" w:rsidRPr="005533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815AD" w:rsidRPr="005533BD">
        <w:rPr>
          <w:rFonts w:ascii="Times New Roman" w:hAnsi="Times New Roman" w:cs="Times New Roman"/>
          <w:sz w:val="28"/>
          <w:szCs w:val="28"/>
        </w:rPr>
        <w:t>Общаться одинаково и корректно с любыми лицами не зависимо</w:t>
      </w:r>
      <w:proofErr w:type="gramEnd"/>
      <w:r w:rsidR="00E815AD" w:rsidRPr="005533BD">
        <w:rPr>
          <w:rFonts w:ascii="Times New Roman" w:hAnsi="Times New Roman" w:cs="Times New Roman"/>
          <w:sz w:val="28"/>
          <w:szCs w:val="28"/>
        </w:rPr>
        <w:t xml:space="preserve"> от их служебного или социального положения.</w:t>
      </w:r>
      <w:r w:rsidR="00CB27A0" w:rsidRPr="005533BD">
        <w:rPr>
          <w:rFonts w:ascii="Times New Roman" w:hAnsi="Times New Roman" w:cs="Times New Roman"/>
          <w:sz w:val="28"/>
          <w:szCs w:val="28"/>
        </w:rPr>
        <w:t xml:space="preserve"> В общении придерживаться делового стиля, поведения основанного на самодисциплине. Проявлять уважение в общении с коллегами.</w:t>
      </w:r>
    </w:p>
    <w:p w:rsidR="00C75587" w:rsidRPr="00384939" w:rsidRDefault="00C75587" w:rsidP="0066573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26A">
        <w:rPr>
          <w:rFonts w:ascii="Times New Roman" w:hAnsi="Times New Roman" w:cs="Times New Roman"/>
          <w:sz w:val="28"/>
          <w:szCs w:val="28"/>
        </w:rPr>
        <w:t xml:space="preserve">На  основании </w:t>
      </w:r>
      <w:proofErr w:type="gramStart"/>
      <w:r w:rsidR="0012203E" w:rsidRPr="0061726A">
        <w:rPr>
          <w:rFonts w:ascii="Times New Roman" w:hAnsi="Times New Roman" w:cs="Times New Roman"/>
          <w:sz w:val="28"/>
          <w:szCs w:val="28"/>
        </w:rPr>
        <w:t>выше</w:t>
      </w:r>
      <w:r w:rsidRPr="0061726A">
        <w:rPr>
          <w:rFonts w:ascii="Times New Roman" w:hAnsi="Times New Roman" w:cs="Times New Roman"/>
          <w:sz w:val="28"/>
          <w:szCs w:val="28"/>
        </w:rPr>
        <w:t>изложенного</w:t>
      </w:r>
      <w:proofErr w:type="gramEnd"/>
      <w:r w:rsidR="003D3E3E" w:rsidRPr="0061726A">
        <w:rPr>
          <w:rFonts w:ascii="Times New Roman" w:hAnsi="Times New Roman" w:cs="Times New Roman"/>
          <w:sz w:val="28"/>
          <w:szCs w:val="28"/>
        </w:rPr>
        <w:t>:</w:t>
      </w:r>
      <w:r w:rsidR="006172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5737" w:rsidRDefault="00665737" w:rsidP="006F6CAB">
      <w:pPr>
        <w:tabs>
          <w:tab w:val="left" w:pos="36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5587" w:rsidRPr="00384939" w:rsidRDefault="00C058C2" w:rsidP="005533BD">
      <w:pPr>
        <w:tabs>
          <w:tab w:val="left" w:pos="36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</w:t>
      </w:r>
      <w:r w:rsidR="00D73B42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C75587" w:rsidRPr="00384939">
        <w:rPr>
          <w:rFonts w:ascii="Times New Roman" w:hAnsi="Times New Roman" w:cs="Times New Roman"/>
          <w:b/>
          <w:sz w:val="28"/>
          <w:szCs w:val="28"/>
        </w:rPr>
        <w:t>ПОЛАГАЛ БЫ:</w:t>
      </w:r>
      <w:r w:rsidR="00C3340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75587" w:rsidRPr="00BE2C0A" w:rsidRDefault="00C9093B" w:rsidP="00C9093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84939">
        <w:rPr>
          <w:rFonts w:ascii="Times New Roman" w:hAnsi="Times New Roman" w:cs="Times New Roman"/>
          <w:sz w:val="28"/>
          <w:szCs w:val="28"/>
        </w:rPr>
        <w:t xml:space="preserve">        1.</w:t>
      </w:r>
      <w:r w:rsidR="00BE2C0A" w:rsidRPr="00BE2C0A">
        <w:rPr>
          <w:rFonts w:ascii="Times New Roman" w:hAnsi="Times New Roman" w:cs="Times New Roman"/>
          <w:sz w:val="28"/>
          <w:szCs w:val="28"/>
        </w:rPr>
        <w:t xml:space="preserve"> </w:t>
      </w:r>
      <w:r w:rsidR="00BE2C0A">
        <w:rPr>
          <w:rFonts w:ascii="Times New Roman" w:hAnsi="Times New Roman" w:cs="Times New Roman"/>
          <w:sz w:val="28"/>
          <w:szCs w:val="28"/>
        </w:rPr>
        <w:t>Служебное расследование</w:t>
      </w:r>
      <w:r w:rsidR="00C3340E">
        <w:rPr>
          <w:rFonts w:ascii="Times New Roman" w:hAnsi="Times New Roman" w:cs="Times New Roman"/>
          <w:sz w:val="28"/>
          <w:szCs w:val="28"/>
        </w:rPr>
        <w:t xml:space="preserve"> по факту</w:t>
      </w:r>
      <w:r w:rsidR="00BE2C0A">
        <w:rPr>
          <w:rFonts w:ascii="Times New Roman" w:hAnsi="Times New Roman" w:cs="Times New Roman"/>
          <w:sz w:val="28"/>
          <w:szCs w:val="28"/>
        </w:rPr>
        <w:t xml:space="preserve"> </w:t>
      </w:r>
      <w:r w:rsidR="00C3340E">
        <w:rPr>
          <w:rFonts w:ascii="Times New Roman" w:hAnsi="Times New Roman" w:cs="Times New Roman"/>
          <w:sz w:val="28"/>
          <w:szCs w:val="28"/>
        </w:rPr>
        <w:t>незаконного требования денежных средств с подчиненных работников компании</w:t>
      </w:r>
      <w:r w:rsidR="00C3340E" w:rsidRPr="006B236D" w:rsidDel="00C3340E">
        <w:rPr>
          <w:rFonts w:ascii="Times New Roman" w:hAnsi="Times New Roman" w:cs="Times New Roman"/>
          <w:sz w:val="28"/>
          <w:szCs w:val="28"/>
        </w:rPr>
        <w:t xml:space="preserve"> </w:t>
      </w:r>
      <w:r w:rsidR="00C3340E">
        <w:rPr>
          <w:rFonts w:ascii="Times New Roman" w:hAnsi="Times New Roman" w:cs="Times New Roman"/>
          <w:sz w:val="28"/>
          <w:szCs w:val="28"/>
          <w:lang w:val="kk-KZ"/>
        </w:rPr>
        <w:t>руководителем клиентской поддержки Ивановым Е</w:t>
      </w:r>
      <w:r w:rsidR="00C3340E">
        <w:rPr>
          <w:rFonts w:ascii="Times New Roman" w:hAnsi="Times New Roman" w:cs="Times New Roman"/>
          <w:sz w:val="28"/>
          <w:szCs w:val="28"/>
        </w:rPr>
        <w:t>.Н., начальником контакт центра</w:t>
      </w:r>
      <w:r w:rsidR="00C3340E" w:rsidRPr="00B62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40E"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 w:rsidR="00C3340E">
        <w:rPr>
          <w:rFonts w:ascii="Times New Roman" w:hAnsi="Times New Roman" w:cs="Times New Roman"/>
          <w:sz w:val="28"/>
          <w:szCs w:val="28"/>
        </w:rPr>
        <w:t xml:space="preserve"> </w:t>
      </w:r>
      <w:r w:rsidR="00C3340E">
        <w:rPr>
          <w:rFonts w:ascii="Times New Roman" w:hAnsi="Times New Roman" w:cs="Times New Roman"/>
          <w:sz w:val="28"/>
          <w:szCs w:val="28"/>
          <w:lang w:val="kk-KZ"/>
        </w:rPr>
        <w:t>Ақнұр Газизқызы</w:t>
      </w:r>
      <w:r w:rsidR="00C3340E">
        <w:rPr>
          <w:rFonts w:ascii="Times New Roman" w:hAnsi="Times New Roman" w:cs="Times New Roman"/>
          <w:sz w:val="28"/>
          <w:szCs w:val="28"/>
        </w:rPr>
        <w:t xml:space="preserve">, старшим специалистом </w:t>
      </w:r>
      <w:proofErr w:type="spellStart"/>
      <w:r w:rsidR="00C3340E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="00C334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340E">
        <w:rPr>
          <w:rFonts w:ascii="Times New Roman" w:hAnsi="Times New Roman" w:cs="Times New Roman"/>
          <w:sz w:val="28"/>
          <w:szCs w:val="28"/>
        </w:rPr>
        <w:t>Салтанат</w:t>
      </w:r>
      <w:proofErr w:type="spellEnd"/>
      <w:r w:rsidR="00C3340E">
        <w:rPr>
          <w:rFonts w:ascii="Times New Roman" w:hAnsi="Times New Roman" w:cs="Times New Roman"/>
          <w:sz w:val="28"/>
          <w:szCs w:val="28"/>
        </w:rPr>
        <w:t>, старшим специалистом контакт центра</w:t>
      </w:r>
      <w:proofErr w:type="gramStart"/>
      <w:r w:rsidR="00C3340E">
        <w:rPr>
          <w:rFonts w:ascii="Times New Roman" w:hAnsi="Times New Roman" w:cs="Times New Roman"/>
          <w:sz w:val="28"/>
          <w:szCs w:val="28"/>
        </w:rPr>
        <w:t xml:space="preserve"> </w:t>
      </w:r>
      <w:r w:rsidR="00C3340E">
        <w:rPr>
          <w:rFonts w:ascii="Times New Roman" w:hAnsi="Times New Roman" w:cs="Times New Roman"/>
          <w:sz w:val="28"/>
          <w:szCs w:val="28"/>
          <w:lang w:val="kk-KZ"/>
        </w:rPr>
        <w:t>С</w:t>
      </w:r>
      <w:proofErr w:type="gramEnd"/>
      <w:r w:rsidR="00C3340E">
        <w:rPr>
          <w:rFonts w:ascii="Times New Roman" w:hAnsi="Times New Roman" w:cs="Times New Roman"/>
          <w:sz w:val="28"/>
          <w:szCs w:val="28"/>
          <w:lang w:val="kk-KZ"/>
        </w:rPr>
        <w:t>әрсембек Шынғыса Ғазизұлы</w:t>
      </w:r>
      <w:r w:rsidR="00C3340E">
        <w:rPr>
          <w:rFonts w:ascii="Times New Roman" w:hAnsi="Times New Roman" w:cs="Times New Roman"/>
          <w:sz w:val="28"/>
          <w:szCs w:val="28"/>
        </w:rPr>
        <w:t xml:space="preserve"> </w:t>
      </w:r>
      <w:r w:rsidR="00BE2C0A">
        <w:rPr>
          <w:rFonts w:ascii="Times New Roman" w:hAnsi="Times New Roman" w:cs="Times New Roman"/>
          <w:sz w:val="28"/>
          <w:szCs w:val="28"/>
        </w:rPr>
        <w:t>считать – оконченным.</w:t>
      </w:r>
    </w:p>
    <w:p w:rsidR="00061CF4" w:rsidRPr="00D16B39" w:rsidRDefault="00C9093B" w:rsidP="00061CF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4939">
        <w:rPr>
          <w:rFonts w:ascii="Times New Roman" w:hAnsi="Times New Roman" w:cs="Times New Roman"/>
          <w:bCs/>
          <w:sz w:val="28"/>
          <w:szCs w:val="28"/>
        </w:rPr>
        <w:t>2.</w:t>
      </w:r>
      <w:r w:rsidR="00BE2C0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B10FA">
        <w:rPr>
          <w:rFonts w:ascii="Times New Roman" w:hAnsi="Times New Roman" w:cs="Times New Roman"/>
          <w:bCs/>
          <w:sz w:val="28"/>
          <w:szCs w:val="28"/>
        </w:rPr>
        <w:t xml:space="preserve">За допущенные нарушения </w:t>
      </w:r>
      <w:r w:rsidR="00D6033D">
        <w:rPr>
          <w:rFonts w:ascii="Times New Roman" w:hAnsi="Times New Roman" w:cs="Times New Roman"/>
          <w:bCs/>
          <w:sz w:val="28"/>
          <w:szCs w:val="28"/>
        </w:rPr>
        <w:t>процедуры по противодействию мошенничеству и коррупции</w:t>
      </w:r>
      <w:r w:rsidR="00D73B42">
        <w:rPr>
          <w:rFonts w:ascii="Times New Roman" w:hAnsi="Times New Roman" w:cs="Times New Roman"/>
          <w:bCs/>
          <w:sz w:val="28"/>
          <w:szCs w:val="28"/>
        </w:rPr>
        <w:t xml:space="preserve"> и</w:t>
      </w:r>
      <w:r w:rsidR="00D73B42" w:rsidRPr="00D73B42">
        <w:rPr>
          <w:rFonts w:ascii="Times New Roman" w:hAnsi="Times New Roman" w:cs="Times New Roman"/>
          <w:sz w:val="28"/>
          <w:szCs w:val="28"/>
        </w:rPr>
        <w:t xml:space="preserve"> </w:t>
      </w:r>
      <w:r w:rsidR="00D73B42" w:rsidRPr="00CB27A0">
        <w:rPr>
          <w:rFonts w:ascii="Times New Roman" w:hAnsi="Times New Roman" w:cs="Times New Roman"/>
          <w:sz w:val="28"/>
          <w:szCs w:val="28"/>
        </w:rPr>
        <w:t>нарушения требований Кодекса профессиональной этики Компании</w:t>
      </w:r>
      <w:r w:rsidR="00D6033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742AE">
        <w:rPr>
          <w:rFonts w:ascii="Times New Roman" w:hAnsi="Times New Roman" w:cs="Times New Roman"/>
          <w:bCs/>
          <w:sz w:val="28"/>
          <w:szCs w:val="28"/>
        </w:rPr>
        <w:t xml:space="preserve">к </w:t>
      </w:r>
      <w:r w:rsidR="00061CF4">
        <w:rPr>
          <w:rFonts w:ascii="Times New Roman" w:hAnsi="Times New Roman" w:cs="Times New Roman"/>
          <w:bCs/>
          <w:sz w:val="28"/>
          <w:szCs w:val="28"/>
        </w:rPr>
        <w:t xml:space="preserve">Старшим </w:t>
      </w:r>
      <w:r w:rsidR="00061CF4">
        <w:rPr>
          <w:rFonts w:ascii="Times New Roman" w:hAnsi="Times New Roman" w:cs="Times New Roman"/>
          <w:sz w:val="28"/>
          <w:szCs w:val="28"/>
        </w:rPr>
        <w:t>с</w:t>
      </w:r>
      <w:r w:rsidR="0061726A" w:rsidRPr="0061726A">
        <w:rPr>
          <w:rFonts w:ascii="Times New Roman" w:hAnsi="Times New Roman" w:cs="Times New Roman"/>
          <w:sz w:val="28"/>
          <w:szCs w:val="28"/>
        </w:rPr>
        <w:t>пециалист</w:t>
      </w:r>
      <w:r w:rsidR="000742AE">
        <w:rPr>
          <w:rFonts w:ascii="Times New Roman" w:hAnsi="Times New Roman" w:cs="Times New Roman"/>
          <w:sz w:val="28"/>
          <w:szCs w:val="28"/>
        </w:rPr>
        <w:t>ам</w:t>
      </w:r>
      <w:r w:rsidR="0061726A" w:rsidRPr="0061726A">
        <w:rPr>
          <w:rFonts w:ascii="Times New Roman" w:hAnsi="Times New Roman" w:cs="Times New Roman"/>
          <w:sz w:val="28"/>
          <w:szCs w:val="28"/>
        </w:rPr>
        <w:t xml:space="preserve"> отдела </w:t>
      </w:r>
      <w:r w:rsidR="00061CF4">
        <w:rPr>
          <w:rFonts w:ascii="Times New Roman" w:hAnsi="Times New Roman" w:cs="Times New Roman"/>
          <w:sz w:val="28"/>
          <w:szCs w:val="28"/>
        </w:rPr>
        <w:t>контакт центра</w:t>
      </w:r>
      <w:r w:rsidR="0061726A" w:rsidRPr="0061726A">
        <w:rPr>
          <w:rFonts w:ascii="Times New Roman" w:hAnsi="Times New Roman" w:cs="Times New Roman"/>
          <w:sz w:val="28"/>
          <w:szCs w:val="28"/>
        </w:rPr>
        <w:t xml:space="preserve"> </w:t>
      </w:r>
      <w:r w:rsidR="00061CF4">
        <w:rPr>
          <w:rFonts w:ascii="Times New Roman" w:hAnsi="Times New Roman" w:cs="Times New Roman"/>
          <w:sz w:val="28"/>
          <w:szCs w:val="28"/>
          <w:lang w:val="kk-KZ"/>
        </w:rPr>
        <w:t>Сәрсембек Ш.Ғ</w:t>
      </w:r>
      <w:r w:rsidR="00D16B39" w:rsidRPr="006E786C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="00061CF4">
        <w:rPr>
          <w:rFonts w:ascii="Times New Roman" w:hAnsi="Times New Roman" w:cs="Times New Roman"/>
          <w:sz w:val="28"/>
          <w:szCs w:val="28"/>
        </w:rPr>
        <w:t>Кайраткызы</w:t>
      </w:r>
      <w:proofErr w:type="spellEnd"/>
      <w:r w:rsidR="00061CF4">
        <w:rPr>
          <w:rFonts w:ascii="Times New Roman" w:hAnsi="Times New Roman" w:cs="Times New Roman"/>
          <w:sz w:val="28"/>
          <w:szCs w:val="28"/>
        </w:rPr>
        <w:t xml:space="preserve"> С</w:t>
      </w:r>
      <w:r w:rsidR="00D16B39">
        <w:rPr>
          <w:rFonts w:ascii="Times New Roman" w:hAnsi="Times New Roman" w:cs="Times New Roman"/>
          <w:sz w:val="28"/>
          <w:szCs w:val="28"/>
        </w:rPr>
        <w:t xml:space="preserve"> </w:t>
      </w:r>
      <w:r w:rsidR="00DB10FA">
        <w:rPr>
          <w:rFonts w:ascii="Times New Roman" w:hAnsi="Times New Roman" w:cs="Times New Roman"/>
          <w:sz w:val="28"/>
          <w:szCs w:val="28"/>
        </w:rPr>
        <w:t xml:space="preserve">- </w:t>
      </w:r>
      <w:r w:rsidR="000742AE" w:rsidRPr="000742AE">
        <w:rPr>
          <w:rFonts w:ascii="Times New Roman" w:hAnsi="Times New Roman" w:cs="Times New Roman"/>
          <w:sz w:val="28"/>
          <w:szCs w:val="28"/>
        </w:rPr>
        <w:t xml:space="preserve">применить меру дисциплинарного воздействия в виде </w:t>
      </w:r>
      <w:r w:rsidR="000742AE">
        <w:rPr>
          <w:rFonts w:ascii="Times New Roman" w:hAnsi="Times New Roman" w:cs="Times New Roman"/>
          <w:sz w:val="28"/>
          <w:szCs w:val="28"/>
        </w:rPr>
        <w:t>–</w:t>
      </w:r>
      <w:r w:rsidR="000742AE" w:rsidRPr="000742AE">
        <w:rPr>
          <w:rFonts w:ascii="Times New Roman" w:hAnsi="Times New Roman" w:cs="Times New Roman"/>
          <w:sz w:val="28"/>
          <w:szCs w:val="28"/>
        </w:rPr>
        <w:t xml:space="preserve"> </w:t>
      </w:r>
      <w:r w:rsidR="00061CF4" w:rsidRPr="00B62D50">
        <w:rPr>
          <w:rFonts w:ascii="Times New Roman" w:hAnsi="Times New Roman" w:cs="Times New Roman"/>
          <w:sz w:val="28"/>
          <w:szCs w:val="28"/>
        </w:rPr>
        <w:t>расторжения трудового договора</w:t>
      </w:r>
      <w:proofErr w:type="gramStart"/>
      <w:r w:rsidR="00061CF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D16B39" w:rsidRPr="005533BD" w:rsidRDefault="000D17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0D17F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 допущенные нарушения </w:t>
      </w:r>
      <w:r w:rsidR="00D6033D">
        <w:rPr>
          <w:rFonts w:ascii="Times New Roman" w:hAnsi="Times New Roman" w:cs="Times New Roman"/>
          <w:bCs/>
          <w:sz w:val="28"/>
          <w:szCs w:val="28"/>
        </w:rPr>
        <w:t>процедуры по противодействию мошенничеству и коррупции</w:t>
      </w:r>
      <w:r w:rsidR="00D73B42">
        <w:rPr>
          <w:rFonts w:ascii="Times New Roman" w:hAnsi="Times New Roman" w:cs="Times New Roman"/>
          <w:bCs/>
          <w:sz w:val="28"/>
          <w:szCs w:val="28"/>
        </w:rPr>
        <w:t xml:space="preserve"> и</w:t>
      </w:r>
      <w:r w:rsidR="00D73B42" w:rsidRPr="00D73B42">
        <w:rPr>
          <w:rFonts w:ascii="Times New Roman" w:hAnsi="Times New Roman" w:cs="Times New Roman"/>
          <w:sz w:val="28"/>
          <w:szCs w:val="28"/>
        </w:rPr>
        <w:t xml:space="preserve"> </w:t>
      </w:r>
      <w:r w:rsidR="00D73B42" w:rsidRPr="00CB27A0">
        <w:rPr>
          <w:rFonts w:ascii="Times New Roman" w:hAnsi="Times New Roman" w:cs="Times New Roman"/>
          <w:sz w:val="28"/>
          <w:szCs w:val="28"/>
        </w:rPr>
        <w:t>нарушения требований Кодекса профессиональной этики Компании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60D75">
        <w:rPr>
          <w:rFonts w:ascii="Times New Roman" w:hAnsi="Times New Roman" w:cs="Times New Roman"/>
          <w:bCs/>
          <w:sz w:val="28"/>
          <w:szCs w:val="28"/>
        </w:rPr>
        <w:t xml:space="preserve">к </w:t>
      </w:r>
      <w:r w:rsidR="00061CF4">
        <w:rPr>
          <w:rFonts w:ascii="Times New Roman" w:hAnsi="Times New Roman" w:cs="Times New Roman"/>
          <w:sz w:val="28"/>
          <w:szCs w:val="28"/>
        </w:rPr>
        <w:t>начальник</w:t>
      </w:r>
      <w:r w:rsidR="00061CF4">
        <w:rPr>
          <w:rFonts w:ascii="Times New Roman" w:hAnsi="Times New Roman" w:cs="Times New Roman"/>
          <w:sz w:val="28"/>
          <w:szCs w:val="28"/>
          <w:lang w:val="kk-KZ"/>
        </w:rPr>
        <w:t>у</w:t>
      </w:r>
      <w:r w:rsidR="00061CF4">
        <w:rPr>
          <w:rFonts w:ascii="Times New Roman" w:hAnsi="Times New Roman" w:cs="Times New Roman"/>
          <w:sz w:val="28"/>
          <w:szCs w:val="28"/>
        </w:rPr>
        <w:t xml:space="preserve"> контакт центра</w:t>
      </w:r>
      <w:r w:rsidR="00061CF4" w:rsidRPr="00B62D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CF4">
        <w:rPr>
          <w:rFonts w:ascii="Times New Roman" w:hAnsi="Times New Roman" w:cs="Times New Roman"/>
          <w:sz w:val="28"/>
          <w:szCs w:val="28"/>
        </w:rPr>
        <w:t>Нурхановой</w:t>
      </w:r>
      <w:proofErr w:type="spellEnd"/>
      <w:r w:rsidR="00061CF4">
        <w:rPr>
          <w:rFonts w:ascii="Times New Roman" w:hAnsi="Times New Roman" w:cs="Times New Roman"/>
          <w:sz w:val="28"/>
          <w:szCs w:val="28"/>
        </w:rPr>
        <w:t xml:space="preserve"> </w:t>
      </w:r>
      <w:r w:rsidR="00061CF4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061CF4">
        <w:rPr>
          <w:rFonts w:ascii="Times New Roman" w:hAnsi="Times New Roman" w:cs="Times New Roman"/>
          <w:sz w:val="28"/>
          <w:szCs w:val="28"/>
        </w:rPr>
        <w:t>.</w:t>
      </w:r>
      <w:r w:rsidR="00061CF4">
        <w:rPr>
          <w:rFonts w:ascii="Times New Roman" w:hAnsi="Times New Roman" w:cs="Times New Roman"/>
          <w:sz w:val="28"/>
          <w:szCs w:val="28"/>
          <w:lang w:val="kk-KZ"/>
        </w:rPr>
        <w:t>Г</w:t>
      </w:r>
      <w:r w:rsidR="00D16B39" w:rsidRPr="006E786C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>применить</w:t>
      </w:r>
      <w:r w:rsidR="00EB3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меру дисциплинарного воздействия в виде </w:t>
      </w:r>
      <w:r w:rsidR="00C60D7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1CF4" w:rsidRPr="00B62D50">
        <w:rPr>
          <w:rFonts w:ascii="Times New Roman" w:hAnsi="Times New Roman" w:cs="Times New Roman"/>
          <w:sz w:val="28"/>
          <w:szCs w:val="28"/>
        </w:rPr>
        <w:t>расторжения трудового договора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603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17F1" w:rsidRPr="00C60D75" w:rsidRDefault="00D16B39" w:rsidP="00DB10F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533BD"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5533BD">
        <w:rPr>
          <w:rFonts w:ascii="Times New Roman" w:hAnsi="Times New Roman" w:cs="Times New Roman"/>
          <w:sz w:val="28"/>
          <w:szCs w:val="28"/>
        </w:rPr>
        <w:t>.</w:t>
      </w:r>
      <w:r w:rsidRPr="005533B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533BD">
        <w:rPr>
          <w:rFonts w:ascii="Times New Roman" w:hAnsi="Times New Roman" w:cs="Times New Roman"/>
          <w:bCs/>
          <w:sz w:val="28"/>
          <w:szCs w:val="28"/>
        </w:rPr>
        <w:t xml:space="preserve">За допущенные нарушения </w:t>
      </w:r>
      <w:r w:rsidR="00D6033D">
        <w:rPr>
          <w:rFonts w:ascii="Times New Roman" w:hAnsi="Times New Roman" w:cs="Times New Roman"/>
          <w:bCs/>
          <w:sz w:val="28"/>
          <w:szCs w:val="28"/>
        </w:rPr>
        <w:t>процедуры по противодействию мошенничеству и коррупции</w:t>
      </w:r>
      <w:r w:rsidR="00D73B42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D73B42" w:rsidRPr="00CB27A0">
        <w:rPr>
          <w:rFonts w:ascii="Times New Roman" w:hAnsi="Times New Roman" w:cs="Times New Roman"/>
          <w:sz w:val="28"/>
          <w:szCs w:val="28"/>
        </w:rPr>
        <w:t>нарушения требований Кодекса профессиональной этики Компании</w:t>
      </w:r>
      <w:r w:rsidRPr="005533B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60D75" w:rsidRPr="005533BD">
        <w:rPr>
          <w:rFonts w:ascii="Times New Roman" w:hAnsi="Times New Roman" w:cs="Times New Roman"/>
          <w:bCs/>
          <w:sz w:val="28"/>
          <w:szCs w:val="28"/>
        </w:rPr>
        <w:t xml:space="preserve">к </w:t>
      </w:r>
      <w:r w:rsidR="00061CF4" w:rsidRPr="00061CF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61CF4">
        <w:rPr>
          <w:rFonts w:ascii="Times New Roman" w:hAnsi="Times New Roman" w:cs="Times New Roman"/>
          <w:sz w:val="28"/>
          <w:szCs w:val="28"/>
          <w:lang w:val="kk-KZ"/>
        </w:rPr>
        <w:t>руководителю клиентской поддержки Иванову Е</w:t>
      </w:r>
      <w:r w:rsidR="00061CF4">
        <w:rPr>
          <w:rFonts w:ascii="Times New Roman" w:hAnsi="Times New Roman" w:cs="Times New Roman"/>
          <w:sz w:val="28"/>
          <w:szCs w:val="28"/>
        </w:rPr>
        <w:t>.Н</w:t>
      </w:r>
      <w:r w:rsidRPr="005533BD">
        <w:rPr>
          <w:rFonts w:ascii="Times New Roman" w:hAnsi="Times New Roman" w:cs="Times New Roman"/>
          <w:sz w:val="28"/>
          <w:szCs w:val="28"/>
        </w:rPr>
        <w:t>..,</w:t>
      </w:r>
      <w:r w:rsidR="00C60D75" w:rsidRPr="005533BD">
        <w:rPr>
          <w:rFonts w:ascii="Times New Roman" w:hAnsi="Times New Roman" w:cs="Times New Roman"/>
          <w:sz w:val="28"/>
          <w:szCs w:val="28"/>
        </w:rPr>
        <w:t xml:space="preserve"> </w:t>
      </w:r>
      <w:r w:rsidRPr="005533BD">
        <w:rPr>
          <w:rFonts w:ascii="Times New Roman" w:hAnsi="Times New Roman" w:cs="Times New Roman"/>
          <w:sz w:val="28"/>
          <w:szCs w:val="28"/>
        </w:rPr>
        <w:t>применить меру дисциплинарного воздействия в виде –</w:t>
      </w:r>
      <w:r w:rsidR="00C60D75" w:rsidRPr="005533BD">
        <w:rPr>
          <w:rFonts w:ascii="Times New Roman" w:hAnsi="Times New Roman" w:cs="Times New Roman"/>
          <w:sz w:val="28"/>
          <w:szCs w:val="28"/>
        </w:rPr>
        <w:t xml:space="preserve"> </w:t>
      </w:r>
      <w:r w:rsidR="00061CF4" w:rsidRPr="00B62D50">
        <w:rPr>
          <w:rFonts w:ascii="Times New Roman" w:hAnsi="Times New Roman" w:cs="Times New Roman"/>
          <w:sz w:val="28"/>
          <w:szCs w:val="28"/>
        </w:rPr>
        <w:t>расторжения трудового договора</w:t>
      </w:r>
      <w:r w:rsidR="00061CF4">
        <w:rPr>
          <w:rFonts w:ascii="Times New Roman" w:hAnsi="Times New Roman" w:cs="Times New Roman"/>
          <w:sz w:val="28"/>
          <w:szCs w:val="28"/>
        </w:rPr>
        <w:t>.</w:t>
      </w:r>
      <w:r w:rsidR="00D603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5737" w:rsidRDefault="00061CF4" w:rsidP="00C2493D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8F6CA2">
        <w:rPr>
          <w:rFonts w:ascii="Times New Roman" w:hAnsi="Times New Roman" w:cs="Times New Roman"/>
          <w:bCs/>
          <w:sz w:val="28"/>
          <w:szCs w:val="28"/>
        </w:rPr>
        <w:t>.</w:t>
      </w:r>
      <w:r w:rsidR="00CA0525" w:rsidRPr="00CA052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Начальнику отдела технической поддержки Книжниковой Л.В,</w:t>
      </w:r>
      <w:r w:rsidR="00EB3195">
        <w:rPr>
          <w:rFonts w:ascii="Times New Roman" w:hAnsi="Times New Roman" w:cs="Times New Roman"/>
          <w:sz w:val="28"/>
          <w:szCs w:val="28"/>
        </w:rPr>
        <w:t>.</w:t>
      </w:r>
      <w:r w:rsidR="00CA0525">
        <w:rPr>
          <w:rFonts w:ascii="Times New Roman" w:hAnsi="Times New Roman" w:cs="Times New Roman"/>
          <w:sz w:val="28"/>
          <w:szCs w:val="28"/>
        </w:rPr>
        <w:t>,</w:t>
      </w:r>
      <w:r w:rsidR="008F6CA2" w:rsidRPr="00CA0525">
        <w:rPr>
          <w:rFonts w:ascii="Times New Roman" w:hAnsi="Times New Roman" w:cs="Times New Roman"/>
          <w:bCs/>
          <w:sz w:val="28"/>
          <w:szCs w:val="28"/>
        </w:rPr>
        <w:t xml:space="preserve"> у</w:t>
      </w:r>
      <w:r w:rsidR="008F6CA2">
        <w:rPr>
          <w:rFonts w:ascii="Times New Roman" w:hAnsi="Times New Roman" w:cs="Times New Roman"/>
          <w:bCs/>
          <w:sz w:val="28"/>
          <w:szCs w:val="28"/>
        </w:rPr>
        <w:t xml:space="preserve">силить </w:t>
      </w:r>
      <w:proofErr w:type="gramStart"/>
      <w:r w:rsidR="008F6CA2">
        <w:rPr>
          <w:rFonts w:ascii="Times New Roman" w:hAnsi="Times New Roman" w:cs="Times New Roman"/>
          <w:bCs/>
          <w:sz w:val="28"/>
          <w:szCs w:val="28"/>
        </w:rPr>
        <w:t>контроль за</w:t>
      </w:r>
      <w:proofErr w:type="gramEnd"/>
      <w:r w:rsidR="008F6CA2">
        <w:rPr>
          <w:rFonts w:ascii="Times New Roman" w:hAnsi="Times New Roman" w:cs="Times New Roman"/>
          <w:bCs/>
          <w:sz w:val="28"/>
          <w:szCs w:val="28"/>
        </w:rPr>
        <w:t xml:space="preserve"> деятельностью подчиненных в части соблюдения и этики </w:t>
      </w:r>
      <w:r w:rsidR="00CC5802">
        <w:rPr>
          <w:rFonts w:ascii="Times New Roman" w:hAnsi="Times New Roman" w:cs="Times New Roman"/>
          <w:bCs/>
          <w:sz w:val="28"/>
          <w:szCs w:val="28"/>
        </w:rPr>
        <w:t>профессионального</w:t>
      </w:r>
      <w:r w:rsidR="00952522">
        <w:rPr>
          <w:rFonts w:ascii="Times New Roman" w:hAnsi="Times New Roman" w:cs="Times New Roman"/>
          <w:bCs/>
          <w:sz w:val="28"/>
          <w:szCs w:val="28"/>
        </w:rPr>
        <w:t xml:space="preserve"> общения с к</w:t>
      </w:r>
      <w:r w:rsidR="00EE3C91">
        <w:rPr>
          <w:rFonts w:ascii="Times New Roman" w:hAnsi="Times New Roman" w:cs="Times New Roman"/>
          <w:bCs/>
          <w:sz w:val="28"/>
          <w:szCs w:val="28"/>
        </w:rPr>
        <w:t>оллегами</w:t>
      </w:r>
      <w:r w:rsidR="00952522">
        <w:rPr>
          <w:rFonts w:ascii="Times New Roman" w:hAnsi="Times New Roman" w:cs="Times New Roman"/>
          <w:bCs/>
          <w:sz w:val="28"/>
          <w:szCs w:val="28"/>
        </w:rPr>
        <w:t xml:space="preserve"> К</w:t>
      </w:r>
      <w:r w:rsidR="008F6CA2">
        <w:rPr>
          <w:rFonts w:ascii="Times New Roman" w:hAnsi="Times New Roman" w:cs="Times New Roman"/>
          <w:bCs/>
          <w:sz w:val="28"/>
          <w:szCs w:val="28"/>
        </w:rPr>
        <w:t>омпании</w:t>
      </w:r>
      <w:r w:rsidR="00555C1A">
        <w:rPr>
          <w:rFonts w:ascii="Times New Roman" w:hAnsi="Times New Roman" w:cs="Times New Roman"/>
          <w:bCs/>
          <w:sz w:val="28"/>
          <w:szCs w:val="28"/>
        </w:rPr>
        <w:t>.</w:t>
      </w:r>
    </w:p>
    <w:p w:rsidR="00C2493D" w:rsidRDefault="00061CF4" w:rsidP="00C2493D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</w:t>
      </w:r>
      <w:r w:rsidR="00C2493D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C950B6">
        <w:rPr>
          <w:rFonts w:ascii="Times New Roman" w:hAnsi="Times New Roman" w:cs="Times New Roman"/>
          <w:bCs/>
          <w:sz w:val="28"/>
          <w:szCs w:val="28"/>
        </w:rPr>
        <w:t xml:space="preserve">Начальнику отдела </w:t>
      </w:r>
      <w:r w:rsidR="000228C4">
        <w:rPr>
          <w:rFonts w:ascii="Times New Roman" w:hAnsi="Times New Roman" w:cs="Times New Roman"/>
          <w:bCs/>
          <w:sz w:val="28"/>
          <w:szCs w:val="28"/>
        </w:rPr>
        <w:t xml:space="preserve">по управлению персоналом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Довгалевой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О.А</w:t>
      </w:r>
      <w:r w:rsidR="000228C4">
        <w:rPr>
          <w:rFonts w:ascii="Times New Roman" w:hAnsi="Times New Roman" w:cs="Times New Roman"/>
          <w:bCs/>
          <w:sz w:val="28"/>
          <w:szCs w:val="28"/>
        </w:rPr>
        <w:t>.</w:t>
      </w:r>
      <w:r w:rsidR="00C950B6">
        <w:rPr>
          <w:rFonts w:ascii="Times New Roman" w:hAnsi="Times New Roman" w:cs="Times New Roman"/>
          <w:bCs/>
          <w:sz w:val="28"/>
          <w:szCs w:val="28"/>
        </w:rPr>
        <w:t xml:space="preserve">, ознакомить всех заинтересованных лиц с настоящим заключением служебного расследования. </w:t>
      </w:r>
    </w:p>
    <w:p w:rsidR="00CA0525" w:rsidRDefault="00CA0525" w:rsidP="0061726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:rsidR="00CA0525" w:rsidRDefault="00CA0525" w:rsidP="0061726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:rsidR="00D73B42" w:rsidRDefault="00D73B42" w:rsidP="0061726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:rsidR="00D73B42" w:rsidRDefault="00D73B42" w:rsidP="0061726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:rsidR="00D73B42" w:rsidRDefault="00D73B42" w:rsidP="0061726A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:rsidR="00CC5802" w:rsidRPr="009154C5" w:rsidRDefault="00CC5802" w:rsidP="0061726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9154C5">
        <w:rPr>
          <w:rFonts w:ascii="Times New Roman" w:hAnsi="Times New Roman" w:cs="Times New Roman"/>
          <w:b/>
          <w:bCs/>
          <w:sz w:val="28"/>
          <w:szCs w:val="28"/>
        </w:rPr>
        <w:t>«Согласовано»</w:t>
      </w:r>
    </w:p>
    <w:p w:rsidR="0061726A" w:rsidRDefault="00C75587" w:rsidP="0061726A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384939">
        <w:rPr>
          <w:rFonts w:ascii="Times New Roman" w:hAnsi="Times New Roman" w:cs="Times New Roman"/>
          <w:b/>
          <w:bCs/>
          <w:sz w:val="28"/>
          <w:szCs w:val="28"/>
        </w:rPr>
        <w:t>Начальник</w:t>
      </w:r>
      <w:r w:rsidRPr="003849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726A">
        <w:rPr>
          <w:rFonts w:ascii="Times New Roman" w:hAnsi="Times New Roman" w:cs="Times New Roman"/>
          <w:b/>
          <w:sz w:val="28"/>
          <w:szCs w:val="28"/>
        </w:rPr>
        <w:t>Службы безопасности</w:t>
      </w:r>
    </w:p>
    <w:p w:rsidR="006F7366" w:rsidRPr="0061726A" w:rsidRDefault="0061726A" w:rsidP="0061726A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ТОО МФО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ОнлайнКазФинанс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  <w:r w:rsidR="00C75587" w:rsidRPr="0038493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="00C75587" w:rsidRPr="00384939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="00C71925" w:rsidRPr="00384939">
        <w:rPr>
          <w:rFonts w:ascii="Times New Roman" w:hAnsi="Times New Roman" w:cs="Times New Roman"/>
          <w:b/>
          <w:sz w:val="28"/>
          <w:szCs w:val="28"/>
        </w:rPr>
        <w:t>Бойко С</w:t>
      </w:r>
      <w:r w:rsidR="00C75587" w:rsidRPr="00384939">
        <w:rPr>
          <w:rFonts w:ascii="Times New Roman" w:hAnsi="Times New Roman" w:cs="Times New Roman"/>
          <w:b/>
          <w:sz w:val="28"/>
          <w:szCs w:val="28"/>
        </w:rPr>
        <w:t>.</w:t>
      </w:r>
      <w:r w:rsidR="00B87AFC" w:rsidRPr="00384939">
        <w:rPr>
          <w:rFonts w:ascii="Times New Roman" w:hAnsi="Times New Roman" w:cs="Times New Roman"/>
          <w:b/>
          <w:sz w:val="28"/>
          <w:szCs w:val="28"/>
        </w:rPr>
        <w:t>В.</w:t>
      </w:r>
    </w:p>
    <w:p w:rsidR="006F7366" w:rsidRDefault="006F7366" w:rsidP="00AD22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F7366" w:rsidRDefault="006F7366" w:rsidP="00AD22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F7366" w:rsidRDefault="00CC5802" w:rsidP="00AD22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4ABF" w:rsidRDefault="00C74ABF" w:rsidP="00C74AB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Специалист Службы безопасности</w:t>
      </w:r>
    </w:p>
    <w:p w:rsidR="00C74ABF" w:rsidRPr="0061726A" w:rsidRDefault="00C74ABF" w:rsidP="00C74ABF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ТОО МФО «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ОнлайнКазФинанс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38493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</w:t>
      </w:r>
      <w:r w:rsidRPr="00384939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Калиев Ж.Е</w:t>
      </w:r>
    </w:p>
    <w:p w:rsidR="00AB0F53" w:rsidRPr="00AE6217" w:rsidRDefault="00AB0F53" w:rsidP="005533BD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c"/>
        <w:tblW w:w="9903" w:type="dxa"/>
        <w:tblLook w:val="04A0" w:firstRow="1" w:lastRow="0" w:firstColumn="1" w:lastColumn="0" w:noHBand="0" w:noVBand="1"/>
      </w:tblPr>
      <w:tblGrid>
        <w:gridCol w:w="9903"/>
      </w:tblGrid>
      <w:tr w:rsidR="00AB0F53" w:rsidTr="005533BD">
        <w:trPr>
          <w:trHeight w:val="14705"/>
        </w:trPr>
        <w:tc>
          <w:tcPr>
            <w:tcW w:w="9903" w:type="dxa"/>
          </w:tcPr>
          <w:p w:rsidR="00AB0F53" w:rsidRDefault="00AB0F53" w:rsidP="00AC425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Default="00AB0F53" w:rsidP="00AC425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Default="00AB0F53" w:rsidP="00AC425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</w:t>
            </w:r>
            <w:r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ТОО МФО «ОнлайнКазФинанс»                             </w:t>
            </w: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2674E" w:rsidRDefault="00B2674E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2674E" w:rsidRDefault="00B2674E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2674E" w:rsidRDefault="00B2674E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715EC" w:rsidRDefault="00C715EC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715EC" w:rsidRDefault="00C715EC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B2674E" w:rsidRDefault="00B2674E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D6E6B" w:rsidRDefault="009D6E6B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D6E6B" w:rsidRDefault="009D6E6B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715EC" w:rsidRDefault="00C715EC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715EC" w:rsidRPr="00AB0F53" w:rsidRDefault="00C715EC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  <w:p w:rsidR="00770240" w:rsidRPr="00384939" w:rsidRDefault="00770240" w:rsidP="0077024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4939">
              <w:rPr>
                <w:rFonts w:ascii="Times New Roman" w:hAnsi="Times New Roman" w:cs="Times New Roman"/>
                <w:b/>
                <w:sz w:val="28"/>
                <w:szCs w:val="28"/>
              </w:rPr>
              <w:t>Заключение служебного расследования</w:t>
            </w:r>
          </w:p>
          <w:p w:rsidR="00AE6217" w:rsidRDefault="00AE6217" w:rsidP="00AE621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 факту незаконного требования денежных сре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дств с п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одчиненных работников компании </w:t>
            </w: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E6217" w:rsidRDefault="00770240" w:rsidP="00AB0F53">
            <w:pPr>
              <w:spacing w:after="20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33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D6E6B" w:rsidRDefault="009D6E6B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D6E6B" w:rsidRPr="00AB0F53" w:rsidRDefault="009D6E6B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A1DAE" w:rsidRDefault="00AB0F53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</w:t>
            </w:r>
            <w:r w:rsidR="00770240" w:rsidRPr="005533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</w:t>
            </w:r>
          </w:p>
          <w:p w:rsidR="00AA1DAE" w:rsidRDefault="00AA1DAE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AB0F53" w:rsidRPr="00AB0F53" w:rsidRDefault="00AA1DAE" w:rsidP="00AB0F5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</w:t>
            </w:r>
            <w:r w:rsidR="00770240" w:rsidRPr="005533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AB0F53"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г. Алматы </w:t>
            </w:r>
            <w:r w:rsidR="00AE6217"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>202</w:t>
            </w:r>
            <w:r w:rsidR="00AE6217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AE6217"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B0F53" w:rsidRPr="00AB0F53">
              <w:rPr>
                <w:rFonts w:ascii="Times New Roman" w:hAnsi="Times New Roman" w:cs="Times New Roman"/>
                <w:b/>
                <w:sz w:val="28"/>
                <w:szCs w:val="28"/>
              </w:rPr>
              <w:t>год</w:t>
            </w:r>
          </w:p>
          <w:p w:rsidR="00AB0F53" w:rsidRDefault="00AB0F53" w:rsidP="00AC4250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62C47" w:rsidRPr="005533BD" w:rsidRDefault="00681B25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81B25">
        <w:rPr>
          <w:rFonts w:ascii="Times New Roman" w:hAnsi="Times New Roman" w:cs="Times New Roman"/>
          <w:b/>
          <w:sz w:val="28"/>
          <w:szCs w:val="28"/>
        </w:rPr>
        <w:tab/>
      </w:r>
      <w:r w:rsidRPr="00681B25">
        <w:rPr>
          <w:rFonts w:ascii="Times New Roman" w:hAnsi="Times New Roman" w:cs="Times New Roman"/>
          <w:b/>
          <w:sz w:val="28"/>
          <w:szCs w:val="28"/>
        </w:rPr>
        <w:tab/>
      </w:r>
      <w:r w:rsidR="004763A3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C1528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sectPr w:rsidR="00B62C47" w:rsidRPr="005533BD" w:rsidSect="00665737">
      <w:pgSz w:w="11906" w:h="16838"/>
      <w:pgMar w:top="851" w:right="566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67C62"/>
    <w:multiLevelType w:val="hybridMultilevel"/>
    <w:tmpl w:val="B142E72C"/>
    <w:lvl w:ilvl="0" w:tplc="3C7CCFBE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916952"/>
    <w:multiLevelType w:val="hybridMultilevel"/>
    <w:tmpl w:val="F32228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254E6937"/>
    <w:multiLevelType w:val="hybridMultilevel"/>
    <w:tmpl w:val="87149A1A"/>
    <w:lvl w:ilvl="0" w:tplc="A5043326">
      <w:start w:val="1"/>
      <w:numFmt w:val="decimal"/>
      <w:lvlText w:val="%1."/>
      <w:lvlJc w:val="left"/>
      <w:pPr>
        <w:ind w:left="90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39325E"/>
    <w:multiLevelType w:val="hybridMultilevel"/>
    <w:tmpl w:val="F3464E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C936B9"/>
    <w:multiLevelType w:val="hybridMultilevel"/>
    <w:tmpl w:val="3C0E4800"/>
    <w:lvl w:ilvl="0" w:tplc="62281AD2">
      <w:start w:val="2"/>
      <w:numFmt w:val="decimal"/>
      <w:lvlText w:val="%1."/>
      <w:lvlJc w:val="left"/>
      <w:pPr>
        <w:ind w:left="90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5B02E7"/>
    <w:multiLevelType w:val="hybridMultilevel"/>
    <w:tmpl w:val="EAB00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1C2DDD"/>
    <w:multiLevelType w:val="hybridMultilevel"/>
    <w:tmpl w:val="0E6A4032"/>
    <w:lvl w:ilvl="0" w:tplc="47282880">
      <w:start w:val="5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132041"/>
    <w:multiLevelType w:val="hybridMultilevel"/>
    <w:tmpl w:val="14B49722"/>
    <w:lvl w:ilvl="0" w:tplc="59187B34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67A746C3"/>
    <w:multiLevelType w:val="hybridMultilevel"/>
    <w:tmpl w:val="F32228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6FB77F2E"/>
    <w:multiLevelType w:val="hybridMultilevel"/>
    <w:tmpl w:val="DA0EEB26"/>
    <w:lvl w:ilvl="0" w:tplc="D592CCD6">
      <w:start w:val="1"/>
      <w:numFmt w:val="decimal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trackRevisions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EC8"/>
    <w:rsid w:val="000010FB"/>
    <w:rsid w:val="00001BD9"/>
    <w:rsid w:val="00001DE0"/>
    <w:rsid w:val="0000203A"/>
    <w:rsid w:val="00007889"/>
    <w:rsid w:val="00013943"/>
    <w:rsid w:val="00015BD5"/>
    <w:rsid w:val="000177A3"/>
    <w:rsid w:val="00020209"/>
    <w:rsid w:val="000228C4"/>
    <w:rsid w:val="00027F21"/>
    <w:rsid w:val="0003086E"/>
    <w:rsid w:val="00031132"/>
    <w:rsid w:val="0003114F"/>
    <w:rsid w:val="00031859"/>
    <w:rsid w:val="000320C2"/>
    <w:rsid w:val="0003218D"/>
    <w:rsid w:val="000323BE"/>
    <w:rsid w:val="00033373"/>
    <w:rsid w:val="0003392D"/>
    <w:rsid w:val="00033F13"/>
    <w:rsid w:val="00034775"/>
    <w:rsid w:val="0003552F"/>
    <w:rsid w:val="00035F49"/>
    <w:rsid w:val="00036838"/>
    <w:rsid w:val="000374D5"/>
    <w:rsid w:val="00037919"/>
    <w:rsid w:val="00040C2D"/>
    <w:rsid w:val="00041302"/>
    <w:rsid w:val="00042395"/>
    <w:rsid w:val="0004378A"/>
    <w:rsid w:val="00043CCC"/>
    <w:rsid w:val="000442A4"/>
    <w:rsid w:val="00044AC9"/>
    <w:rsid w:val="0004697C"/>
    <w:rsid w:val="00050220"/>
    <w:rsid w:val="000511E0"/>
    <w:rsid w:val="00051929"/>
    <w:rsid w:val="000533A1"/>
    <w:rsid w:val="00053C29"/>
    <w:rsid w:val="00053C80"/>
    <w:rsid w:val="00055655"/>
    <w:rsid w:val="00056B1C"/>
    <w:rsid w:val="0006066D"/>
    <w:rsid w:val="00061CF4"/>
    <w:rsid w:val="00062628"/>
    <w:rsid w:val="00062AE9"/>
    <w:rsid w:val="00062DB1"/>
    <w:rsid w:val="00063A8E"/>
    <w:rsid w:val="00064E7B"/>
    <w:rsid w:val="00071921"/>
    <w:rsid w:val="00072FBD"/>
    <w:rsid w:val="000742AE"/>
    <w:rsid w:val="000745BA"/>
    <w:rsid w:val="00074C0B"/>
    <w:rsid w:val="0007584E"/>
    <w:rsid w:val="00077351"/>
    <w:rsid w:val="0008180E"/>
    <w:rsid w:val="000830BA"/>
    <w:rsid w:val="000833C3"/>
    <w:rsid w:val="00083751"/>
    <w:rsid w:val="000844A8"/>
    <w:rsid w:val="00085E5F"/>
    <w:rsid w:val="00091351"/>
    <w:rsid w:val="00093B9D"/>
    <w:rsid w:val="000943F1"/>
    <w:rsid w:val="00094BF9"/>
    <w:rsid w:val="00097E19"/>
    <w:rsid w:val="000A1571"/>
    <w:rsid w:val="000A3457"/>
    <w:rsid w:val="000A34DE"/>
    <w:rsid w:val="000A6E12"/>
    <w:rsid w:val="000A6FB3"/>
    <w:rsid w:val="000A708D"/>
    <w:rsid w:val="000A7262"/>
    <w:rsid w:val="000B24B7"/>
    <w:rsid w:val="000B5549"/>
    <w:rsid w:val="000B6224"/>
    <w:rsid w:val="000B6435"/>
    <w:rsid w:val="000B7E26"/>
    <w:rsid w:val="000C22EF"/>
    <w:rsid w:val="000C2DF3"/>
    <w:rsid w:val="000C3C2B"/>
    <w:rsid w:val="000C65CA"/>
    <w:rsid w:val="000C72CB"/>
    <w:rsid w:val="000D0D1A"/>
    <w:rsid w:val="000D10B6"/>
    <w:rsid w:val="000D1421"/>
    <w:rsid w:val="000D1432"/>
    <w:rsid w:val="000D17F1"/>
    <w:rsid w:val="000D1848"/>
    <w:rsid w:val="000D1A6B"/>
    <w:rsid w:val="000D2370"/>
    <w:rsid w:val="000D2889"/>
    <w:rsid w:val="000D3AE8"/>
    <w:rsid w:val="000D7D6B"/>
    <w:rsid w:val="000E293C"/>
    <w:rsid w:val="000E622C"/>
    <w:rsid w:val="000E79F2"/>
    <w:rsid w:val="000F1692"/>
    <w:rsid w:val="000F174A"/>
    <w:rsid w:val="000F2D6B"/>
    <w:rsid w:val="000F305A"/>
    <w:rsid w:val="000F3BA2"/>
    <w:rsid w:val="000F6878"/>
    <w:rsid w:val="000F7361"/>
    <w:rsid w:val="000F74FE"/>
    <w:rsid w:val="0010018D"/>
    <w:rsid w:val="001012B2"/>
    <w:rsid w:val="001013F5"/>
    <w:rsid w:val="00101831"/>
    <w:rsid w:val="0010748D"/>
    <w:rsid w:val="00110B59"/>
    <w:rsid w:val="00112AB4"/>
    <w:rsid w:val="0011413B"/>
    <w:rsid w:val="00114537"/>
    <w:rsid w:val="0011480B"/>
    <w:rsid w:val="00116B56"/>
    <w:rsid w:val="001203D3"/>
    <w:rsid w:val="0012063F"/>
    <w:rsid w:val="0012203E"/>
    <w:rsid w:val="00122C28"/>
    <w:rsid w:val="00123533"/>
    <w:rsid w:val="00123D59"/>
    <w:rsid w:val="00123DCF"/>
    <w:rsid w:val="00124F2D"/>
    <w:rsid w:val="00125BDA"/>
    <w:rsid w:val="0012710B"/>
    <w:rsid w:val="00130EEA"/>
    <w:rsid w:val="001319B0"/>
    <w:rsid w:val="00132A01"/>
    <w:rsid w:val="00132A50"/>
    <w:rsid w:val="00133361"/>
    <w:rsid w:val="00134553"/>
    <w:rsid w:val="00134612"/>
    <w:rsid w:val="00134870"/>
    <w:rsid w:val="00135341"/>
    <w:rsid w:val="00135561"/>
    <w:rsid w:val="001367C3"/>
    <w:rsid w:val="001370F4"/>
    <w:rsid w:val="001414DC"/>
    <w:rsid w:val="00141B9D"/>
    <w:rsid w:val="001427A9"/>
    <w:rsid w:val="00142A34"/>
    <w:rsid w:val="00143DE1"/>
    <w:rsid w:val="00144C7F"/>
    <w:rsid w:val="00145695"/>
    <w:rsid w:val="0014583E"/>
    <w:rsid w:val="00146380"/>
    <w:rsid w:val="00147500"/>
    <w:rsid w:val="0015156C"/>
    <w:rsid w:val="001529D7"/>
    <w:rsid w:val="00153D2B"/>
    <w:rsid w:val="001559DE"/>
    <w:rsid w:val="00160214"/>
    <w:rsid w:val="001619BC"/>
    <w:rsid w:val="001621CF"/>
    <w:rsid w:val="0016311C"/>
    <w:rsid w:val="001663AC"/>
    <w:rsid w:val="001664A1"/>
    <w:rsid w:val="001672EB"/>
    <w:rsid w:val="00167AF1"/>
    <w:rsid w:val="00170560"/>
    <w:rsid w:val="0017148E"/>
    <w:rsid w:val="00172517"/>
    <w:rsid w:val="00172C54"/>
    <w:rsid w:val="00173AEE"/>
    <w:rsid w:val="0017649E"/>
    <w:rsid w:val="00177DB9"/>
    <w:rsid w:val="00182B30"/>
    <w:rsid w:val="00185F07"/>
    <w:rsid w:val="00186BB5"/>
    <w:rsid w:val="00187E65"/>
    <w:rsid w:val="00190DDD"/>
    <w:rsid w:val="001919D8"/>
    <w:rsid w:val="00195747"/>
    <w:rsid w:val="00195C80"/>
    <w:rsid w:val="00195E3B"/>
    <w:rsid w:val="00196C07"/>
    <w:rsid w:val="00197C1F"/>
    <w:rsid w:val="00197C48"/>
    <w:rsid w:val="001A37B2"/>
    <w:rsid w:val="001A415B"/>
    <w:rsid w:val="001A4C85"/>
    <w:rsid w:val="001A781C"/>
    <w:rsid w:val="001B09F6"/>
    <w:rsid w:val="001B0E37"/>
    <w:rsid w:val="001B1B6F"/>
    <w:rsid w:val="001B480F"/>
    <w:rsid w:val="001B4FB4"/>
    <w:rsid w:val="001B67B9"/>
    <w:rsid w:val="001B7153"/>
    <w:rsid w:val="001B78E6"/>
    <w:rsid w:val="001C0E7A"/>
    <w:rsid w:val="001C159A"/>
    <w:rsid w:val="001C1D5A"/>
    <w:rsid w:val="001C4AE7"/>
    <w:rsid w:val="001C4CEC"/>
    <w:rsid w:val="001C56F3"/>
    <w:rsid w:val="001C5FD2"/>
    <w:rsid w:val="001C7F3F"/>
    <w:rsid w:val="001D016A"/>
    <w:rsid w:val="001D18BA"/>
    <w:rsid w:val="001D223F"/>
    <w:rsid w:val="001D3834"/>
    <w:rsid w:val="001D501F"/>
    <w:rsid w:val="001D6F69"/>
    <w:rsid w:val="001E0981"/>
    <w:rsid w:val="001E21A9"/>
    <w:rsid w:val="001E2316"/>
    <w:rsid w:val="001E3187"/>
    <w:rsid w:val="001E3CC5"/>
    <w:rsid w:val="001E49FA"/>
    <w:rsid w:val="001E6D0D"/>
    <w:rsid w:val="001F0498"/>
    <w:rsid w:val="001F0BB0"/>
    <w:rsid w:val="001F1322"/>
    <w:rsid w:val="001F1375"/>
    <w:rsid w:val="001F1830"/>
    <w:rsid w:val="001F18CC"/>
    <w:rsid w:val="001F2273"/>
    <w:rsid w:val="001F2F3E"/>
    <w:rsid w:val="001F4C36"/>
    <w:rsid w:val="001F4E61"/>
    <w:rsid w:val="002006BB"/>
    <w:rsid w:val="002014EC"/>
    <w:rsid w:val="00201DB2"/>
    <w:rsid w:val="002020E8"/>
    <w:rsid w:val="00202454"/>
    <w:rsid w:val="002029FA"/>
    <w:rsid w:val="00203F0D"/>
    <w:rsid w:val="002047DD"/>
    <w:rsid w:val="0020620C"/>
    <w:rsid w:val="00206405"/>
    <w:rsid w:val="002066F7"/>
    <w:rsid w:val="00207CD3"/>
    <w:rsid w:val="002100A5"/>
    <w:rsid w:val="00213832"/>
    <w:rsid w:val="0021511C"/>
    <w:rsid w:val="00216164"/>
    <w:rsid w:val="002167B0"/>
    <w:rsid w:val="00216BE8"/>
    <w:rsid w:val="0022007E"/>
    <w:rsid w:val="002200E8"/>
    <w:rsid w:val="002231DB"/>
    <w:rsid w:val="0022336C"/>
    <w:rsid w:val="002236C0"/>
    <w:rsid w:val="002236D6"/>
    <w:rsid w:val="00224086"/>
    <w:rsid w:val="00227105"/>
    <w:rsid w:val="00227C1B"/>
    <w:rsid w:val="002308C9"/>
    <w:rsid w:val="00230A7A"/>
    <w:rsid w:val="00233B72"/>
    <w:rsid w:val="00234A46"/>
    <w:rsid w:val="002359D5"/>
    <w:rsid w:val="00237AFB"/>
    <w:rsid w:val="0024280C"/>
    <w:rsid w:val="0024295B"/>
    <w:rsid w:val="00243637"/>
    <w:rsid w:val="0024413E"/>
    <w:rsid w:val="002447CC"/>
    <w:rsid w:val="00244CFC"/>
    <w:rsid w:val="00246906"/>
    <w:rsid w:val="002479B9"/>
    <w:rsid w:val="00253E36"/>
    <w:rsid w:val="0025497D"/>
    <w:rsid w:val="002553DD"/>
    <w:rsid w:val="002554C7"/>
    <w:rsid w:val="00256378"/>
    <w:rsid w:val="002575DE"/>
    <w:rsid w:val="0026006F"/>
    <w:rsid w:val="0026070E"/>
    <w:rsid w:val="002641F9"/>
    <w:rsid w:val="00265138"/>
    <w:rsid w:val="002705B1"/>
    <w:rsid w:val="00270B36"/>
    <w:rsid w:val="00271129"/>
    <w:rsid w:val="00272A2F"/>
    <w:rsid w:val="002744FC"/>
    <w:rsid w:val="00275171"/>
    <w:rsid w:val="00275339"/>
    <w:rsid w:val="002764DD"/>
    <w:rsid w:val="00276E40"/>
    <w:rsid w:val="00281221"/>
    <w:rsid w:val="002833AE"/>
    <w:rsid w:val="00284DDB"/>
    <w:rsid w:val="00285D57"/>
    <w:rsid w:val="00287865"/>
    <w:rsid w:val="00290E5D"/>
    <w:rsid w:val="002915F5"/>
    <w:rsid w:val="00291AB9"/>
    <w:rsid w:val="00294C06"/>
    <w:rsid w:val="00295B45"/>
    <w:rsid w:val="0029669B"/>
    <w:rsid w:val="002969B8"/>
    <w:rsid w:val="00296CA0"/>
    <w:rsid w:val="00297A99"/>
    <w:rsid w:val="002A09B1"/>
    <w:rsid w:val="002A19F4"/>
    <w:rsid w:val="002A3069"/>
    <w:rsid w:val="002A47A0"/>
    <w:rsid w:val="002A51F8"/>
    <w:rsid w:val="002A58BF"/>
    <w:rsid w:val="002A6B36"/>
    <w:rsid w:val="002A6DE1"/>
    <w:rsid w:val="002A7796"/>
    <w:rsid w:val="002A78C8"/>
    <w:rsid w:val="002B1626"/>
    <w:rsid w:val="002B371A"/>
    <w:rsid w:val="002B3FF0"/>
    <w:rsid w:val="002B62A0"/>
    <w:rsid w:val="002B6BA2"/>
    <w:rsid w:val="002C037F"/>
    <w:rsid w:val="002C1FC8"/>
    <w:rsid w:val="002C32CC"/>
    <w:rsid w:val="002C3F7F"/>
    <w:rsid w:val="002C42D8"/>
    <w:rsid w:val="002C46FD"/>
    <w:rsid w:val="002C47D2"/>
    <w:rsid w:val="002C5A43"/>
    <w:rsid w:val="002C6325"/>
    <w:rsid w:val="002D18D1"/>
    <w:rsid w:val="002D24B4"/>
    <w:rsid w:val="002D272D"/>
    <w:rsid w:val="002D45A3"/>
    <w:rsid w:val="002D4737"/>
    <w:rsid w:val="002D5F1A"/>
    <w:rsid w:val="002E0244"/>
    <w:rsid w:val="002E0C65"/>
    <w:rsid w:val="002E1324"/>
    <w:rsid w:val="002E35A4"/>
    <w:rsid w:val="002E38AF"/>
    <w:rsid w:val="002E484D"/>
    <w:rsid w:val="002E5143"/>
    <w:rsid w:val="002F0630"/>
    <w:rsid w:val="002F19A8"/>
    <w:rsid w:val="002F1D0E"/>
    <w:rsid w:val="002F24B8"/>
    <w:rsid w:val="002F5637"/>
    <w:rsid w:val="002F5B35"/>
    <w:rsid w:val="00303134"/>
    <w:rsid w:val="003063EB"/>
    <w:rsid w:val="0030673D"/>
    <w:rsid w:val="00307DA5"/>
    <w:rsid w:val="003121B2"/>
    <w:rsid w:val="003124BE"/>
    <w:rsid w:val="003124C8"/>
    <w:rsid w:val="00315B20"/>
    <w:rsid w:val="003200A8"/>
    <w:rsid w:val="00320884"/>
    <w:rsid w:val="00320E74"/>
    <w:rsid w:val="00320EC5"/>
    <w:rsid w:val="0032324C"/>
    <w:rsid w:val="003261F2"/>
    <w:rsid w:val="003272D5"/>
    <w:rsid w:val="003305B0"/>
    <w:rsid w:val="00336011"/>
    <w:rsid w:val="00341EE2"/>
    <w:rsid w:val="00341EE4"/>
    <w:rsid w:val="003436F8"/>
    <w:rsid w:val="00343E28"/>
    <w:rsid w:val="0034490D"/>
    <w:rsid w:val="00345B6C"/>
    <w:rsid w:val="00346390"/>
    <w:rsid w:val="003471CD"/>
    <w:rsid w:val="003472A7"/>
    <w:rsid w:val="003479FA"/>
    <w:rsid w:val="00350646"/>
    <w:rsid w:val="003506A7"/>
    <w:rsid w:val="0035282A"/>
    <w:rsid w:val="00352BCB"/>
    <w:rsid w:val="00353E4B"/>
    <w:rsid w:val="00353F46"/>
    <w:rsid w:val="00353F6D"/>
    <w:rsid w:val="00354A0C"/>
    <w:rsid w:val="00354E94"/>
    <w:rsid w:val="0035631D"/>
    <w:rsid w:val="00356381"/>
    <w:rsid w:val="0035687D"/>
    <w:rsid w:val="00356D6A"/>
    <w:rsid w:val="003575A6"/>
    <w:rsid w:val="003603FD"/>
    <w:rsid w:val="00360906"/>
    <w:rsid w:val="00360D27"/>
    <w:rsid w:val="003642A1"/>
    <w:rsid w:val="00364AEC"/>
    <w:rsid w:val="0036795B"/>
    <w:rsid w:val="003712D3"/>
    <w:rsid w:val="003722F4"/>
    <w:rsid w:val="00373071"/>
    <w:rsid w:val="003753EB"/>
    <w:rsid w:val="00375F44"/>
    <w:rsid w:val="003801E4"/>
    <w:rsid w:val="00380270"/>
    <w:rsid w:val="003820FC"/>
    <w:rsid w:val="0038246C"/>
    <w:rsid w:val="00382DFB"/>
    <w:rsid w:val="00384939"/>
    <w:rsid w:val="003850AC"/>
    <w:rsid w:val="003859B4"/>
    <w:rsid w:val="00386B44"/>
    <w:rsid w:val="0039136A"/>
    <w:rsid w:val="003931B3"/>
    <w:rsid w:val="00393AF1"/>
    <w:rsid w:val="00393E9D"/>
    <w:rsid w:val="00394AFF"/>
    <w:rsid w:val="00395962"/>
    <w:rsid w:val="00396449"/>
    <w:rsid w:val="00397A56"/>
    <w:rsid w:val="003A0228"/>
    <w:rsid w:val="003A1365"/>
    <w:rsid w:val="003A199E"/>
    <w:rsid w:val="003A28CB"/>
    <w:rsid w:val="003A2D54"/>
    <w:rsid w:val="003A2FDD"/>
    <w:rsid w:val="003A3C0E"/>
    <w:rsid w:val="003A53F2"/>
    <w:rsid w:val="003B1526"/>
    <w:rsid w:val="003B181E"/>
    <w:rsid w:val="003B2369"/>
    <w:rsid w:val="003B255B"/>
    <w:rsid w:val="003B378F"/>
    <w:rsid w:val="003B555A"/>
    <w:rsid w:val="003B629C"/>
    <w:rsid w:val="003C1516"/>
    <w:rsid w:val="003C2865"/>
    <w:rsid w:val="003C5EE2"/>
    <w:rsid w:val="003C6DE3"/>
    <w:rsid w:val="003C75CC"/>
    <w:rsid w:val="003C788E"/>
    <w:rsid w:val="003D1338"/>
    <w:rsid w:val="003D1B1B"/>
    <w:rsid w:val="003D20E4"/>
    <w:rsid w:val="003D2352"/>
    <w:rsid w:val="003D25F7"/>
    <w:rsid w:val="003D2D80"/>
    <w:rsid w:val="003D3E3E"/>
    <w:rsid w:val="003D47A4"/>
    <w:rsid w:val="003D5CC1"/>
    <w:rsid w:val="003D7825"/>
    <w:rsid w:val="003D7982"/>
    <w:rsid w:val="003E0446"/>
    <w:rsid w:val="003E08D2"/>
    <w:rsid w:val="003E4413"/>
    <w:rsid w:val="003E5716"/>
    <w:rsid w:val="003E5949"/>
    <w:rsid w:val="003E707C"/>
    <w:rsid w:val="003F3C49"/>
    <w:rsid w:val="003F3D69"/>
    <w:rsid w:val="003F4808"/>
    <w:rsid w:val="003F555A"/>
    <w:rsid w:val="003F6B0B"/>
    <w:rsid w:val="003F716C"/>
    <w:rsid w:val="00403258"/>
    <w:rsid w:val="004060D0"/>
    <w:rsid w:val="004064E3"/>
    <w:rsid w:val="004064FA"/>
    <w:rsid w:val="00406B2B"/>
    <w:rsid w:val="00407FF8"/>
    <w:rsid w:val="004104F6"/>
    <w:rsid w:val="004107C8"/>
    <w:rsid w:val="0041296A"/>
    <w:rsid w:val="00413E16"/>
    <w:rsid w:val="00413E48"/>
    <w:rsid w:val="00414749"/>
    <w:rsid w:val="00415445"/>
    <w:rsid w:val="00415E73"/>
    <w:rsid w:val="00416293"/>
    <w:rsid w:val="00416946"/>
    <w:rsid w:val="00417F41"/>
    <w:rsid w:val="0042160A"/>
    <w:rsid w:val="00421AEC"/>
    <w:rsid w:val="00422C51"/>
    <w:rsid w:val="00423CF2"/>
    <w:rsid w:val="00424FC3"/>
    <w:rsid w:val="00426BE0"/>
    <w:rsid w:val="004275CA"/>
    <w:rsid w:val="00427A14"/>
    <w:rsid w:val="0043094B"/>
    <w:rsid w:val="00430AFF"/>
    <w:rsid w:val="004312D9"/>
    <w:rsid w:val="00431F29"/>
    <w:rsid w:val="00433313"/>
    <w:rsid w:val="004364D9"/>
    <w:rsid w:val="00437826"/>
    <w:rsid w:val="00440BB7"/>
    <w:rsid w:val="00441B5F"/>
    <w:rsid w:val="00441B85"/>
    <w:rsid w:val="004433F0"/>
    <w:rsid w:val="00443A07"/>
    <w:rsid w:val="00446623"/>
    <w:rsid w:val="00446D0F"/>
    <w:rsid w:val="00447353"/>
    <w:rsid w:val="00450952"/>
    <w:rsid w:val="00450D09"/>
    <w:rsid w:val="00451104"/>
    <w:rsid w:val="0045272C"/>
    <w:rsid w:val="00453BC5"/>
    <w:rsid w:val="004553AE"/>
    <w:rsid w:val="00465DB5"/>
    <w:rsid w:val="0046602C"/>
    <w:rsid w:val="00467BA4"/>
    <w:rsid w:val="00471854"/>
    <w:rsid w:val="00471A41"/>
    <w:rsid w:val="004722D5"/>
    <w:rsid w:val="00472DFC"/>
    <w:rsid w:val="00473891"/>
    <w:rsid w:val="00475DBC"/>
    <w:rsid w:val="00475F70"/>
    <w:rsid w:val="004763A3"/>
    <w:rsid w:val="00477B24"/>
    <w:rsid w:val="00481BAE"/>
    <w:rsid w:val="00481C81"/>
    <w:rsid w:val="00483152"/>
    <w:rsid w:val="00486A17"/>
    <w:rsid w:val="00491693"/>
    <w:rsid w:val="004926B7"/>
    <w:rsid w:val="0049389B"/>
    <w:rsid w:val="00494788"/>
    <w:rsid w:val="00495655"/>
    <w:rsid w:val="004963F1"/>
    <w:rsid w:val="004977A1"/>
    <w:rsid w:val="004A174F"/>
    <w:rsid w:val="004A2E08"/>
    <w:rsid w:val="004A3CF3"/>
    <w:rsid w:val="004A55A7"/>
    <w:rsid w:val="004A5E22"/>
    <w:rsid w:val="004B09FD"/>
    <w:rsid w:val="004B11B3"/>
    <w:rsid w:val="004B3137"/>
    <w:rsid w:val="004B31E9"/>
    <w:rsid w:val="004B42AC"/>
    <w:rsid w:val="004B4723"/>
    <w:rsid w:val="004B57D3"/>
    <w:rsid w:val="004B6046"/>
    <w:rsid w:val="004B6DBE"/>
    <w:rsid w:val="004B75EE"/>
    <w:rsid w:val="004B79B1"/>
    <w:rsid w:val="004C16F0"/>
    <w:rsid w:val="004C30B0"/>
    <w:rsid w:val="004C3D2E"/>
    <w:rsid w:val="004C450C"/>
    <w:rsid w:val="004C7337"/>
    <w:rsid w:val="004C7C06"/>
    <w:rsid w:val="004D0A17"/>
    <w:rsid w:val="004D1BB5"/>
    <w:rsid w:val="004D2AA7"/>
    <w:rsid w:val="004D31B1"/>
    <w:rsid w:val="004D34C5"/>
    <w:rsid w:val="004D3C02"/>
    <w:rsid w:val="004D4560"/>
    <w:rsid w:val="004D4755"/>
    <w:rsid w:val="004D4875"/>
    <w:rsid w:val="004D6164"/>
    <w:rsid w:val="004D6654"/>
    <w:rsid w:val="004D6A9D"/>
    <w:rsid w:val="004E2351"/>
    <w:rsid w:val="004E25E4"/>
    <w:rsid w:val="004E2D02"/>
    <w:rsid w:val="004E3A74"/>
    <w:rsid w:val="004E4D76"/>
    <w:rsid w:val="004E6F75"/>
    <w:rsid w:val="004F0D6C"/>
    <w:rsid w:val="004F472D"/>
    <w:rsid w:val="004F5415"/>
    <w:rsid w:val="004F5A0E"/>
    <w:rsid w:val="00501D4A"/>
    <w:rsid w:val="00502F07"/>
    <w:rsid w:val="00503D7E"/>
    <w:rsid w:val="00505596"/>
    <w:rsid w:val="00506689"/>
    <w:rsid w:val="005068D2"/>
    <w:rsid w:val="00506D0C"/>
    <w:rsid w:val="005070CB"/>
    <w:rsid w:val="005133FB"/>
    <w:rsid w:val="00513F66"/>
    <w:rsid w:val="00513F9D"/>
    <w:rsid w:val="00514848"/>
    <w:rsid w:val="005150CB"/>
    <w:rsid w:val="00517730"/>
    <w:rsid w:val="005200AE"/>
    <w:rsid w:val="005221A3"/>
    <w:rsid w:val="005225BB"/>
    <w:rsid w:val="005233DF"/>
    <w:rsid w:val="00526544"/>
    <w:rsid w:val="005310AE"/>
    <w:rsid w:val="0053360E"/>
    <w:rsid w:val="00533917"/>
    <w:rsid w:val="0053450C"/>
    <w:rsid w:val="00534775"/>
    <w:rsid w:val="005355B1"/>
    <w:rsid w:val="00535673"/>
    <w:rsid w:val="00536C1F"/>
    <w:rsid w:val="00540D00"/>
    <w:rsid w:val="0054209E"/>
    <w:rsid w:val="005422D1"/>
    <w:rsid w:val="005448D7"/>
    <w:rsid w:val="00545507"/>
    <w:rsid w:val="00545905"/>
    <w:rsid w:val="0055014B"/>
    <w:rsid w:val="00550BB2"/>
    <w:rsid w:val="00550CD3"/>
    <w:rsid w:val="005532D1"/>
    <w:rsid w:val="005533BD"/>
    <w:rsid w:val="005551E9"/>
    <w:rsid w:val="00555C1A"/>
    <w:rsid w:val="00556801"/>
    <w:rsid w:val="00557838"/>
    <w:rsid w:val="005609F9"/>
    <w:rsid w:val="00560C1B"/>
    <w:rsid w:val="005613F2"/>
    <w:rsid w:val="00562450"/>
    <w:rsid w:val="005637FA"/>
    <w:rsid w:val="00563F56"/>
    <w:rsid w:val="005641C8"/>
    <w:rsid w:val="005662C7"/>
    <w:rsid w:val="005664E0"/>
    <w:rsid w:val="00570FA8"/>
    <w:rsid w:val="00572D34"/>
    <w:rsid w:val="00574558"/>
    <w:rsid w:val="00575711"/>
    <w:rsid w:val="005765D5"/>
    <w:rsid w:val="00576846"/>
    <w:rsid w:val="0057700C"/>
    <w:rsid w:val="0057705F"/>
    <w:rsid w:val="00580D39"/>
    <w:rsid w:val="00582CD6"/>
    <w:rsid w:val="00585649"/>
    <w:rsid w:val="00586B77"/>
    <w:rsid w:val="005908A8"/>
    <w:rsid w:val="00592497"/>
    <w:rsid w:val="00592516"/>
    <w:rsid w:val="00594194"/>
    <w:rsid w:val="00594994"/>
    <w:rsid w:val="005966F0"/>
    <w:rsid w:val="005970D0"/>
    <w:rsid w:val="00597EF7"/>
    <w:rsid w:val="005A07B2"/>
    <w:rsid w:val="005A1EEB"/>
    <w:rsid w:val="005A2AAC"/>
    <w:rsid w:val="005A7966"/>
    <w:rsid w:val="005B047E"/>
    <w:rsid w:val="005B06A7"/>
    <w:rsid w:val="005B30BB"/>
    <w:rsid w:val="005B348F"/>
    <w:rsid w:val="005B5E27"/>
    <w:rsid w:val="005B65BB"/>
    <w:rsid w:val="005B6D66"/>
    <w:rsid w:val="005B77FC"/>
    <w:rsid w:val="005C4A56"/>
    <w:rsid w:val="005C51F7"/>
    <w:rsid w:val="005C558A"/>
    <w:rsid w:val="005C5718"/>
    <w:rsid w:val="005C7974"/>
    <w:rsid w:val="005C7D27"/>
    <w:rsid w:val="005D033D"/>
    <w:rsid w:val="005D08E6"/>
    <w:rsid w:val="005D0F01"/>
    <w:rsid w:val="005D16FA"/>
    <w:rsid w:val="005D2126"/>
    <w:rsid w:val="005D26CC"/>
    <w:rsid w:val="005D2AEC"/>
    <w:rsid w:val="005D4181"/>
    <w:rsid w:val="005D4C69"/>
    <w:rsid w:val="005D5485"/>
    <w:rsid w:val="005D7659"/>
    <w:rsid w:val="005E178A"/>
    <w:rsid w:val="005E189D"/>
    <w:rsid w:val="005E24BC"/>
    <w:rsid w:val="005E4CE9"/>
    <w:rsid w:val="005E553B"/>
    <w:rsid w:val="005E556E"/>
    <w:rsid w:val="005F104F"/>
    <w:rsid w:val="005F3AA8"/>
    <w:rsid w:val="005F416B"/>
    <w:rsid w:val="005F5F81"/>
    <w:rsid w:val="005F6A57"/>
    <w:rsid w:val="005F710E"/>
    <w:rsid w:val="006018C5"/>
    <w:rsid w:val="00602A69"/>
    <w:rsid w:val="006033C6"/>
    <w:rsid w:val="0060357D"/>
    <w:rsid w:val="00604413"/>
    <w:rsid w:val="00604769"/>
    <w:rsid w:val="00604892"/>
    <w:rsid w:val="00606863"/>
    <w:rsid w:val="006076C3"/>
    <w:rsid w:val="00610B58"/>
    <w:rsid w:val="0061145E"/>
    <w:rsid w:val="00613C50"/>
    <w:rsid w:val="006157BD"/>
    <w:rsid w:val="00615A41"/>
    <w:rsid w:val="00615F93"/>
    <w:rsid w:val="006160AA"/>
    <w:rsid w:val="006164DC"/>
    <w:rsid w:val="006167A2"/>
    <w:rsid w:val="0061726A"/>
    <w:rsid w:val="0061779B"/>
    <w:rsid w:val="0062123C"/>
    <w:rsid w:val="006221AE"/>
    <w:rsid w:val="0062346C"/>
    <w:rsid w:val="00623648"/>
    <w:rsid w:val="00624EEC"/>
    <w:rsid w:val="0062554F"/>
    <w:rsid w:val="00627B13"/>
    <w:rsid w:val="00627C3E"/>
    <w:rsid w:val="0063040C"/>
    <w:rsid w:val="00630B51"/>
    <w:rsid w:val="00630D3B"/>
    <w:rsid w:val="00630F65"/>
    <w:rsid w:val="006327B1"/>
    <w:rsid w:val="00633363"/>
    <w:rsid w:val="006346BC"/>
    <w:rsid w:val="00634C6D"/>
    <w:rsid w:val="00635973"/>
    <w:rsid w:val="00636125"/>
    <w:rsid w:val="00636412"/>
    <w:rsid w:val="006370CF"/>
    <w:rsid w:val="0064136C"/>
    <w:rsid w:val="006418D3"/>
    <w:rsid w:val="00641D93"/>
    <w:rsid w:val="00645DB7"/>
    <w:rsid w:val="006466BE"/>
    <w:rsid w:val="0064761C"/>
    <w:rsid w:val="00647AC5"/>
    <w:rsid w:val="006527B0"/>
    <w:rsid w:val="00652ABB"/>
    <w:rsid w:val="00653443"/>
    <w:rsid w:val="00654223"/>
    <w:rsid w:val="00654A99"/>
    <w:rsid w:val="00660F8A"/>
    <w:rsid w:val="006628F1"/>
    <w:rsid w:val="006638CE"/>
    <w:rsid w:val="00665737"/>
    <w:rsid w:val="006665C8"/>
    <w:rsid w:val="00666AB6"/>
    <w:rsid w:val="00666D44"/>
    <w:rsid w:val="00674FD8"/>
    <w:rsid w:val="00676062"/>
    <w:rsid w:val="006769B4"/>
    <w:rsid w:val="00676B01"/>
    <w:rsid w:val="00677E13"/>
    <w:rsid w:val="0068167D"/>
    <w:rsid w:val="006817BC"/>
    <w:rsid w:val="00681B25"/>
    <w:rsid w:val="00681F1A"/>
    <w:rsid w:val="00682CF1"/>
    <w:rsid w:val="00683134"/>
    <w:rsid w:val="006841CA"/>
    <w:rsid w:val="0068449C"/>
    <w:rsid w:val="00684CDC"/>
    <w:rsid w:val="00685A35"/>
    <w:rsid w:val="00686208"/>
    <w:rsid w:val="0068671A"/>
    <w:rsid w:val="006877C4"/>
    <w:rsid w:val="00690251"/>
    <w:rsid w:val="0069224D"/>
    <w:rsid w:val="00692F72"/>
    <w:rsid w:val="00693EE0"/>
    <w:rsid w:val="0069455B"/>
    <w:rsid w:val="00694D26"/>
    <w:rsid w:val="00695B58"/>
    <w:rsid w:val="00695EA8"/>
    <w:rsid w:val="00696132"/>
    <w:rsid w:val="006A0660"/>
    <w:rsid w:val="006A2BE6"/>
    <w:rsid w:val="006A3A94"/>
    <w:rsid w:val="006A474B"/>
    <w:rsid w:val="006A5585"/>
    <w:rsid w:val="006A5E95"/>
    <w:rsid w:val="006A5EEA"/>
    <w:rsid w:val="006A6973"/>
    <w:rsid w:val="006A795B"/>
    <w:rsid w:val="006B0DF0"/>
    <w:rsid w:val="006B1F95"/>
    <w:rsid w:val="006B2316"/>
    <w:rsid w:val="006B236D"/>
    <w:rsid w:val="006B3708"/>
    <w:rsid w:val="006B3CBD"/>
    <w:rsid w:val="006B4F75"/>
    <w:rsid w:val="006C04C6"/>
    <w:rsid w:val="006C1723"/>
    <w:rsid w:val="006C19A4"/>
    <w:rsid w:val="006C2214"/>
    <w:rsid w:val="006C444E"/>
    <w:rsid w:val="006C471B"/>
    <w:rsid w:val="006C472E"/>
    <w:rsid w:val="006C5B25"/>
    <w:rsid w:val="006C6145"/>
    <w:rsid w:val="006C615B"/>
    <w:rsid w:val="006C6E18"/>
    <w:rsid w:val="006C7F70"/>
    <w:rsid w:val="006D0D72"/>
    <w:rsid w:val="006D22D4"/>
    <w:rsid w:val="006D2565"/>
    <w:rsid w:val="006D3F13"/>
    <w:rsid w:val="006D49D1"/>
    <w:rsid w:val="006D4CCA"/>
    <w:rsid w:val="006D6D80"/>
    <w:rsid w:val="006D6E37"/>
    <w:rsid w:val="006D7029"/>
    <w:rsid w:val="006E0541"/>
    <w:rsid w:val="006E0F6D"/>
    <w:rsid w:val="006E2FC3"/>
    <w:rsid w:val="006E3C79"/>
    <w:rsid w:val="006E3C86"/>
    <w:rsid w:val="006E5C64"/>
    <w:rsid w:val="006E73DE"/>
    <w:rsid w:val="006E786C"/>
    <w:rsid w:val="006E7877"/>
    <w:rsid w:val="006F0C49"/>
    <w:rsid w:val="006F35E0"/>
    <w:rsid w:val="006F5185"/>
    <w:rsid w:val="006F5273"/>
    <w:rsid w:val="006F5C35"/>
    <w:rsid w:val="006F6CAB"/>
    <w:rsid w:val="006F7366"/>
    <w:rsid w:val="006F799B"/>
    <w:rsid w:val="006F7C8D"/>
    <w:rsid w:val="00700848"/>
    <w:rsid w:val="00701DCF"/>
    <w:rsid w:val="007028C5"/>
    <w:rsid w:val="00702A53"/>
    <w:rsid w:val="007050DA"/>
    <w:rsid w:val="007056C9"/>
    <w:rsid w:val="00705ACD"/>
    <w:rsid w:val="00705C59"/>
    <w:rsid w:val="00707ACF"/>
    <w:rsid w:val="00710947"/>
    <w:rsid w:val="00710B9E"/>
    <w:rsid w:val="00711A20"/>
    <w:rsid w:val="00711AD8"/>
    <w:rsid w:val="00712B97"/>
    <w:rsid w:val="00712CBD"/>
    <w:rsid w:val="00713183"/>
    <w:rsid w:val="00714043"/>
    <w:rsid w:val="00714F58"/>
    <w:rsid w:val="0071541D"/>
    <w:rsid w:val="007154F2"/>
    <w:rsid w:val="0071595D"/>
    <w:rsid w:val="00716A09"/>
    <w:rsid w:val="00716EBF"/>
    <w:rsid w:val="007178F8"/>
    <w:rsid w:val="00717DC4"/>
    <w:rsid w:val="00720711"/>
    <w:rsid w:val="00722E4A"/>
    <w:rsid w:val="0072357E"/>
    <w:rsid w:val="007245A5"/>
    <w:rsid w:val="007262EA"/>
    <w:rsid w:val="007276B4"/>
    <w:rsid w:val="00730F48"/>
    <w:rsid w:val="007311E5"/>
    <w:rsid w:val="00732D81"/>
    <w:rsid w:val="0073316D"/>
    <w:rsid w:val="0073437C"/>
    <w:rsid w:val="00736DEF"/>
    <w:rsid w:val="00740F81"/>
    <w:rsid w:val="00742BFC"/>
    <w:rsid w:val="00744131"/>
    <w:rsid w:val="00745110"/>
    <w:rsid w:val="00745286"/>
    <w:rsid w:val="00746CC1"/>
    <w:rsid w:val="0075060D"/>
    <w:rsid w:val="0075090B"/>
    <w:rsid w:val="0075107C"/>
    <w:rsid w:val="00752F57"/>
    <w:rsid w:val="007540E7"/>
    <w:rsid w:val="00754D14"/>
    <w:rsid w:val="00755564"/>
    <w:rsid w:val="00755E91"/>
    <w:rsid w:val="0075613E"/>
    <w:rsid w:val="007578C4"/>
    <w:rsid w:val="00757E74"/>
    <w:rsid w:val="007608E9"/>
    <w:rsid w:val="00761388"/>
    <w:rsid w:val="00762F29"/>
    <w:rsid w:val="0076348F"/>
    <w:rsid w:val="007649E0"/>
    <w:rsid w:val="00765D42"/>
    <w:rsid w:val="007668CD"/>
    <w:rsid w:val="00770240"/>
    <w:rsid w:val="00771373"/>
    <w:rsid w:val="007730A3"/>
    <w:rsid w:val="0077310C"/>
    <w:rsid w:val="007731D3"/>
    <w:rsid w:val="00773F08"/>
    <w:rsid w:val="00774664"/>
    <w:rsid w:val="00777782"/>
    <w:rsid w:val="00777AE5"/>
    <w:rsid w:val="00780325"/>
    <w:rsid w:val="00780347"/>
    <w:rsid w:val="00780449"/>
    <w:rsid w:val="00780F53"/>
    <w:rsid w:val="00781A1E"/>
    <w:rsid w:val="00782648"/>
    <w:rsid w:val="00782C27"/>
    <w:rsid w:val="0078452D"/>
    <w:rsid w:val="00785270"/>
    <w:rsid w:val="007853B0"/>
    <w:rsid w:val="00785467"/>
    <w:rsid w:val="00785737"/>
    <w:rsid w:val="007859B3"/>
    <w:rsid w:val="00786FCB"/>
    <w:rsid w:val="00790AB4"/>
    <w:rsid w:val="007912C0"/>
    <w:rsid w:val="00793BBE"/>
    <w:rsid w:val="00794B1C"/>
    <w:rsid w:val="007971ED"/>
    <w:rsid w:val="007A63C4"/>
    <w:rsid w:val="007A7ACE"/>
    <w:rsid w:val="007A7BCA"/>
    <w:rsid w:val="007B1257"/>
    <w:rsid w:val="007B1A6D"/>
    <w:rsid w:val="007B299D"/>
    <w:rsid w:val="007B3E52"/>
    <w:rsid w:val="007B44ED"/>
    <w:rsid w:val="007B48DA"/>
    <w:rsid w:val="007B62A4"/>
    <w:rsid w:val="007B6489"/>
    <w:rsid w:val="007B6F55"/>
    <w:rsid w:val="007B71AB"/>
    <w:rsid w:val="007C2C76"/>
    <w:rsid w:val="007C3DD8"/>
    <w:rsid w:val="007C53FE"/>
    <w:rsid w:val="007C540A"/>
    <w:rsid w:val="007C56CE"/>
    <w:rsid w:val="007C6CBC"/>
    <w:rsid w:val="007C7D31"/>
    <w:rsid w:val="007D2390"/>
    <w:rsid w:val="007D3235"/>
    <w:rsid w:val="007D3D48"/>
    <w:rsid w:val="007D3DE0"/>
    <w:rsid w:val="007D3EA0"/>
    <w:rsid w:val="007D69FC"/>
    <w:rsid w:val="007D74E8"/>
    <w:rsid w:val="007D7793"/>
    <w:rsid w:val="007D7CD8"/>
    <w:rsid w:val="007E130D"/>
    <w:rsid w:val="007E3A0E"/>
    <w:rsid w:val="007E3A3C"/>
    <w:rsid w:val="007E3C2C"/>
    <w:rsid w:val="007E5D31"/>
    <w:rsid w:val="007E7179"/>
    <w:rsid w:val="007E7680"/>
    <w:rsid w:val="007E798E"/>
    <w:rsid w:val="007F2702"/>
    <w:rsid w:val="007F5010"/>
    <w:rsid w:val="007F6AD7"/>
    <w:rsid w:val="008007F5"/>
    <w:rsid w:val="008010EB"/>
    <w:rsid w:val="00801E1F"/>
    <w:rsid w:val="00803C7B"/>
    <w:rsid w:val="00803FAC"/>
    <w:rsid w:val="0080484A"/>
    <w:rsid w:val="00806727"/>
    <w:rsid w:val="00807A37"/>
    <w:rsid w:val="00807AEF"/>
    <w:rsid w:val="00807CC5"/>
    <w:rsid w:val="008104FE"/>
    <w:rsid w:val="00810D58"/>
    <w:rsid w:val="008110B1"/>
    <w:rsid w:val="00812C68"/>
    <w:rsid w:val="00815083"/>
    <w:rsid w:val="00815E9D"/>
    <w:rsid w:val="00816040"/>
    <w:rsid w:val="0081653B"/>
    <w:rsid w:val="00817452"/>
    <w:rsid w:val="00817F50"/>
    <w:rsid w:val="00820D24"/>
    <w:rsid w:val="00821B6D"/>
    <w:rsid w:val="0082392B"/>
    <w:rsid w:val="00826529"/>
    <w:rsid w:val="00827EDA"/>
    <w:rsid w:val="00830661"/>
    <w:rsid w:val="00830CED"/>
    <w:rsid w:val="00833890"/>
    <w:rsid w:val="00834712"/>
    <w:rsid w:val="00835D1F"/>
    <w:rsid w:val="00836064"/>
    <w:rsid w:val="00836A0F"/>
    <w:rsid w:val="00842BBC"/>
    <w:rsid w:val="00842E2F"/>
    <w:rsid w:val="008432EE"/>
    <w:rsid w:val="00844684"/>
    <w:rsid w:val="00844C73"/>
    <w:rsid w:val="00845035"/>
    <w:rsid w:val="008457C4"/>
    <w:rsid w:val="00847009"/>
    <w:rsid w:val="00847F72"/>
    <w:rsid w:val="008505A6"/>
    <w:rsid w:val="008507FF"/>
    <w:rsid w:val="008521C1"/>
    <w:rsid w:val="00853942"/>
    <w:rsid w:val="00853E3C"/>
    <w:rsid w:val="00854D78"/>
    <w:rsid w:val="00855F8F"/>
    <w:rsid w:val="00860A1C"/>
    <w:rsid w:val="00860F40"/>
    <w:rsid w:val="00863A54"/>
    <w:rsid w:val="00863BCF"/>
    <w:rsid w:val="00864488"/>
    <w:rsid w:val="00865094"/>
    <w:rsid w:val="00867597"/>
    <w:rsid w:val="00870F91"/>
    <w:rsid w:val="008720C4"/>
    <w:rsid w:val="00875133"/>
    <w:rsid w:val="00876692"/>
    <w:rsid w:val="00877C26"/>
    <w:rsid w:val="00877F3F"/>
    <w:rsid w:val="00880050"/>
    <w:rsid w:val="00880499"/>
    <w:rsid w:val="008811B5"/>
    <w:rsid w:val="0088158D"/>
    <w:rsid w:val="00883BCC"/>
    <w:rsid w:val="00886F00"/>
    <w:rsid w:val="00887E85"/>
    <w:rsid w:val="008913DF"/>
    <w:rsid w:val="00891843"/>
    <w:rsid w:val="00891972"/>
    <w:rsid w:val="0089302A"/>
    <w:rsid w:val="008930C2"/>
    <w:rsid w:val="008937B1"/>
    <w:rsid w:val="00894922"/>
    <w:rsid w:val="00895C22"/>
    <w:rsid w:val="00895FFF"/>
    <w:rsid w:val="008973B2"/>
    <w:rsid w:val="008973C2"/>
    <w:rsid w:val="008976C7"/>
    <w:rsid w:val="008976DD"/>
    <w:rsid w:val="008A2A71"/>
    <w:rsid w:val="008A343C"/>
    <w:rsid w:val="008A3766"/>
    <w:rsid w:val="008A4694"/>
    <w:rsid w:val="008A4865"/>
    <w:rsid w:val="008A67B0"/>
    <w:rsid w:val="008B17BB"/>
    <w:rsid w:val="008B3E23"/>
    <w:rsid w:val="008B5555"/>
    <w:rsid w:val="008B63E7"/>
    <w:rsid w:val="008B7106"/>
    <w:rsid w:val="008B7DCD"/>
    <w:rsid w:val="008B7FD7"/>
    <w:rsid w:val="008C0667"/>
    <w:rsid w:val="008C15CD"/>
    <w:rsid w:val="008C1C62"/>
    <w:rsid w:val="008C4C36"/>
    <w:rsid w:val="008C619E"/>
    <w:rsid w:val="008C6F46"/>
    <w:rsid w:val="008D21E3"/>
    <w:rsid w:val="008D23A7"/>
    <w:rsid w:val="008D2B9E"/>
    <w:rsid w:val="008D3581"/>
    <w:rsid w:val="008D3BC8"/>
    <w:rsid w:val="008D4F41"/>
    <w:rsid w:val="008D677E"/>
    <w:rsid w:val="008D687A"/>
    <w:rsid w:val="008E1E71"/>
    <w:rsid w:val="008E1F76"/>
    <w:rsid w:val="008E25B4"/>
    <w:rsid w:val="008E46DE"/>
    <w:rsid w:val="008E617F"/>
    <w:rsid w:val="008E6F54"/>
    <w:rsid w:val="008F0A2A"/>
    <w:rsid w:val="008F0F02"/>
    <w:rsid w:val="008F2758"/>
    <w:rsid w:val="008F3DF6"/>
    <w:rsid w:val="008F403A"/>
    <w:rsid w:val="008F5783"/>
    <w:rsid w:val="008F5D0D"/>
    <w:rsid w:val="008F62E7"/>
    <w:rsid w:val="008F63CA"/>
    <w:rsid w:val="008F6CA2"/>
    <w:rsid w:val="008F6E94"/>
    <w:rsid w:val="009005D4"/>
    <w:rsid w:val="00900D1A"/>
    <w:rsid w:val="00901CC5"/>
    <w:rsid w:val="00903A8D"/>
    <w:rsid w:val="009040DE"/>
    <w:rsid w:val="00906E77"/>
    <w:rsid w:val="00911084"/>
    <w:rsid w:val="0091368B"/>
    <w:rsid w:val="00914D54"/>
    <w:rsid w:val="009154C5"/>
    <w:rsid w:val="00915550"/>
    <w:rsid w:val="00915FA9"/>
    <w:rsid w:val="00916AAD"/>
    <w:rsid w:val="00917CB5"/>
    <w:rsid w:val="00920CA3"/>
    <w:rsid w:val="0092174B"/>
    <w:rsid w:val="00925DFD"/>
    <w:rsid w:val="009260D9"/>
    <w:rsid w:val="009260ED"/>
    <w:rsid w:val="009261B8"/>
    <w:rsid w:val="009269A2"/>
    <w:rsid w:val="00926AA1"/>
    <w:rsid w:val="00927005"/>
    <w:rsid w:val="009275C2"/>
    <w:rsid w:val="009306D3"/>
    <w:rsid w:val="00931986"/>
    <w:rsid w:val="0093395F"/>
    <w:rsid w:val="00934ADB"/>
    <w:rsid w:val="0093539C"/>
    <w:rsid w:val="009356AD"/>
    <w:rsid w:val="009406F8"/>
    <w:rsid w:val="0094196C"/>
    <w:rsid w:val="00941A04"/>
    <w:rsid w:val="00942899"/>
    <w:rsid w:val="00944E06"/>
    <w:rsid w:val="00945409"/>
    <w:rsid w:val="00945E73"/>
    <w:rsid w:val="00945FA0"/>
    <w:rsid w:val="00946DEE"/>
    <w:rsid w:val="009476BE"/>
    <w:rsid w:val="009478CF"/>
    <w:rsid w:val="00950BB7"/>
    <w:rsid w:val="00951C64"/>
    <w:rsid w:val="009524FB"/>
    <w:rsid w:val="00952522"/>
    <w:rsid w:val="009539BA"/>
    <w:rsid w:val="00955854"/>
    <w:rsid w:val="00955C93"/>
    <w:rsid w:val="00956CEC"/>
    <w:rsid w:val="00957A24"/>
    <w:rsid w:val="00961096"/>
    <w:rsid w:val="00962AD5"/>
    <w:rsid w:val="009637C4"/>
    <w:rsid w:val="00964807"/>
    <w:rsid w:val="00965D85"/>
    <w:rsid w:val="00965FA0"/>
    <w:rsid w:val="00967B07"/>
    <w:rsid w:val="00970912"/>
    <w:rsid w:val="009709AC"/>
    <w:rsid w:val="0097183D"/>
    <w:rsid w:val="00971CB7"/>
    <w:rsid w:val="009731FD"/>
    <w:rsid w:val="00975350"/>
    <w:rsid w:val="0097769F"/>
    <w:rsid w:val="00980327"/>
    <w:rsid w:val="00980BDF"/>
    <w:rsid w:val="00981AD0"/>
    <w:rsid w:val="0098309C"/>
    <w:rsid w:val="009847F7"/>
    <w:rsid w:val="00984865"/>
    <w:rsid w:val="0099187B"/>
    <w:rsid w:val="009924AA"/>
    <w:rsid w:val="009939A1"/>
    <w:rsid w:val="00993FFE"/>
    <w:rsid w:val="00994454"/>
    <w:rsid w:val="00994473"/>
    <w:rsid w:val="00996C7B"/>
    <w:rsid w:val="00997860"/>
    <w:rsid w:val="009A0CC0"/>
    <w:rsid w:val="009A1F7F"/>
    <w:rsid w:val="009A2610"/>
    <w:rsid w:val="009A286C"/>
    <w:rsid w:val="009A56CB"/>
    <w:rsid w:val="009A6FC8"/>
    <w:rsid w:val="009A7D2E"/>
    <w:rsid w:val="009A7DA7"/>
    <w:rsid w:val="009B0B28"/>
    <w:rsid w:val="009B1200"/>
    <w:rsid w:val="009B1BCA"/>
    <w:rsid w:val="009B1CC0"/>
    <w:rsid w:val="009B22B6"/>
    <w:rsid w:val="009B3573"/>
    <w:rsid w:val="009B3650"/>
    <w:rsid w:val="009B3DD2"/>
    <w:rsid w:val="009B5255"/>
    <w:rsid w:val="009B7ABC"/>
    <w:rsid w:val="009C0713"/>
    <w:rsid w:val="009C16CF"/>
    <w:rsid w:val="009C33BA"/>
    <w:rsid w:val="009C491E"/>
    <w:rsid w:val="009C5004"/>
    <w:rsid w:val="009C52D2"/>
    <w:rsid w:val="009C7FC2"/>
    <w:rsid w:val="009D0260"/>
    <w:rsid w:val="009D1626"/>
    <w:rsid w:val="009D2E47"/>
    <w:rsid w:val="009D35B5"/>
    <w:rsid w:val="009D3D36"/>
    <w:rsid w:val="009D4DB3"/>
    <w:rsid w:val="009D59A7"/>
    <w:rsid w:val="009D6A59"/>
    <w:rsid w:val="009D6DD0"/>
    <w:rsid w:val="009D6E6B"/>
    <w:rsid w:val="009D6FE8"/>
    <w:rsid w:val="009D7B08"/>
    <w:rsid w:val="009D7D24"/>
    <w:rsid w:val="009D7E6A"/>
    <w:rsid w:val="009E07AB"/>
    <w:rsid w:val="009E082C"/>
    <w:rsid w:val="009E0E67"/>
    <w:rsid w:val="009E1F11"/>
    <w:rsid w:val="009E3BE3"/>
    <w:rsid w:val="009E441E"/>
    <w:rsid w:val="009E475D"/>
    <w:rsid w:val="009E4F40"/>
    <w:rsid w:val="009E66BD"/>
    <w:rsid w:val="009E6BF9"/>
    <w:rsid w:val="009E70C1"/>
    <w:rsid w:val="009F1480"/>
    <w:rsid w:val="009F1911"/>
    <w:rsid w:val="009F1BFF"/>
    <w:rsid w:val="009F3F71"/>
    <w:rsid w:val="009F4E9B"/>
    <w:rsid w:val="009F534F"/>
    <w:rsid w:val="009F61CD"/>
    <w:rsid w:val="00A00692"/>
    <w:rsid w:val="00A0195D"/>
    <w:rsid w:val="00A0199C"/>
    <w:rsid w:val="00A019B8"/>
    <w:rsid w:val="00A030E9"/>
    <w:rsid w:val="00A04439"/>
    <w:rsid w:val="00A048A4"/>
    <w:rsid w:val="00A0555B"/>
    <w:rsid w:val="00A06350"/>
    <w:rsid w:val="00A06365"/>
    <w:rsid w:val="00A065B7"/>
    <w:rsid w:val="00A10F2F"/>
    <w:rsid w:val="00A121C7"/>
    <w:rsid w:val="00A12F98"/>
    <w:rsid w:val="00A1311F"/>
    <w:rsid w:val="00A14FE9"/>
    <w:rsid w:val="00A172E9"/>
    <w:rsid w:val="00A178D2"/>
    <w:rsid w:val="00A21B13"/>
    <w:rsid w:val="00A23947"/>
    <w:rsid w:val="00A26162"/>
    <w:rsid w:val="00A2619D"/>
    <w:rsid w:val="00A26524"/>
    <w:rsid w:val="00A26C44"/>
    <w:rsid w:val="00A274AC"/>
    <w:rsid w:val="00A3113E"/>
    <w:rsid w:val="00A32566"/>
    <w:rsid w:val="00A327FF"/>
    <w:rsid w:val="00A33246"/>
    <w:rsid w:val="00A34225"/>
    <w:rsid w:val="00A34712"/>
    <w:rsid w:val="00A360E2"/>
    <w:rsid w:val="00A401E9"/>
    <w:rsid w:val="00A4173A"/>
    <w:rsid w:val="00A41C0E"/>
    <w:rsid w:val="00A44A72"/>
    <w:rsid w:val="00A46A05"/>
    <w:rsid w:val="00A47C25"/>
    <w:rsid w:val="00A5075B"/>
    <w:rsid w:val="00A50DBE"/>
    <w:rsid w:val="00A51983"/>
    <w:rsid w:val="00A52DCE"/>
    <w:rsid w:val="00A531F1"/>
    <w:rsid w:val="00A53E62"/>
    <w:rsid w:val="00A53F11"/>
    <w:rsid w:val="00A560C0"/>
    <w:rsid w:val="00A56B27"/>
    <w:rsid w:val="00A57CF8"/>
    <w:rsid w:val="00A61312"/>
    <w:rsid w:val="00A6142A"/>
    <w:rsid w:val="00A64B66"/>
    <w:rsid w:val="00A65523"/>
    <w:rsid w:val="00A674B6"/>
    <w:rsid w:val="00A71809"/>
    <w:rsid w:val="00A737D9"/>
    <w:rsid w:val="00A73877"/>
    <w:rsid w:val="00A74157"/>
    <w:rsid w:val="00A77930"/>
    <w:rsid w:val="00A77C80"/>
    <w:rsid w:val="00A77F35"/>
    <w:rsid w:val="00A81229"/>
    <w:rsid w:val="00A81C2A"/>
    <w:rsid w:val="00A83297"/>
    <w:rsid w:val="00A83313"/>
    <w:rsid w:val="00A83781"/>
    <w:rsid w:val="00A83D70"/>
    <w:rsid w:val="00A87C3B"/>
    <w:rsid w:val="00A9159D"/>
    <w:rsid w:val="00A9162C"/>
    <w:rsid w:val="00A91DA8"/>
    <w:rsid w:val="00A93E99"/>
    <w:rsid w:val="00A9533A"/>
    <w:rsid w:val="00A95F5D"/>
    <w:rsid w:val="00A97253"/>
    <w:rsid w:val="00AA1CCB"/>
    <w:rsid w:val="00AA1DAE"/>
    <w:rsid w:val="00AA68B1"/>
    <w:rsid w:val="00AA6E19"/>
    <w:rsid w:val="00AA78B2"/>
    <w:rsid w:val="00AB0338"/>
    <w:rsid w:val="00AB0767"/>
    <w:rsid w:val="00AB0B5F"/>
    <w:rsid w:val="00AB0F53"/>
    <w:rsid w:val="00AB1F31"/>
    <w:rsid w:val="00AB2959"/>
    <w:rsid w:val="00AB2A30"/>
    <w:rsid w:val="00AB2E73"/>
    <w:rsid w:val="00AB305F"/>
    <w:rsid w:val="00AB5A7F"/>
    <w:rsid w:val="00AB5F4F"/>
    <w:rsid w:val="00AB6A29"/>
    <w:rsid w:val="00AC0959"/>
    <w:rsid w:val="00AC0D43"/>
    <w:rsid w:val="00AC223B"/>
    <w:rsid w:val="00AC4250"/>
    <w:rsid w:val="00AC4AAA"/>
    <w:rsid w:val="00AC5277"/>
    <w:rsid w:val="00AC5836"/>
    <w:rsid w:val="00AC680C"/>
    <w:rsid w:val="00AD0A6B"/>
    <w:rsid w:val="00AD0DF6"/>
    <w:rsid w:val="00AD2195"/>
    <w:rsid w:val="00AD2275"/>
    <w:rsid w:val="00AD4C16"/>
    <w:rsid w:val="00AD5097"/>
    <w:rsid w:val="00AE05DB"/>
    <w:rsid w:val="00AE0B06"/>
    <w:rsid w:val="00AE0E23"/>
    <w:rsid w:val="00AE184F"/>
    <w:rsid w:val="00AE2294"/>
    <w:rsid w:val="00AE2A11"/>
    <w:rsid w:val="00AE2C03"/>
    <w:rsid w:val="00AE3879"/>
    <w:rsid w:val="00AE54FC"/>
    <w:rsid w:val="00AE6217"/>
    <w:rsid w:val="00AE73D8"/>
    <w:rsid w:val="00AE7D0C"/>
    <w:rsid w:val="00AF02D6"/>
    <w:rsid w:val="00AF0387"/>
    <w:rsid w:val="00AF3CEE"/>
    <w:rsid w:val="00AF3F4B"/>
    <w:rsid w:val="00AF6A14"/>
    <w:rsid w:val="00AF6AF3"/>
    <w:rsid w:val="00B00995"/>
    <w:rsid w:val="00B00E22"/>
    <w:rsid w:val="00B0262F"/>
    <w:rsid w:val="00B029E5"/>
    <w:rsid w:val="00B05498"/>
    <w:rsid w:val="00B05BD6"/>
    <w:rsid w:val="00B06ED4"/>
    <w:rsid w:val="00B0718B"/>
    <w:rsid w:val="00B07C65"/>
    <w:rsid w:val="00B10A70"/>
    <w:rsid w:val="00B1229D"/>
    <w:rsid w:val="00B20D5F"/>
    <w:rsid w:val="00B21820"/>
    <w:rsid w:val="00B220AB"/>
    <w:rsid w:val="00B222DA"/>
    <w:rsid w:val="00B22D3E"/>
    <w:rsid w:val="00B234B1"/>
    <w:rsid w:val="00B2674E"/>
    <w:rsid w:val="00B26AF0"/>
    <w:rsid w:val="00B2719F"/>
    <w:rsid w:val="00B30031"/>
    <w:rsid w:val="00B3249A"/>
    <w:rsid w:val="00B326D5"/>
    <w:rsid w:val="00B3322F"/>
    <w:rsid w:val="00B3346B"/>
    <w:rsid w:val="00B34CC0"/>
    <w:rsid w:val="00B40406"/>
    <w:rsid w:val="00B40652"/>
    <w:rsid w:val="00B40B78"/>
    <w:rsid w:val="00B422E3"/>
    <w:rsid w:val="00B4265A"/>
    <w:rsid w:val="00B42FFC"/>
    <w:rsid w:val="00B43BDD"/>
    <w:rsid w:val="00B444A4"/>
    <w:rsid w:val="00B44A3A"/>
    <w:rsid w:val="00B44C17"/>
    <w:rsid w:val="00B458AA"/>
    <w:rsid w:val="00B45DD9"/>
    <w:rsid w:val="00B47673"/>
    <w:rsid w:val="00B51B65"/>
    <w:rsid w:val="00B54D56"/>
    <w:rsid w:val="00B56FEF"/>
    <w:rsid w:val="00B578FD"/>
    <w:rsid w:val="00B60C61"/>
    <w:rsid w:val="00B62C47"/>
    <w:rsid w:val="00B6356A"/>
    <w:rsid w:val="00B64E31"/>
    <w:rsid w:val="00B66D10"/>
    <w:rsid w:val="00B67787"/>
    <w:rsid w:val="00B67811"/>
    <w:rsid w:val="00B67F50"/>
    <w:rsid w:val="00B705BA"/>
    <w:rsid w:val="00B7421F"/>
    <w:rsid w:val="00B7562C"/>
    <w:rsid w:val="00B80C43"/>
    <w:rsid w:val="00B80D3C"/>
    <w:rsid w:val="00B80FE0"/>
    <w:rsid w:val="00B827B0"/>
    <w:rsid w:val="00B82D7D"/>
    <w:rsid w:val="00B83637"/>
    <w:rsid w:val="00B836E2"/>
    <w:rsid w:val="00B83ED7"/>
    <w:rsid w:val="00B867DF"/>
    <w:rsid w:val="00B87207"/>
    <w:rsid w:val="00B873AA"/>
    <w:rsid w:val="00B87AFC"/>
    <w:rsid w:val="00B87E8F"/>
    <w:rsid w:val="00B90148"/>
    <w:rsid w:val="00B9119E"/>
    <w:rsid w:val="00B918B7"/>
    <w:rsid w:val="00B9325D"/>
    <w:rsid w:val="00B934E8"/>
    <w:rsid w:val="00B9402B"/>
    <w:rsid w:val="00B948EA"/>
    <w:rsid w:val="00B95108"/>
    <w:rsid w:val="00B952A5"/>
    <w:rsid w:val="00B956C2"/>
    <w:rsid w:val="00B9582F"/>
    <w:rsid w:val="00B963A4"/>
    <w:rsid w:val="00B96C3B"/>
    <w:rsid w:val="00B97336"/>
    <w:rsid w:val="00BA0118"/>
    <w:rsid w:val="00BA0B9F"/>
    <w:rsid w:val="00BA0F04"/>
    <w:rsid w:val="00BA19B1"/>
    <w:rsid w:val="00BA29B7"/>
    <w:rsid w:val="00BA564E"/>
    <w:rsid w:val="00BA633F"/>
    <w:rsid w:val="00BA689A"/>
    <w:rsid w:val="00BA7F92"/>
    <w:rsid w:val="00BB0C8F"/>
    <w:rsid w:val="00BB1FDE"/>
    <w:rsid w:val="00BB2B41"/>
    <w:rsid w:val="00BB3211"/>
    <w:rsid w:val="00BB39CD"/>
    <w:rsid w:val="00BB4273"/>
    <w:rsid w:val="00BB59DB"/>
    <w:rsid w:val="00BB6A7C"/>
    <w:rsid w:val="00BC0124"/>
    <w:rsid w:val="00BC1DF6"/>
    <w:rsid w:val="00BC496A"/>
    <w:rsid w:val="00BC6CC5"/>
    <w:rsid w:val="00BC74D7"/>
    <w:rsid w:val="00BD3B47"/>
    <w:rsid w:val="00BD67BE"/>
    <w:rsid w:val="00BD7B57"/>
    <w:rsid w:val="00BE141C"/>
    <w:rsid w:val="00BE2C0A"/>
    <w:rsid w:val="00BE3035"/>
    <w:rsid w:val="00BE3C1F"/>
    <w:rsid w:val="00BE7EC8"/>
    <w:rsid w:val="00BF0B49"/>
    <w:rsid w:val="00BF1538"/>
    <w:rsid w:val="00BF1DDA"/>
    <w:rsid w:val="00BF341E"/>
    <w:rsid w:val="00BF3E85"/>
    <w:rsid w:val="00BF55D4"/>
    <w:rsid w:val="00BF6671"/>
    <w:rsid w:val="00C0172A"/>
    <w:rsid w:val="00C023C5"/>
    <w:rsid w:val="00C03E25"/>
    <w:rsid w:val="00C03FC9"/>
    <w:rsid w:val="00C058C2"/>
    <w:rsid w:val="00C079F3"/>
    <w:rsid w:val="00C07F34"/>
    <w:rsid w:val="00C10079"/>
    <w:rsid w:val="00C1051A"/>
    <w:rsid w:val="00C11A93"/>
    <w:rsid w:val="00C1221F"/>
    <w:rsid w:val="00C132BD"/>
    <w:rsid w:val="00C13480"/>
    <w:rsid w:val="00C14748"/>
    <w:rsid w:val="00C15285"/>
    <w:rsid w:val="00C16F22"/>
    <w:rsid w:val="00C17052"/>
    <w:rsid w:val="00C2021D"/>
    <w:rsid w:val="00C209E4"/>
    <w:rsid w:val="00C20EF3"/>
    <w:rsid w:val="00C2107B"/>
    <w:rsid w:val="00C216B3"/>
    <w:rsid w:val="00C219CF"/>
    <w:rsid w:val="00C2475A"/>
    <w:rsid w:val="00C2493D"/>
    <w:rsid w:val="00C254ED"/>
    <w:rsid w:val="00C25EAA"/>
    <w:rsid w:val="00C3340E"/>
    <w:rsid w:val="00C33C50"/>
    <w:rsid w:val="00C35534"/>
    <w:rsid w:val="00C357BF"/>
    <w:rsid w:val="00C42ECD"/>
    <w:rsid w:val="00C43139"/>
    <w:rsid w:val="00C433E9"/>
    <w:rsid w:val="00C43D40"/>
    <w:rsid w:val="00C468A7"/>
    <w:rsid w:val="00C50132"/>
    <w:rsid w:val="00C50521"/>
    <w:rsid w:val="00C50ED9"/>
    <w:rsid w:val="00C522EC"/>
    <w:rsid w:val="00C52BC5"/>
    <w:rsid w:val="00C5569A"/>
    <w:rsid w:val="00C560A8"/>
    <w:rsid w:val="00C567C0"/>
    <w:rsid w:val="00C56A76"/>
    <w:rsid w:val="00C603C4"/>
    <w:rsid w:val="00C60D75"/>
    <w:rsid w:val="00C61ECC"/>
    <w:rsid w:val="00C62044"/>
    <w:rsid w:val="00C63627"/>
    <w:rsid w:val="00C64656"/>
    <w:rsid w:val="00C646BA"/>
    <w:rsid w:val="00C65476"/>
    <w:rsid w:val="00C67108"/>
    <w:rsid w:val="00C67EFF"/>
    <w:rsid w:val="00C70BF9"/>
    <w:rsid w:val="00C715EC"/>
    <w:rsid w:val="00C71925"/>
    <w:rsid w:val="00C73B3D"/>
    <w:rsid w:val="00C73C2C"/>
    <w:rsid w:val="00C74331"/>
    <w:rsid w:val="00C74ABF"/>
    <w:rsid w:val="00C75587"/>
    <w:rsid w:val="00C75CBB"/>
    <w:rsid w:val="00C762B3"/>
    <w:rsid w:val="00C767ED"/>
    <w:rsid w:val="00C772A8"/>
    <w:rsid w:val="00C7742D"/>
    <w:rsid w:val="00C80050"/>
    <w:rsid w:val="00C81761"/>
    <w:rsid w:val="00C82C2F"/>
    <w:rsid w:val="00C84260"/>
    <w:rsid w:val="00C84300"/>
    <w:rsid w:val="00C8515B"/>
    <w:rsid w:val="00C87015"/>
    <w:rsid w:val="00C9093B"/>
    <w:rsid w:val="00C9483E"/>
    <w:rsid w:val="00C94B5D"/>
    <w:rsid w:val="00C94D00"/>
    <w:rsid w:val="00C950B6"/>
    <w:rsid w:val="00C95578"/>
    <w:rsid w:val="00C9587C"/>
    <w:rsid w:val="00C97D76"/>
    <w:rsid w:val="00CA0525"/>
    <w:rsid w:val="00CA42BF"/>
    <w:rsid w:val="00CA59B9"/>
    <w:rsid w:val="00CA5D0F"/>
    <w:rsid w:val="00CA6B1F"/>
    <w:rsid w:val="00CA6D48"/>
    <w:rsid w:val="00CB060F"/>
    <w:rsid w:val="00CB08F6"/>
    <w:rsid w:val="00CB1D64"/>
    <w:rsid w:val="00CB2265"/>
    <w:rsid w:val="00CB27A0"/>
    <w:rsid w:val="00CB2E83"/>
    <w:rsid w:val="00CB3D83"/>
    <w:rsid w:val="00CB4B0C"/>
    <w:rsid w:val="00CB5CD9"/>
    <w:rsid w:val="00CC11F0"/>
    <w:rsid w:val="00CC1C8D"/>
    <w:rsid w:val="00CC228B"/>
    <w:rsid w:val="00CC2CFE"/>
    <w:rsid w:val="00CC38B5"/>
    <w:rsid w:val="00CC4F29"/>
    <w:rsid w:val="00CC55C4"/>
    <w:rsid w:val="00CC5802"/>
    <w:rsid w:val="00CC7235"/>
    <w:rsid w:val="00CD0172"/>
    <w:rsid w:val="00CD1969"/>
    <w:rsid w:val="00CD2C72"/>
    <w:rsid w:val="00CD5313"/>
    <w:rsid w:val="00CE0188"/>
    <w:rsid w:val="00CE0782"/>
    <w:rsid w:val="00CE0936"/>
    <w:rsid w:val="00CE1C75"/>
    <w:rsid w:val="00CE49FA"/>
    <w:rsid w:val="00CE50D8"/>
    <w:rsid w:val="00CF0A57"/>
    <w:rsid w:val="00CF1065"/>
    <w:rsid w:val="00CF12D4"/>
    <w:rsid w:val="00CF1FC6"/>
    <w:rsid w:val="00CF30B2"/>
    <w:rsid w:val="00CF418F"/>
    <w:rsid w:val="00CF47DC"/>
    <w:rsid w:val="00CF62F5"/>
    <w:rsid w:val="00CF7A62"/>
    <w:rsid w:val="00D036E4"/>
    <w:rsid w:val="00D03AD8"/>
    <w:rsid w:val="00D047CE"/>
    <w:rsid w:val="00D05AD6"/>
    <w:rsid w:val="00D06114"/>
    <w:rsid w:val="00D0646D"/>
    <w:rsid w:val="00D06840"/>
    <w:rsid w:val="00D07BEA"/>
    <w:rsid w:val="00D14E86"/>
    <w:rsid w:val="00D15B2B"/>
    <w:rsid w:val="00D16B36"/>
    <w:rsid w:val="00D16B39"/>
    <w:rsid w:val="00D16F77"/>
    <w:rsid w:val="00D2086F"/>
    <w:rsid w:val="00D23652"/>
    <w:rsid w:val="00D23EEE"/>
    <w:rsid w:val="00D240FC"/>
    <w:rsid w:val="00D2469F"/>
    <w:rsid w:val="00D24824"/>
    <w:rsid w:val="00D24E50"/>
    <w:rsid w:val="00D254E8"/>
    <w:rsid w:val="00D278D9"/>
    <w:rsid w:val="00D30E3D"/>
    <w:rsid w:val="00D3103A"/>
    <w:rsid w:val="00D312B6"/>
    <w:rsid w:val="00D321F5"/>
    <w:rsid w:val="00D3242E"/>
    <w:rsid w:val="00D32D08"/>
    <w:rsid w:val="00D3420C"/>
    <w:rsid w:val="00D34802"/>
    <w:rsid w:val="00D358F6"/>
    <w:rsid w:val="00D3648E"/>
    <w:rsid w:val="00D36733"/>
    <w:rsid w:val="00D36DCE"/>
    <w:rsid w:val="00D37959"/>
    <w:rsid w:val="00D40530"/>
    <w:rsid w:val="00D41AB0"/>
    <w:rsid w:val="00D436A7"/>
    <w:rsid w:val="00D44358"/>
    <w:rsid w:val="00D4459F"/>
    <w:rsid w:val="00D445FD"/>
    <w:rsid w:val="00D44DAE"/>
    <w:rsid w:val="00D451E9"/>
    <w:rsid w:val="00D45370"/>
    <w:rsid w:val="00D453D1"/>
    <w:rsid w:val="00D466F3"/>
    <w:rsid w:val="00D46D8B"/>
    <w:rsid w:val="00D46F10"/>
    <w:rsid w:val="00D50515"/>
    <w:rsid w:val="00D51049"/>
    <w:rsid w:val="00D51524"/>
    <w:rsid w:val="00D51E2F"/>
    <w:rsid w:val="00D528A4"/>
    <w:rsid w:val="00D530A0"/>
    <w:rsid w:val="00D57483"/>
    <w:rsid w:val="00D6033D"/>
    <w:rsid w:val="00D605D7"/>
    <w:rsid w:val="00D60637"/>
    <w:rsid w:val="00D610A8"/>
    <w:rsid w:val="00D61B55"/>
    <w:rsid w:val="00D6283D"/>
    <w:rsid w:val="00D64819"/>
    <w:rsid w:val="00D64F5F"/>
    <w:rsid w:val="00D6630C"/>
    <w:rsid w:val="00D676C9"/>
    <w:rsid w:val="00D67CA9"/>
    <w:rsid w:val="00D71852"/>
    <w:rsid w:val="00D72988"/>
    <w:rsid w:val="00D72F5F"/>
    <w:rsid w:val="00D73B42"/>
    <w:rsid w:val="00D74A83"/>
    <w:rsid w:val="00D74BA7"/>
    <w:rsid w:val="00D76780"/>
    <w:rsid w:val="00D77484"/>
    <w:rsid w:val="00D77655"/>
    <w:rsid w:val="00D822EE"/>
    <w:rsid w:val="00D82490"/>
    <w:rsid w:val="00D82EB6"/>
    <w:rsid w:val="00D83F39"/>
    <w:rsid w:val="00D84433"/>
    <w:rsid w:val="00D862A1"/>
    <w:rsid w:val="00D86899"/>
    <w:rsid w:val="00D87475"/>
    <w:rsid w:val="00D87D73"/>
    <w:rsid w:val="00D921FD"/>
    <w:rsid w:val="00D92D2F"/>
    <w:rsid w:val="00D94D42"/>
    <w:rsid w:val="00D9597D"/>
    <w:rsid w:val="00D95FE5"/>
    <w:rsid w:val="00DA09D8"/>
    <w:rsid w:val="00DA19B8"/>
    <w:rsid w:val="00DA1F93"/>
    <w:rsid w:val="00DA2612"/>
    <w:rsid w:val="00DB10FA"/>
    <w:rsid w:val="00DB2466"/>
    <w:rsid w:val="00DB2F86"/>
    <w:rsid w:val="00DB32CC"/>
    <w:rsid w:val="00DB4DBB"/>
    <w:rsid w:val="00DB5061"/>
    <w:rsid w:val="00DB62B7"/>
    <w:rsid w:val="00DB6A40"/>
    <w:rsid w:val="00DB7D4C"/>
    <w:rsid w:val="00DC059E"/>
    <w:rsid w:val="00DC0ECF"/>
    <w:rsid w:val="00DC19A0"/>
    <w:rsid w:val="00DC1C1F"/>
    <w:rsid w:val="00DC3453"/>
    <w:rsid w:val="00DD0688"/>
    <w:rsid w:val="00DD0965"/>
    <w:rsid w:val="00DD2B8D"/>
    <w:rsid w:val="00DD2FD2"/>
    <w:rsid w:val="00DD39D4"/>
    <w:rsid w:val="00DD42BC"/>
    <w:rsid w:val="00DD68CA"/>
    <w:rsid w:val="00DD7550"/>
    <w:rsid w:val="00DE1FA8"/>
    <w:rsid w:val="00DE2BF2"/>
    <w:rsid w:val="00DE3A55"/>
    <w:rsid w:val="00DE4731"/>
    <w:rsid w:val="00DE47BC"/>
    <w:rsid w:val="00DE6930"/>
    <w:rsid w:val="00DE75DB"/>
    <w:rsid w:val="00DF07EF"/>
    <w:rsid w:val="00DF38B3"/>
    <w:rsid w:val="00DF5A3C"/>
    <w:rsid w:val="00DF5C8F"/>
    <w:rsid w:val="00DF62D5"/>
    <w:rsid w:val="00DF67BD"/>
    <w:rsid w:val="00DF6884"/>
    <w:rsid w:val="00DF7B9D"/>
    <w:rsid w:val="00DF7DE3"/>
    <w:rsid w:val="00E01032"/>
    <w:rsid w:val="00E02607"/>
    <w:rsid w:val="00E02A68"/>
    <w:rsid w:val="00E033C4"/>
    <w:rsid w:val="00E038DC"/>
    <w:rsid w:val="00E04ACB"/>
    <w:rsid w:val="00E05047"/>
    <w:rsid w:val="00E05DBE"/>
    <w:rsid w:val="00E073FA"/>
    <w:rsid w:val="00E07590"/>
    <w:rsid w:val="00E13A5F"/>
    <w:rsid w:val="00E13CA0"/>
    <w:rsid w:val="00E140C5"/>
    <w:rsid w:val="00E14107"/>
    <w:rsid w:val="00E148C1"/>
    <w:rsid w:val="00E1554A"/>
    <w:rsid w:val="00E173AB"/>
    <w:rsid w:val="00E17686"/>
    <w:rsid w:val="00E17766"/>
    <w:rsid w:val="00E17EAF"/>
    <w:rsid w:val="00E20603"/>
    <w:rsid w:val="00E20E77"/>
    <w:rsid w:val="00E21D20"/>
    <w:rsid w:val="00E22375"/>
    <w:rsid w:val="00E23176"/>
    <w:rsid w:val="00E23602"/>
    <w:rsid w:val="00E23DC2"/>
    <w:rsid w:val="00E259C6"/>
    <w:rsid w:val="00E26057"/>
    <w:rsid w:val="00E2652E"/>
    <w:rsid w:val="00E27575"/>
    <w:rsid w:val="00E3283F"/>
    <w:rsid w:val="00E32EC8"/>
    <w:rsid w:val="00E33082"/>
    <w:rsid w:val="00E37035"/>
    <w:rsid w:val="00E37B83"/>
    <w:rsid w:val="00E37EAC"/>
    <w:rsid w:val="00E425B2"/>
    <w:rsid w:val="00E42900"/>
    <w:rsid w:val="00E43E97"/>
    <w:rsid w:val="00E45980"/>
    <w:rsid w:val="00E5073A"/>
    <w:rsid w:val="00E509D0"/>
    <w:rsid w:val="00E52DEB"/>
    <w:rsid w:val="00E53C16"/>
    <w:rsid w:val="00E5435C"/>
    <w:rsid w:val="00E54636"/>
    <w:rsid w:val="00E54BA4"/>
    <w:rsid w:val="00E550A5"/>
    <w:rsid w:val="00E55456"/>
    <w:rsid w:val="00E60598"/>
    <w:rsid w:val="00E6144C"/>
    <w:rsid w:val="00E61453"/>
    <w:rsid w:val="00E61C24"/>
    <w:rsid w:val="00E71BEA"/>
    <w:rsid w:val="00E71EBB"/>
    <w:rsid w:val="00E7237B"/>
    <w:rsid w:val="00E7306A"/>
    <w:rsid w:val="00E7488B"/>
    <w:rsid w:val="00E74F8A"/>
    <w:rsid w:val="00E75A5D"/>
    <w:rsid w:val="00E761F4"/>
    <w:rsid w:val="00E77D52"/>
    <w:rsid w:val="00E80000"/>
    <w:rsid w:val="00E815AD"/>
    <w:rsid w:val="00E82549"/>
    <w:rsid w:val="00E83573"/>
    <w:rsid w:val="00E835AC"/>
    <w:rsid w:val="00E8389B"/>
    <w:rsid w:val="00E865E4"/>
    <w:rsid w:val="00E909D7"/>
    <w:rsid w:val="00E914DB"/>
    <w:rsid w:val="00E91C59"/>
    <w:rsid w:val="00E92043"/>
    <w:rsid w:val="00E925C6"/>
    <w:rsid w:val="00E93329"/>
    <w:rsid w:val="00E93BAB"/>
    <w:rsid w:val="00E94BF4"/>
    <w:rsid w:val="00E96287"/>
    <w:rsid w:val="00E964B0"/>
    <w:rsid w:val="00E97DF1"/>
    <w:rsid w:val="00EA0CF4"/>
    <w:rsid w:val="00EA0E4F"/>
    <w:rsid w:val="00EA15A6"/>
    <w:rsid w:val="00EA3DFB"/>
    <w:rsid w:val="00EA5242"/>
    <w:rsid w:val="00EA6B27"/>
    <w:rsid w:val="00EA7345"/>
    <w:rsid w:val="00EA7C73"/>
    <w:rsid w:val="00EB00CD"/>
    <w:rsid w:val="00EB081C"/>
    <w:rsid w:val="00EB0C32"/>
    <w:rsid w:val="00EB0CB4"/>
    <w:rsid w:val="00EB2172"/>
    <w:rsid w:val="00EB257C"/>
    <w:rsid w:val="00EB26A4"/>
    <w:rsid w:val="00EB3195"/>
    <w:rsid w:val="00EB41A9"/>
    <w:rsid w:val="00EB5050"/>
    <w:rsid w:val="00EB50F3"/>
    <w:rsid w:val="00EB5C7E"/>
    <w:rsid w:val="00EB73C7"/>
    <w:rsid w:val="00EB78D9"/>
    <w:rsid w:val="00EC0ED3"/>
    <w:rsid w:val="00EC1637"/>
    <w:rsid w:val="00EC2E72"/>
    <w:rsid w:val="00EC2F8D"/>
    <w:rsid w:val="00EC3523"/>
    <w:rsid w:val="00EC3717"/>
    <w:rsid w:val="00EC5320"/>
    <w:rsid w:val="00EC5ED2"/>
    <w:rsid w:val="00EC62DB"/>
    <w:rsid w:val="00ED074F"/>
    <w:rsid w:val="00ED0934"/>
    <w:rsid w:val="00ED13F8"/>
    <w:rsid w:val="00ED19AB"/>
    <w:rsid w:val="00ED299E"/>
    <w:rsid w:val="00ED2D7B"/>
    <w:rsid w:val="00ED6185"/>
    <w:rsid w:val="00ED7BFB"/>
    <w:rsid w:val="00EE009F"/>
    <w:rsid w:val="00EE0277"/>
    <w:rsid w:val="00EE13DD"/>
    <w:rsid w:val="00EE142C"/>
    <w:rsid w:val="00EE1CDB"/>
    <w:rsid w:val="00EE1E9D"/>
    <w:rsid w:val="00EE3C91"/>
    <w:rsid w:val="00EE47B8"/>
    <w:rsid w:val="00EE6617"/>
    <w:rsid w:val="00EE79EA"/>
    <w:rsid w:val="00EE7BEC"/>
    <w:rsid w:val="00EF1638"/>
    <w:rsid w:val="00EF1BE5"/>
    <w:rsid w:val="00EF1C64"/>
    <w:rsid w:val="00EF31B2"/>
    <w:rsid w:val="00EF5386"/>
    <w:rsid w:val="00EF5A21"/>
    <w:rsid w:val="00EF61D8"/>
    <w:rsid w:val="00EF6CDC"/>
    <w:rsid w:val="00F00141"/>
    <w:rsid w:val="00F006C1"/>
    <w:rsid w:val="00F00DCD"/>
    <w:rsid w:val="00F01A38"/>
    <w:rsid w:val="00F025A6"/>
    <w:rsid w:val="00F02B42"/>
    <w:rsid w:val="00F03F0A"/>
    <w:rsid w:val="00F0529B"/>
    <w:rsid w:val="00F055D3"/>
    <w:rsid w:val="00F05934"/>
    <w:rsid w:val="00F078C2"/>
    <w:rsid w:val="00F1167E"/>
    <w:rsid w:val="00F13C19"/>
    <w:rsid w:val="00F156BD"/>
    <w:rsid w:val="00F17580"/>
    <w:rsid w:val="00F20980"/>
    <w:rsid w:val="00F2149C"/>
    <w:rsid w:val="00F2292B"/>
    <w:rsid w:val="00F22F6B"/>
    <w:rsid w:val="00F236F2"/>
    <w:rsid w:val="00F254AD"/>
    <w:rsid w:val="00F2570E"/>
    <w:rsid w:val="00F26584"/>
    <w:rsid w:val="00F26675"/>
    <w:rsid w:val="00F26E5A"/>
    <w:rsid w:val="00F26E9C"/>
    <w:rsid w:val="00F30A39"/>
    <w:rsid w:val="00F319E9"/>
    <w:rsid w:val="00F32326"/>
    <w:rsid w:val="00F336B2"/>
    <w:rsid w:val="00F341B5"/>
    <w:rsid w:val="00F34AB4"/>
    <w:rsid w:val="00F355CA"/>
    <w:rsid w:val="00F3661F"/>
    <w:rsid w:val="00F36D7C"/>
    <w:rsid w:val="00F36FC5"/>
    <w:rsid w:val="00F37A08"/>
    <w:rsid w:val="00F40ECF"/>
    <w:rsid w:val="00F40F27"/>
    <w:rsid w:val="00F41717"/>
    <w:rsid w:val="00F45AD4"/>
    <w:rsid w:val="00F46C38"/>
    <w:rsid w:val="00F50D97"/>
    <w:rsid w:val="00F51DE3"/>
    <w:rsid w:val="00F5269F"/>
    <w:rsid w:val="00F536E6"/>
    <w:rsid w:val="00F5375A"/>
    <w:rsid w:val="00F53875"/>
    <w:rsid w:val="00F5568B"/>
    <w:rsid w:val="00F5583D"/>
    <w:rsid w:val="00F5795D"/>
    <w:rsid w:val="00F60E98"/>
    <w:rsid w:val="00F63DF5"/>
    <w:rsid w:val="00F64D6B"/>
    <w:rsid w:val="00F6577B"/>
    <w:rsid w:val="00F67F44"/>
    <w:rsid w:val="00F70227"/>
    <w:rsid w:val="00F7094B"/>
    <w:rsid w:val="00F724FE"/>
    <w:rsid w:val="00F733C5"/>
    <w:rsid w:val="00F74911"/>
    <w:rsid w:val="00F775FC"/>
    <w:rsid w:val="00F809DA"/>
    <w:rsid w:val="00F80D98"/>
    <w:rsid w:val="00F85353"/>
    <w:rsid w:val="00F85ABB"/>
    <w:rsid w:val="00F90BEE"/>
    <w:rsid w:val="00F91064"/>
    <w:rsid w:val="00F913DB"/>
    <w:rsid w:val="00F94AD0"/>
    <w:rsid w:val="00F94AEA"/>
    <w:rsid w:val="00F9755A"/>
    <w:rsid w:val="00F97806"/>
    <w:rsid w:val="00F97F90"/>
    <w:rsid w:val="00FA004C"/>
    <w:rsid w:val="00FA2A8C"/>
    <w:rsid w:val="00FA4770"/>
    <w:rsid w:val="00FA4827"/>
    <w:rsid w:val="00FA4D59"/>
    <w:rsid w:val="00FA5AAA"/>
    <w:rsid w:val="00FA69E8"/>
    <w:rsid w:val="00FA7047"/>
    <w:rsid w:val="00FB0203"/>
    <w:rsid w:val="00FB039D"/>
    <w:rsid w:val="00FB1257"/>
    <w:rsid w:val="00FB19BA"/>
    <w:rsid w:val="00FB279B"/>
    <w:rsid w:val="00FB6533"/>
    <w:rsid w:val="00FB6B22"/>
    <w:rsid w:val="00FC5687"/>
    <w:rsid w:val="00FC5F9C"/>
    <w:rsid w:val="00FC7349"/>
    <w:rsid w:val="00FD3A3F"/>
    <w:rsid w:val="00FD690B"/>
    <w:rsid w:val="00FD6FC7"/>
    <w:rsid w:val="00FD718A"/>
    <w:rsid w:val="00FE13A6"/>
    <w:rsid w:val="00FE2DE6"/>
    <w:rsid w:val="00FE3A71"/>
    <w:rsid w:val="00FE45DA"/>
    <w:rsid w:val="00FE4886"/>
    <w:rsid w:val="00FE4970"/>
    <w:rsid w:val="00FE5777"/>
    <w:rsid w:val="00FE6DCB"/>
    <w:rsid w:val="00FE72DD"/>
    <w:rsid w:val="00FF08B1"/>
    <w:rsid w:val="00FF08B4"/>
    <w:rsid w:val="00FF11C0"/>
    <w:rsid w:val="00FF16AE"/>
    <w:rsid w:val="00FF1784"/>
    <w:rsid w:val="00FF294D"/>
    <w:rsid w:val="00FF2AB6"/>
    <w:rsid w:val="00FF3A9D"/>
    <w:rsid w:val="00FF5980"/>
    <w:rsid w:val="00FF60A4"/>
    <w:rsid w:val="00FF66F8"/>
    <w:rsid w:val="00FF681E"/>
    <w:rsid w:val="00FF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7E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A0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0CF4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D67CA9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67CA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67CA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67CA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67CA9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0228C4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AB0F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 Spacing"/>
    <w:uiPriority w:val="1"/>
    <w:qFormat/>
    <w:rsid w:val="004B3137"/>
    <w:pPr>
      <w:spacing w:after="0" w:line="240" w:lineRule="auto"/>
    </w:pPr>
    <w:rPr>
      <w:rFonts w:eastAsiaTheme="minorHAnsi"/>
      <w:lang w:eastAsia="en-US"/>
    </w:rPr>
  </w:style>
  <w:style w:type="paragraph" w:styleId="2">
    <w:name w:val="Body Text 2"/>
    <w:basedOn w:val="a"/>
    <w:link w:val="20"/>
    <w:semiHidden/>
    <w:unhideWhenUsed/>
    <w:rsid w:val="00D73B42"/>
    <w:pPr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4"/>
    </w:rPr>
  </w:style>
  <w:style w:type="character" w:customStyle="1" w:styleId="20">
    <w:name w:val="Основной текст 2 Знак"/>
    <w:basedOn w:val="a0"/>
    <w:link w:val="2"/>
    <w:semiHidden/>
    <w:rsid w:val="00D73B42"/>
    <w:rPr>
      <w:rFonts w:ascii="Times New Roman" w:eastAsia="Times New Roman" w:hAnsi="Times New Roman" w:cs="Times New Roman"/>
      <w:i/>
      <w:iCs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7E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A0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0CF4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D67CA9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67CA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67CA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67CA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67CA9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0228C4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AB0F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 Spacing"/>
    <w:uiPriority w:val="1"/>
    <w:qFormat/>
    <w:rsid w:val="004B3137"/>
    <w:pPr>
      <w:spacing w:after="0" w:line="240" w:lineRule="auto"/>
    </w:pPr>
    <w:rPr>
      <w:rFonts w:eastAsiaTheme="minorHAnsi"/>
      <w:lang w:eastAsia="en-US"/>
    </w:rPr>
  </w:style>
  <w:style w:type="paragraph" w:styleId="2">
    <w:name w:val="Body Text 2"/>
    <w:basedOn w:val="a"/>
    <w:link w:val="20"/>
    <w:semiHidden/>
    <w:unhideWhenUsed/>
    <w:rsid w:val="00D73B42"/>
    <w:pPr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4"/>
    </w:rPr>
  </w:style>
  <w:style w:type="character" w:customStyle="1" w:styleId="20">
    <w:name w:val="Основной текст 2 Знак"/>
    <w:basedOn w:val="a0"/>
    <w:link w:val="2"/>
    <w:semiHidden/>
    <w:rsid w:val="00D73B42"/>
    <w:rPr>
      <w:rFonts w:ascii="Times New Roman" w:eastAsia="Times New Roman" w:hAnsi="Times New Roman" w:cs="Times New Roman"/>
      <w:i/>
      <w:iCs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061752-F3D6-48E5-BC06-36DCCEFD4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3417</Words>
  <Characters>19480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anurgaliev</dc:creator>
  <cp:lastModifiedBy>Сергей Бойко</cp:lastModifiedBy>
  <cp:revision>2</cp:revision>
  <cp:lastPrinted>2022-10-10T05:15:00Z</cp:lastPrinted>
  <dcterms:created xsi:type="dcterms:W3CDTF">2022-10-10T07:21:00Z</dcterms:created>
  <dcterms:modified xsi:type="dcterms:W3CDTF">2022-10-10T07:21:00Z</dcterms:modified>
</cp:coreProperties>
</file>