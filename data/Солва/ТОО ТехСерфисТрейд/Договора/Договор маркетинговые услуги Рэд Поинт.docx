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5756" w:rsidRPr="00E06BE0" w:rsidRDefault="00D05756" w:rsidP="00D05756">
      <w:pPr>
        <w:keepNext/>
        <w:jc w:val="center"/>
        <w:rPr>
          <w:b/>
          <w:sz w:val="22"/>
          <w:szCs w:val="22"/>
        </w:rPr>
      </w:pPr>
      <w:r w:rsidRPr="00E06BE0">
        <w:rPr>
          <w:b/>
          <w:sz w:val="22"/>
          <w:szCs w:val="22"/>
        </w:rPr>
        <w:t>ДОГОВОР</w:t>
      </w:r>
    </w:p>
    <w:p w:rsidR="00D05756" w:rsidRPr="00E06BE0" w:rsidRDefault="00D05756" w:rsidP="00D05756">
      <w:pPr>
        <w:keepNext/>
        <w:jc w:val="center"/>
        <w:rPr>
          <w:b/>
          <w:sz w:val="22"/>
          <w:szCs w:val="22"/>
        </w:rPr>
      </w:pPr>
      <w:r w:rsidRPr="00E06BE0">
        <w:rPr>
          <w:b/>
          <w:sz w:val="22"/>
          <w:szCs w:val="22"/>
        </w:rPr>
        <w:t>оказания услуг и выполнения работ № ____</w:t>
      </w:r>
    </w:p>
    <w:p w:rsidR="00D05756" w:rsidRPr="00E06BE0" w:rsidRDefault="00D05756" w:rsidP="00D05756">
      <w:pPr>
        <w:keepNext/>
        <w:jc w:val="center"/>
        <w:rPr>
          <w:b/>
          <w:sz w:val="22"/>
          <w:szCs w:val="22"/>
        </w:rPr>
      </w:pPr>
    </w:p>
    <w:p w:rsidR="00D05756" w:rsidRPr="00E06BE0" w:rsidRDefault="00D05756" w:rsidP="00E06BE0">
      <w:pPr>
        <w:jc w:val="both"/>
        <w:rPr>
          <w:b/>
          <w:i/>
          <w:color w:val="000000"/>
          <w:sz w:val="22"/>
          <w:szCs w:val="22"/>
        </w:rPr>
      </w:pPr>
      <w:r w:rsidRPr="00E06BE0">
        <w:rPr>
          <w:b/>
          <w:color w:val="000000"/>
          <w:sz w:val="22"/>
          <w:szCs w:val="22"/>
        </w:rPr>
        <w:t>г. Алматы</w:t>
      </w:r>
      <w:r w:rsidRPr="00E06BE0">
        <w:rPr>
          <w:b/>
          <w:color w:val="000000"/>
          <w:sz w:val="22"/>
          <w:szCs w:val="22"/>
        </w:rPr>
        <w:tab/>
      </w:r>
      <w:r w:rsidRPr="00E06BE0">
        <w:rPr>
          <w:b/>
          <w:color w:val="000000"/>
          <w:sz w:val="22"/>
          <w:szCs w:val="22"/>
        </w:rPr>
        <w:tab/>
        <w:t xml:space="preserve">                                  </w:t>
      </w:r>
      <w:r w:rsidRPr="00E06BE0">
        <w:rPr>
          <w:b/>
          <w:color w:val="000000"/>
          <w:sz w:val="22"/>
          <w:szCs w:val="22"/>
        </w:rPr>
        <w:tab/>
      </w:r>
      <w:r w:rsidRPr="00E06BE0">
        <w:rPr>
          <w:b/>
          <w:color w:val="000000"/>
          <w:sz w:val="22"/>
          <w:szCs w:val="22"/>
        </w:rPr>
        <w:tab/>
      </w:r>
      <w:r w:rsidRPr="00E06BE0">
        <w:rPr>
          <w:b/>
          <w:color w:val="000000"/>
          <w:sz w:val="22"/>
          <w:szCs w:val="22"/>
        </w:rPr>
        <w:tab/>
      </w:r>
      <w:r w:rsidRPr="00E06BE0">
        <w:rPr>
          <w:b/>
          <w:color w:val="000000"/>
          <w:sz w:val="22"/>
          <w:szCs w:val="22"/>
        </w:rPr>
        <w:tab/>
      </w:r>
      <w:r w:rsidR="00777255" w:rsidRPr="00E06BE0">
        <w:rPr>
          <w:b/>
          <w:color w:val="000000"/>
          <w:sz w:val="22"/>
          <w:szCs w:val="22"/>
        </w:rPr>
        <w:t xml:space="preserve">               </w:t>
      </w:r>
      <w:r w:rsidR="00D2413B">
        <w:rPr>
          <w:b/>
          <w:color w:val="000000"/>
          <w:sz w:val="22"/>
          <w:szCs w:val="22"/>
        </w:rPr>
        <w:t xml:space="preserve">    </w:t>
      </w:r>
      <w:r w:rsidRPr="00E06BE0">
        <w:rPr>
          <w:b/>
          <w:color w:val="000000"/>
          <w:sz w:val="22"/>
          <w:szCs w:val="22"/>
        </w:rPr>
        <w:t>«___»________201</w:t>
      </w:r>
      <w:r w:rsidR="009679AC" w:rsidRPr="00E06BE0">
        <w:rPr>
          <w:b/>
          <w:color w:val="000000"/>
          <w:sz w:val="22"/>
          <w:szCs w:val="22"/>
        </w:rPr>
        <w:t>9</w:t>
      </w:r>
      <w:r w:rsidRPr="00E06BE0">
        <w:rPr>
          <w:b/>
          <w:color w:val="000000"/>
          <w:sz w:val="22"/>
          <w:szCs w:val="22"/>
        </w:rPr>
        <w:t xml:space="preserve"> года.</w:t>
      </w:r>
    </w:p>
    <w:p w:rsidR="00D05756" w:rsidRPr="00E06BE0" w:rsidRDefault="00D05756" w:rsidP="004444ED">
      <w:pPr>
        <w:rPr>
          <w:b/>
          <w:bCs/>
          <w:sz w:val="22"/>
          <w:szCs w:val="22"/>
        </w:rPr>
      </w:pPr>
    </w:p>
    <w:p w:rsidR="00A43E77" w:rsidRPr="00E06BE0" w:rsidDel="00E06BE0" w:rsidRDefault="00D05756" w:rsidP="00D05756">
      <w:pPr>
        <w:pStyle w:val="a3"/>
        <w:rPr>
          <w:del w:id="0" w:author="Сергей Бойко" w:date="2019-12-27T12:23:00Z"/>
          <w:b/>
          <w:szCs w:val="22"/>
        </w:rPr>
      </w:pPr>
      <w:r w:rsidRPr="00E06BE0">
        <w:rPr>
          <w:b/>
          <w:szCs w:val="22"/>
        </w:rPr>
        <w:tab/>
      </w:r>
      <w:r w:rsidR="00EB77AF" w:rsidRPr="00E06BE0">
        <w:rPr>
          <w:b/>
          <w:szCs w:val="22"/>
        </w:rPr>
        <w:t xml:space="preserve">ТОО </w:t>
      </w:r>
      <w:r w:rsidR="00E167C7" w:rsidRPr="00E06BE0">
        <w:rPr>
          <w:b/>
          <w:szCs w:val="22"/>
        </w:rPr>
        <w:t>«</w:t>
      </w:r>
      <w:proofErr w:type="spellStart"/>
      <w:r w:rsidR="000A6212" w:rsidRPr="00E06BE0">
        <w:rPr>
          <w:b/>
          <w:szCs w:val="22"/>
        </w:rPr>
        <w:t>ТехСервисТрейд</w:t>
      </w:r>
      <w:proofErr w:type="spellEnd"/>
      <w:r w:rsidR="00E167C7" w:rsidRPr="00E06BE0">
        <w:rPr>
          <w:b/>
          <w:szCs w:val="22"/>
        </w:rPr>
        <w:t>»</w:t>
      </w:r>
      <w:r w:rsidRPr="00E06BE0">
        <w:rPr>
          <w:szCs w:val="22"/>
        </w:rPr>
        <w:t xml:space="preserve"> именуемое в дальнейшем </w:t>
      </w:r>
      <w:r w:rsidRPr="00E06BE0">
        <w:rPr>
          <w:b/>
          <w:szCs w:val="22"/>
        </w:rPr>
        <w:t>«Заказчик»</w:t>
      </w:r>
      <w:r w:rsidRPr="00E06BE0">
        <w:rPr>
          <w:szCs w:val="22"/>
        </w:rPr>
        <w:t>, в лице</w:t>
      </w:r>
      <w:r w:rsidR="00E167C7" w:rsidRPr="00E06BE0">
        <w:rPr>
          <w:szCs w:val="22"/>
        </w:rPr>
        <w:t xml:space="preserve"> </w:t>
      </w:r>
      <w:r w:rsidR="00FA2F59" w:rsidRPr="00E06BE0">
        <w:rPr>
          <w:szCs w:val="22"/>
        </w:rPr>
        <w:t>Вт</w:t>
      </w:r>
      <w:ins w:id="1" w:author="Сергей Бойко" w:date="2019-12-27T12:22:00Z">
        <w:r w:rsidR="00E06BE0">
          <w:rPr>
            <w:szCs w:val="22"/>
          </w:rPr>
          <w:t>о</w:t>
        </w:r>
      </w:ins>
      <w:r w:rsidR="00FA2F59" w:rsidRPr="00E06BE0">
        <w:rPr>
          <w:szCs w:val="22"/>
        </w:rPr>
        <w:t>рого директора</w:t>
      </w:r>
      <w:r w:rsidR="00E167C7" w:rsidRPr="00E06BE0">
        <w:rPr>
          <w:szCs w:val="22"/>
        </w:rPr>
        <w:t xml:space="preserve"> </w:t>
      </w:r>
      <w:r w:rsidR="00FA2F59" w:rsidRPr="00E06BE0">
        <w:rPr>
          <w:szCs w:val="22"/>
        </w:rPr>
        <w:t>Бойко Сергея Валерьевича</w:t>
      </w:r>
      <w:r w:rsidRPr="00E06BE0">
        <w:rPr>
          <w:szCs w:val="22"/>
        </w:rPr>
        <w:t xml:space="preserve">, действующего на основании </w:t>
      </w:r>
      <w:r w:rsidR="00E167C7" w:rsidRPr="00E06BE0">
        <w:rPr>
          <w:szCs w:val="22"/>
        </w:rPr>
        <w:t>Устава</w:t>
      </w:r>
      <w:r w:rsidRPr="00E06BE0">
        <w:rPr>
          <w:szCs w:val="22"/>
        </w:rPr>
        <w:t xml:space="preserve"> с одной стороны, и</w:t>
      </w:r>
      <w:r w:rsidRPr="00E06BE0">
        <w:rPr>
          <w:b/>
          <w:szCs w:val="22"/>
        </w:rPr>
        <w:t xml:space="preserve"> </w:t>
      </w:r>
    </w:p>
    <w:p w:rsidR="00D05756" w:rsidRPr="00E06BE0" w:rsidRDefault="00CD09A3" w:rsidP="00E06BE0">
      <w:pPr>
        <w:pStyle w:val="a3"/>
        <w:rPr>
          <w:b/>
          <w:szCs w:val="22"/>
        </w:rPr>
        <w:pPrChange w:id="2" w:author="Сергей Бойко" w:date="2019-12-27T12:23:00Z">
          <w:pPr>
            <w:pStyle w:val="a3"/>
            <w:ind w:firstLine="709"/>
          </w:pPr>
        </w:pPrChange>
      </w:pPr>
      <w:r w:rsidRPr="00E06BE0">
        <w:rPr>
          <w:b/>
          <w:szCs w:val="22"/>
        </w:rPr>
        <w:t xml:space="preserve">ТОО </w:t>
      </w:r>
      <w:r w:rsidR="00397DCC" w:rsidRPr="00E06BE0">
        <w:rPr>
          <w:b/>
          <w:szCs w:val="22"/>
        </w:rPr>
        <w:t>«</w:t>
      </w:r>
      <w:r w:rsidR="009679AC" w:rsidRPr="00E06BE0">
        <w:rPr>
          <w:b/>
          <w:szCs w:val="22"/>
        </w:rPr>
        <w:t>RED SPOT</w:t>
      </w:r>
      <w:r w:rsidR="00397DCC" w:rsidRPr="00E06BE0">
        <w:rPr>
          <w:b/>
          <w:szCs w:val="22"/>
        </w:rPr>
        <w:t>»</w:t>
      </w:r>
      <w:r w:rsidR="00331283" w:rsidRPr="00E06BE0">
        <w:rPr>
          <w:b/>
          <w:szCs w:val="22"/>
        </w:rPr>
        <w:t>,</w:t>
      </w:r>
      <w:r w:rsidR="00D05756" w:rsidRPr="00E06BE0">
        <w:rPr>
          <w:szCs w:val="22"/>
        </w:rPr>
        <w:t xml:space="preserve"> именуемое в дальнейшем </w:t>
      </w:r>
      <w:r w:rsidR="00D05756" w:rsidRPr="00E06BE0">
        <w:rPr>
          <w:b/>
          <w:szCs w:val="22"/>
        </w:rPr>
        <w:t>«Агентство»,</w:t>
      </w:r>
      <w:r w:rsidR="00D05756" w:rsidRPr="00E06BE0">
        <w:rPr>
          <w:szCs w:val="22"/>
        </w:rPr>
        <w:t xml:space="preserve"> в лице </w:t>
      </w:r>
      <w:proofErr w:type="spellStart"/>
      <w:r w:rsidR="009679AC" w:rsidRPr="00E06BE0">
        <w:rPr>
          <w:szCs w:val="22"/>
        </w:rPr>
        <w:t>Исанова</w:t>
      </w:r>
      <w:proofErr w:type="spellEnd"/>
      <w:r w:rsidR="009679AC" w:rsidRPr="00E06BE0">
        <w:rPr>
          <w:szCs w:val="22"/>
        </w:rPr>
        <w:t xml:space="preserve"> Тимура </w:t>
      </w:r>
      <w:proofErr w:type="spellStart"/>
      <w:r w:rsidR="009679AC" w:rsidRPr="00E06BE0">
        <w:rPr>
          <w:szCs w:val="22"/>
        </w:rPr>
        <w:t>Толегеновича</w:t>
      </w:r>
      <w:proofErr w:type="spellEnd"/>
      <w:r w:rsidR="00812A7B" w:rsidRPr="00E06BE0">
        <w:rPr>
          <w:szCs w:val="22"/>
        </w:rPr>
        <w:t>,</w:t>
      </w:r>
      <w:r w:rsidR="00D05756" w:rsidRPr="00E06BE0">
        <w:rPr>
          <w:b/>
          <w:szCs w:val="22"/>
        </w:rPr>
        <w:t xml:space="preserve"> </w:t>
      </w:r>
      <w:r w:rsidR="00D05756" w:rsidRPr="00E06BE0">
        <w:rPr>
          <w:szCs w:val="22"/>
        </w:rPr>
        <w:t xml:space="preserve">действующего на основании </w:t>
      </w:r>
      <w:r w:rsidRPr="00E06BE0">
        <w:rPr>
          <w:szCs w:val="22"/>
        </w:rPr>
        <w:t>Устава</w:t>
      </w:r>
      <w:r w:rsidR="00D05756" w:rsidRPr="00E06BE0">
        <w:rPr>
          <w:szCs w:val="22"/>
        </w:rPr>
        <w:t>, с другой стороны, совместно в дальнейшем именуемые «Стороны», заключили настоящий Договор о нижеследующем:</w:t>
      </w:r>
    </w:p>
    <w:p w:rsidR="00D05756" w:rsidRPr="00E06BE0" w:rsidRDefault="00D05756" w:rsidP="00D05756">
      <w:pPr>
        <w:numPr>
          <w:ilvl w:val="0"/>
          <w:numId w:val="2"/>
        </w:numPr>
        <w:tabs>
          <w:tab w:val="left" w:pos="360"/>
        </w:tabs>
        <w:jc w:val="center"/>
        <w:rPr>
          <w:b/>
          <w:sz w:val="22"/>
          <w:szCs w:val="22"/>
          <w:lang w:val="en-US"/>
        </w:rPr>
      </w:pPr>
      <w:r w:rsidRPr="00E06BE0">
        <w:rPr>
          <w:b/>
          <w:sz w:val="22"/>
          <w:szCs w:val="22"/>
        </w:rPr>
        <w:t>ПРЕДМЕТ ДОГОВОРА</w:t>
      </w:r>
    </w:p>
    <w:p w:rsidR="00D05756" w:rsidRPr="00E06BE0" w:rsidRDefault="00D05756" w:rsidP="00D05756">
      <w:pPr>
        <w:numPr>
          <w:ilvl w:val="1"/>
          <w:numId w:val="2"/>
        </w:numPr>
        <w:tabs>
          <w:tab w:val="clear" w:pos="814"/>
        </w:tabs>
        <w:ind w:left="709" w:hanging="709"/>
        <w:jc w:val="both"/>
        <w:rPr>
          <w:sz w:val="22"/>
          <w:szCs w:val="22"/>
        </w:rPr>
      </w:pPr>
      <w:r w:rsidRPr="00E06BE0">
        <w:rPr>
          <w:sz w:val="22"/>
          <w:szCs w:val="22"/>
        </w:rPr>
        <w:t>Заказчик поручает, а Агентство принимает на себя обязанности по предоставлению Заказчику услуг и ра</w:t>
      </w:r>
      <w:r w:rsidR="009B10EA" w:rsidRPr="00E06BE0">
        <w:rPr>
          <w:sz w:val="22"/>
          <w:szCs w:val="22"/>
        </w:rPr>
        <w:t>бот рекламного, маркетингового характера</w:t>
      </w:r>
      <w:r w:rsidRPr="00E06BE0">
        <w:rPr>
          <w:sz w:val="22"/>
          <w:szCs w:val="22"/>
        </w:rPr>
        <w:t>.</w:t>
      </w:r>
    </w:p>
    <w:p w:rsidR="00D05756" w:rsidRPr="00E06BE0" w:rsidRDefault="00D05756" w:rsidP="00D05756">
      <w:pPr>
        <w:numPr>
          <w:ilvl w:val="1"/>
          <w:numId w:val="2"/>
        </w:numPr>
        <w:tabs>
          <w:tab w:val="clear" w:pos="814"/>
        </w:tabs>
        <w:ind w:left="709" w:hanging="709"/>
        <w:jc w:val="both"/>
        <w:rPr>
          <w:sz w:val="22"/>
          <w:szCs w:val="22"/>
        </w:rPr>
      </w:pPr>
      <w:r w:rsidRPr="00E06BE0">
        <w:rPr>
          <w:sz w:val="22"/>
          <w:szCs w:val="22"/>
        </w:rPr>
        <w:t>Под предоставлением услуг и работ рекламного, маркетингового характера Сторонами, участвующими в настоящем Договоре, понимаются поручаемые Заказчиком и принимаемые на себя Агентством обязательства по оказанию Заказчику полного спе</w:t>
      </w:r>
      <w:r w:rsidR="009B10EA" w:rsidRPr="00E06BE0">
        <w:rPr>
          <w:sz w:val="22"/>
          <w:szCs w:val="22"/>
        </w:rPr>
        <w:t xml:space="preserve">ктра рекламных и маркетинговых </w:t>
      </w:r>
      <w:r w:rsidRPr="00E06BE0">
        <w:rPr>
          <w:sz w:val="22"/>
          <w:szCs w:val="22"/>
        </w:rPr>
        <w:t>услуг и работ (далее по тексту - услуги, работы)</w:t>
      </w:r>
      <w:r w:rsidR="00812A7B" w:rsidRPr="00E06BE0">
        <w:rPr>
          <w:sz w:val="22"/>
          <w:szCs w:val="22"/>
        </w:rPr>
        <w:t>.</w:t>
      </w:r>
    </w:p>
    <w:p w:rsidR="00D05756" w:rsidRPr="00E06BE0" w:rsidRDefault="00D05756" w:rsidP="00D05756">
      <w:pPr>
        <w:pStyle w:val="a3"/>
        <w:numPr>
          <w:ilvl w:val="1"/>
          <w:numId w:val="5"/>
        </w:numPr>
        <w:tabs>
          <w:tab w:val="clear" w:pos="360"/>
          <w:tab w:val="left" w:pos="709"/>
          <w:tab w:val="left" w:pos="851"/>
        </w:tabs>
        <w:ind w:left="709" w:hanging="709"/>
        <w:rPr>
          <w:szCs w:val="22"/>
        </w:rPr>
      </w:pPr>
      <w:r w:rsidRPr="00E06BE0">
        <w:rPr>
          <w:szCs w:val="22"/>
        </w:rPr>
        <w:t>Настоящим Агентство заявляет и гарантирует, что оно обладает должным образом оформленными и действующими лицензиями, разрешениями, полномочиями, на осуществление деятельности по оказанию Услуг/Работ, если таковые необходимы в соответствии с требованиями действующего законодательства Республики Казахстан.</w:t>
      </w:r>
    </w:p>
    <w:p w:rsidR="00D05756" w:rsidRPr="00E06BE0" w:rsidRDefault="00D05756" w:rsidP="00D05756">
      <w:pPr>
        <w:pStyle w:val="a3"/>
        <w:numPr>
          <w:ilvl w:val="1"/>
          <w:numId w:val="5"/>
        </w:numPr>
        <w:tabs>
          <w:tab w:val="clear" w:pos="360"/>
          <w:tab w:val="left" w:pos="709"/>
          <w:tab w:val="left" w:pos="851"/>
        </w:tabs>
        <w:ind w:left="709" w:hanging="709"/>
        <w:rPr>
          <w:szCs w:val="22"/>
        </w:rPr>
      </w:pPr>
      <w:r w:rsidRPr="00E06BE0">
        <w:rPr>
          <w:szCs w:val="22"/>
        </w:rPr>
        <w:t>Исключительное право оценки качества выполненных Агентством работ, услуг принадлежит Заказчику, если иное не оговорено настоящим Договором и Приложениями к нему.</w:t>
      </w:r>
    </w:p>
    <w:p w:rsidR="00D05756" w:rsidRPr="00E06BE0" w:rsidRDefault="00D05756" w:rsidP="00D05756">
      <w:pPr>
        <w:pStyle w:val="a3"/>
        <w:numPr>
          <w:ilvl w:val="1"/>
          <w:numId w:val="5"/>
        </w:numPr>
        <w:tabs>
          <w:tab w:val="clear" w:pos="360"/>
          <w:tab w:val="left" w:pos="709"/>
          <w:tab w:val="left" w:pos="851"/>
        </w:tabs>
        <w:ind w:left="709" w:hanging="709"/>
        <w:rPr>
          <w:szCs w:val="22"/>
        </w:rPr>
      </w:pPr>
      <w:r w:rsidRPr="00E06BE0">
        <w:rPr>
          <w:szCs w:val="22"/>
        </w:rPr>
        <w:t>Результат услуг/работ, имущественные права на него является исключительной собственностью Заказчика.</w:t>
      </w:r>
    </w:p>
    <w:p w:rsidR="00D05756" w:rsidRPr="00E06BE0" w:rsidRDefault="00D05756" w:rsidP="004444ED">
      <w:pPr>
        <w:pStyle w:val="a3"/>
        <w:rPr>
          <w:szCs w:val="22"/>
        </w:rPr>
      </w:pPr>
    </w:p>
    <w:p w:rsidR="00D05756" w:rsidRPr="00E06BE0" w:rsidRDefault="00D05756" w:rsidP="00D05756">
      <w:pPr>
        <w:pStyle w:val="a3"/>
        <w:numPr>
          <w:ilvl w:val="0"/>
          <w:numId w:val="5"/>
        </w:numPr>
        <w:jc w:val="center"/>
        <w:rPr>
          <w:b/>
          <w:szCs w:val="22"/>
          <w:lang w:val="en-US"/>
        </w:rPr>
      </w:pPr>
      <w:r w:rsidRPr="00E06BE0">
        <w:rPr>
          <w:b/>
          <w:szCs w:val="22"/>
        </w:rPr>
        <w:t>ПРАВА И ОБЯЗАННОСТИ СТОРОН</w:t>
      </w:r>
    </w:p>
    <w:p w:rsidR="00D05756" w:rsidRPr="00E06BE0" w:rsidRDefault="00D05756" w:rsidP="00D05756">
      <w:pPr>
        <w:pStyle w:val="a3"/>
        <w:rPr>
          <w:szCs w:val="22"/>
        </w:rPr>
      </w:pPr>
      <w:r w:rsidRPr="00E06BE0">
        <w:rPr>
          <w:b/>
          <w:szCs w:val="22"/>
        </w:rPr>
        <w:t xml:space="preserve">2.1. </w:t>
      </w:r>
      <w:r w:rsidRPr="00E06BE0">
        <w:rPr>
          <w:b/>
          <w:szCs w:val="22"/>
        </w:rPr>
        <w:tab/>
        <w:t>Права и обязанности Агентства</w:t>
      </w:r>
      <w:r w:rsidRPr="00E06BE0">
        <w:rPr>
          <w:szCs w:val="22"/>
        </w:rPr>
        <w:t>:</w:t>
      </w:r>
    </w:p>
    <w:p w:rsidR="00D05756" w:rsidRPr="00E06BE0" w:rsidRDefault="00D05756" w:rsidP="00D05756">
      <w:pPr>
        <w:pStyle w:val="a3"/>
        <w:numPr>
          <w:ilvl w:val="2"/>
          <w:numId w:val="6"/>
        </w:numPr>
        <w:rPr>
          <w:szCs w:val="22"/>
        </w:rPr>
      </w:pPr>
      <w:r w:rsidRPr="00E06BE0">
        <w:rPr>
          <w:szCs w:val="22"/>
        </w:rPr>
        <w:t>Агентство обязуется представлять интересы Заказчика в соответствии с нормами добросовестного ведения бизнеса, взаимного уважения и осуществлять заказы Заказчика в оговариваемые сроки, а также в полном соответствии с условиями Приложений и утвержденными образцами, макетами, материалами и т.п. Агентство обязуется действовать в интересах Заказчика при планировании рекламной кампании, производстве и размещении рекламных материалов, при проведении переговоров о ценах на размещение рекламы</w:t>
      </w:r>
      <w:r w:rsidR="00812A7B" w:rsidRPr="00E06BE0">
        <w:rPr>
          <w:szCs w:val="22"/>
        </w:rPr>
        <w:t xml:space="preserve">, </w:t>
      </w:r>
      <w:proofErr w:type="gramStart"/>
      <w:r w:rsidR="00812A7B" w:rsidRPr="00E06BE0">
        <w:rPr>
          <w:szCs w:val="22"/>
        </w:rPr>
        <w:t>с</w:t>
      </w:r>
      <w:proofErr w:type="gramEnd"/>
      <w:r w:rsidR="00812A7B" w:rsidRPr="00E06BE0">
        <w:rPr>
          <w:szCs w:val="22"/>
        </w:rPr>
        <w:t xml:space="preserve"> получением всех необходимых разрешительных документов на размещение рекламы</w:t>
      </w:r>
      <w:r w:rsidRPr="00E06BE0">
        <w:rPr>
          <w:szCs w:val="22"/>
        </w:rPr>
        <w:t xml:space="preserve">. </w:t>
      </w:r>
    </w:p>
    <w:p w:rsidR="00D05756" w:rsidRPr="00E06BE0" w:rsidRDefault="00D05756" w:rsidP="00D05756">
      <w:pPr>
        <w:pStyle w:val="a3"/>
        <w:numPr>
          <w:ilvl w:val="2"/>
          <w:numId w:val="6"/>
        </w:numPr>
        <w:rPr>
          <w:szCs w:val="22"/>
        </w:rPr>
      </w:pPr>
      <w:proofErr w:type="gramStart"/>
      <w:r w:rsidRPr="00E06BE0">
        <w:rPr>
          <w:szCs w:val="22"/>
        </w:rPr>
        <w:t>Агентство обязуется соблюдать конфиденциальность в отношении любых сведений и информации, имеющих отношение к деятельности Заказчика, переданных ему непосредственно Заказчиком и/или ставших ему известными в связи с исполнением настоящего Договора, а также принимать все необходимые меры предосторожности, направленные на предупреждение и предотвращения  несанкционированного  разглашения и/или доступа к таким сведениям и информации любых третьих лиц, не связанных с исполнением настоящего</w:t>
      </w:r>
      <w:proofErr w:type="gramEnd"/>
      <w:r w:rsidRPr="00E06BE0">
        <w:rPr>
          <w:szCs w:val="22"/>
        </w:rPr>
        <w:t xml:space="preserve"> Договора.</w:t>
      </w:r>
    </w:p>
    <w:p w:rsidR="00D05756" w:rsidRPr="00E06BE0" w:rsidRDefault="00D05756" w:rsidP="00D05756">
      <w:pPr>
        <w:pStyle w:val="a3"/>
        <w:numPr>
          <w:ilvl w:val="2"/>
          <w:numId w:val="6"/>
        </w:numPr>
        <w:rPr>
          <w:szCs w:val="22"/>
        </w:rPr>
      </w:pPr>
      <w:r w:rsidRPr="00E06BE0">
        <w:rPr>
          <w:szCs w:val="22"/>
        </w:rPr>
        <w:t xml:space="preserve">Агентство несет полную ответственность за информацию, содержащуюся в материалах, предоставляемых на утверждение Заказчику (за исключением тех случаев, когда информация, используемая Агентством для производства рекламных материалов, получена Агентством от Заказчика и не дополнена, не видоизменена или не доработана Агентством самостоятельно, вследствие чего были допущены нарушения). </w:t>
      </w:r>
    </w:p>
    <w:p w:rsidR="00D05756" w:rsidRPr="00E06BE0" w:rsidRDefault="00D05756" w:rsidP="00D05756">
      <w:pPr>
        <w:pStyle w:val="a3"/>
        <w:numPr>
          <w:ilvl w:val="2"/>
          <w:numId w:val="6"/>
        </w:numPr>
        <w:rPr>
          <w:szCs w:val="22"/>
        </w:rPr>
      </w:pPr>
      <w:r w:rsidRPr="00E06BE0">
        <w:rPr>
          <w:szCs w:val="22"/>
        </w:rPr>
        <w:t>Агентство гарантирует соблюдение в рекламных материалах, изготовленных Агентством и не доработанных Заказчиком всех авторских и смежных прав, а также требований  законодательства Республики Казахстан.</w:t>
      </w:r>
    </w:p>
    <w:p w:rsidR="00D05756" w:rsidRPr="00E06BE0" w:rsidRDefault="00D05756" w:rsidP="00D05756">
      <w:pPr>
        <w:pStyle w:val="a3"/>
        <w:numPr>
          <w:ilvl w:val="2"/>
          <w:numId w:val="6"/>
        </w:numPr>
        <w:rPr>
          <w:szCs w:val="22"/>
        </w:rPr>
      </w:pPr>
      <w:r w:rsidRPr="00E06BE0">
        <w:rPr>
          <w:szCs w:val="22"/>
        </w:rPr>
        <w:t xml:space="preserve">Агентство обязуется незамедлительно, но не позднее 3 (трех) рабочих дней с даты, следующей за датой выявления, уведомлять Заказчика, если появятся какие-либо сомнения относительно законности предпринимаемых рекламных действий. В случае если Заказчик, несмотря на предупреждение Агентства, настаивает на реализации таких рекламных действий, Агентство передает материалы Заказчику на его усмотрение. </w:t>
      </w:r>
    </w:p>
    <w:p w:rsidR="00D05756" w:rsidRPr="00E06BE0" w:rsidRDefault="00D05756" w:rsidP="00D05756">
      <w:pPr>
        <w:pStyle w:val="a3"/>
        <w:numPr>
          <w:ilvl w:val="2"/>
          <w:numId w:val="6"/>
        </w:numPr>
        <w:rPr>
          <w:szCs w:val="22"/>
        </w:rPr>
      </w:pPr>
      <w:r w:rsidRPr="00E06BE0">
        <w:rPr>
          <w:szCs w:val="22"/>
        </w:rPr>
        <w:t xml:space="preserve">Агентство обязуется представлять Заказчику рекламные идеи и предложения перед публикацией или проведением кампании или иным доведением до сведения третьих лиц для окончательного просмотра и утверждения. Перед публикацией или производством рекламных материалов все копии, макеты, художественные материалы, </w:t>
      </w:r>
      <w:proofErr w:type="spellStart"/>
      <w:r w:rsidRPr="00E06BE0">
        <w:rPr>
          <w:szCs w:val="22"/>
        </w:rPr>
        <w:t>раскадровки</w:t>
      </w:r>
      <w:proofErr w:type="spellEnd"/>
      <w:r w:rsidRPr="00E06BE0">
        <w:rPr>
          <w:szCs w:val="22"/>
        </w:rPr>
        <w:t xml:space="preserve">, сценарии, графики размещения в СМИ должны быть подписаны и утверждены Заказчиком. </w:t>
      </w:r>
      <w:proofErr w:type="gramStart"/>
      <w:r w:rsidRPr="00E06BE0">
        <w:rPr>
          <w:szCs w:val="22"/>
        </w:rPr>
        <w:t xml:space="preserve">Все подписанные и утвержденные рекламные материалы (копии, макеты, художественные  материалы и т.п.) имеют юридическую </w:t>
      </w:r>
      <w:r w:rsidRPr="00E06BE0">
        <w:rPr>
          <w:szCs w:val="22"/>
        </w:rPr>
        <w:lastRenderedPageBreak/>
        <w:t>силу и подлежат исполнению Агентством в строгом соответствии с утвержденными с даты подписания и/или утверждения.</w:t>
      </w:r>
      <w:proofErr w:type="gramEnd"/>
    </w:p>
    <w:p w:rsidR="00D05756" w:rsidRPr="00E06BE0" w:rsidRDefault="00D05756" w:rsidP="00D05756">
      <w:pPr>
        <w:pStyle w:val="a3"/>
        <w:numPr>
          <w:ilvl w:val="2"/>
          <w:numId w:val="6"/>
        </w:numPr>
        <w:rPr>
          <w:szCs w:val="22"/>
        </w:rPr>
      </w:pPr>
      <w:r w:rsidRPr="00E06BE0">
        <w:rPr>
          <w:szCs w:val="22"/>
        </w:rPr>
        <w:t>Агентство обязуется предоставлять Заказчику Акты приема-передачи выполненных работ, оказанных услуг (далее – Акт приема-передачи), а также счета-фактуры по форме и в сроки, согласованные обеими Сторонами по каждому типу выполненных работ в соответствующих Приложениях к настоящему Договору</w:t>
      </w:r>
      <w:commentRangeStart w:id="3"/>
      <w:r w:rsidRPr="00E06BE0">
        <w:rPr>
          <w:szCs w:val="22"/>
        </w:rPr>
        <w:t xml:space="preserve">. </w:t>
      </w:r>
      <w:commentRangeEnd w:id="3"/>
      <w:r w:rsidR="007425D7" w:rsidRPr="00930E28">
        <w:rPr>
          <w:rStyle w:val="af0"/>
          <w:sz w:val="22"/>
          <w:szCs w:val="22"/>
        </w:rPr>
        <w:commentReference w:id="3"/>
      </w:r>
    </w:p>
    <w:p w:rsidR="00D05756" w:rsidRPr="00E06BE0" w:rsidRDefault="00D05756" w:rsidP="00D05756">
      <w:pPr>
        <w:pStyle w:val="a3"/>
        <w:numPr>
          <w:ilvl w:val="2"/>
          <w:numId w:val="6"/>
        </w:numPr>
        <w:rPr>
          <w:szCs w:val="22"/>
        </w:rPr>
      </w:pPr>
      <w:r w:rsidRPr="00E06BE0">
        <w:rPr>
          <w:szCs w:val="22"/>
        </w:rPr>
        <w:t xml:space="preserve">Агентство обязуется не нарушать исключительные авторские и смежные права Заказчика на рекламные материалы, изготовленные без участия Агентства и используемые в процессе исполнения настоящего Договора. </w:t>
      </w:r>
    </w:p>
    <w:p w:rsidR="00D05756" w:rsidRPr="00E06BE0" w:rsidRDefault="00D05756" w:rsidP="00D05756">
      <w:pPr>
        <w:pStyle w:val="a3"/>
        <w:numPr>
          <w:ilvl w:val="2"/>
          <w:numId w:val="6"/>
        </w:numPr>
        <w:rPr>
          <w:szCs w:val="22"/>
        </w:rPr>
      </w:pPr>
      <w:r w:rsidRPr="00E06BE0">
        <w:rPr>
          <w:szCs w:val="22"/>
        </w:rPr>
        <w:t xml:space="preserve">Агентство обязуется контролировать расходы по утвержденным бюджетам и перечислениям денег субподрядчикам, информировать Заказчика на регулярных встречах с руководством Заказчика, вместе с прилагаемым отчетом о стадии выполнения работ/услуг. </w:t>
      </w:r>
    </w:p>
    <w:p w:rsidR="00D05756" w:rsidRPr="00E06BE0" w:rsidRDefault="00D05756" w:rsidP="00D05756">
      <w:pPr>
        <w:pStyle w:val="a3"/>
        <w:numPr>
          <w:ilvl w:val="2"/>
          <w:numId w:val="6"/>
        </w:numPr>
        <w:rPr>
          <w:szCs w:val="22"/>
        </w:rPr>
      </w:pPr>
      <w:r w:rsidRPr="00E06BE0">
        <w:rPr>
          <w:szCs w:val="22"/>
        </w:rPr>
        <w:t>Агентство имеет право отклонить рекламные материалы Заказчика, если они не соответствуют требованиям действующего законодательства Республики Казахстан. Основанием для отклонения может служить письменное уведомление Агентства, с указанием конкретных причин и подробного обоснования со ссылкой на законодательство Республики Казахстан.</w:t>
      </w:r>
    </w:p>
    <w:p w:rsidR="00D05756" w:rsidRPr="00E06BE0" w:rsidRDefault="00D05756" w:rsidP="00D05756">
      <w:pPr>
        <w:pStyle w:val="a3"/>
        <w:numPr>
          <w:ilvl w:val="2"/>
          <w:numId w:val="6"/>
        </w:numPr>
        <w:rPr>
          <w:szCs w:val="22"/>
        </w:rPr>
      </w:pPr>
      <w:r w:rsidRPr="00E06BE0">
        <w:rPr>
          <w:szCs w:val="22"/>
        </w:rPr>
        <w:t>Агентство обязуется знакомить Заказчика по его требованию с ходом оказываемых услуг/работ.</w:t>
      </w:r>
    </w:p>
    <w:p w:rsidR="00D05756" w:rsidRPr="00E06BE0" w:rsidRDefault="00D05756" w:rsidP="00D05756">
      <w:pPr>
        <w:pStyle w:val="a3"/>
        <w:numPr>
          <w:ilvl w:val="2"/>
          <w:numId w:val="6"/>
        </w:numPr>
        <w:rPr>
          <w:szCs w:val="22"/>
        </w:rPr>
      </w:pPr>
      <w:r w:rsidRPr="00E06BE0">
        <w:rPr>
          <w:szCs w:val="22"/>
        </w:rPr>
        <w:t>Агентство обязуется в установленные в настояще</w:t>
      </w:r>
      <w:r w:rsidR="00A6696D" w:rsidRPr="00E06BE0">
        <w:rPr>
          <w:szCs w:val="22"/>
        </w:rPr>
        <w:t>м</w:t>
      </w:r>
      <w:r w:rsidRPr="00E06BE0">
        <w:rPr>
          <w:szCs w:val="22"/>
        </w:rPr>
        <w:t xml:space="preserve"> Договор</w:t>
      </w:r>
      <w:r w:rsidR="00A6696D" w:rsidRPr="00E06BE0">
        <w:rPr>
          <w:szCs w:val="22"/>
        </w:rPr>
        <w:t>е</w:t>
      </w:r>
      <w:r w:rsidRPr="00E06BE0">
        <w:rPr>
          <w:szCs w:val="22"/>
        </w:rPr>
        <w:t xml:space="preserve"> срок</w:t>
      </w:r>
      <w:r w:rsidR="00A6696D" w:rsidRPr="00E06BE0">
        <w:rPr>
          <w:szCs w:val="22"/>
        </w:rPr>
        <w:t>и</w:t>
      </w:r>
      <w:r w:rsidRPr="00E06BE0">
        <w:rPr>
          <w:szCs w:val="22"/>
        </w:rPr>
        <w:t xml:space="preserve"> устранить недостатки (дефекты) оказанных услуг (выполненных работ) за свой счет.</w:t>
      </w:r>
    </w:p>
    <w:p w:rsidR="00D05756" w:rsidRPr="00E06BE0" w:rsidRDefault="00D05756" w:rsidP="00D05756">
      <w:pPr>
        <w:pStyle w:val="a3"/>
        <w:numPr>
          <w:ilvl w:val="2"/>
          <w:numId w:val="6"/>
        </w:numPr>
        <w:rPr>
          <w:szCs w:val="22"/>
        </w:rPr>
      </w:pPr>
      <w:proofErr w:type="gramStart"/>
      <w:r w:rsidRPr="00E06BE0">
        <w:rPr>
          <w:szCs w:val="22"/>
        </w:rPr>
        <w:t xml:space="preserve">В случае прекращения Договора по любому основанию Агентство обязуется возвратить Заказчику сумму предоплаты в части, в которой услуги не были оказаны, а работы – не выполнены, также все переданные Заказчиком для выполнения работ (оказания услуг) документы, материалы  и информацию, результаты работ/услуг, которые были получены на дату прекращения  договора,  не позднее  5 (пяти) рабочих дней до даты прекращения Договора. </w:t>
      </w:r>
      <w:proofErr w:type="gramEnd"/>
    </w:p>
    <w:p w:rsidR="00D05756" w:rsidRPr="00E06BE0" w:rsidRDefault="00D05756" w:rsidP="00D05756">
      <w:pPr>
        <w:pStyle w:val="a3"/>
        <w:numPr>
          <w:ilvl w:val="2"/>
          <w:numId w:val="6"/>
        </w:numPr>
        <w:rPr>
          <w:szCs w:val="22"/>
        </w:rPr>
      </w:pPr>
      <w:proofErr w:type="gramStart"/>
      <w:r w:rsidRPr="00E06BE0">
        <w:rPr>
          <w:szCs w:val="22"/>
        </w:rPr>
        <w:t>Агентство обязуется не предоставлять Заказчику для использования результат</w:t>
      </w:r>
      <w:r w:rsidR="002A40F2" w:rsidRPr="00E06BE0">
        <w:rPr>
          <w:szCs w:val="22"/>
        </w:rPr>
        <w:t>ы</w:t>
      </w:r>
      <w:r w:rsidRPr="00E06BE0">
        <w:rPr>
          <w:szCs w:val="22"/>
        </w:rPr>
        <w:t xml:space="preserve"> работ/услуг,   которые создавались и/или предоставлялись ранее  другим заказчикам, а равно в будущем не предоставлять другим заказчикам, клиентам, любым третьим лицам  результаты работ/услуг, которые создавались и/или  предоставлялись Заказчику, если такие результаты  имеют сходство до степени сличения  и/или могут ввести в заблуждение третьих лиц относительно  лиц, продуктов, услуг, их</w:t>
      </w:r>
      <w:proofErr w:type="gramEnd"/>
      <w:r w:rsidRPr="00E06BE0">
        <w:rPr>
          <w:szCs w:val="22"/>
        </w:rPr>
        <w:t xml:space="preserve"> свойств и характеристик, репутации, с которыми </w:t>
      </w:r>
      <w:r w:rsidR="009A55E6" w:rsidRPr="00E06BE0">
        <w:rPr>
          <w:szCs w:val="22"/>
        </w:rPr>
        <w:t>результат работ/</w:t>
      </w:r>
      <w:r w:rsidRPr="00E06BE0">
        <w:rPr>
          <w:szCs w:val="22"/>
        </w:rPr>
        <w:t>услуг связан.</w:t>
      </w:r>
    </w:p>
    <w:p w:rsidR="00D05756" w:rsidRPr="00E06BE0" w:rsidRDefault="00D05756" w:rsidP="00D05756">
      <w:pPr>
        <w:ind w:right="-66" w:firstLine="720"/>
        <w:jc w:val="both"/>
        <w:rPr>
          <w:sz w:val="22"/>
          <w:szCs w:val="22"/>
        </w:rPr>
      </w:pPr>
    </w:p>
    <w:p w:rsidR="00D05756" w:rsidRPr="00E06BE0" w:rsidRDefault="00D05756" w:rsidP="00D05756">
      <w:pPr>
        <w:ind w:right="-66"/>
        <w:jc w:val="both"/>
        <w:rPr>
          <w:b/>
          <w:sz w:val="22"/>
          <w:szCs w:val="22"/>
        </w:rPr>
      </w:pPr>
      <w:r w:rsidRPr="00E06BE0">
        <w:rPr>
          <w:b/>
          <w:sz w:val="22"/>
          <w:szCs w:val="22"/>
        </w:rPr>
        <w:t xml:space="preserve">2.2. </w:t>
      </w:r>
      <w:r w:rsidRPr="00E06BE0">
        <w:rPr>
          <w:b/>
          <w:sz w:val="22"/>
          <w:szCs w:val="22"/>
        </w:rPr>
        <w:tab/>
        <w:t>Права и обязанности Заказчика:</w:t>
      </w:r>
    </w:p>
    <w:p w:rsidR="00D05756" w:rsidRPr="00E06BE0" w:rsidRDefault="00D05756" w:rsidP="00D05756">
      <w:pPr>
        <w:numPr>
          <w:ilvl w:val="2"/>
          <w:numId w:val="7"/>
        </w:numPr>
        <w:ind w:right="-66"/>
        <w:jc w:val="both"/>
        <w:rPr>
          <w:sz w:val="22"/>
          <w:szCs w:val="22"/>
        </w:rPr>
      </w:pPr>
      <w:r w:rsidRPr="00E06BE0">
        <w:rPr>
          <w:sz w:val="22"/>
          <w:szCs w:val="22"/>
        </w:rPr>
        <w:t>Заказчик обязан давать Задание в письменной форме в электронном или бумажном формате по каждому виду работ/услуг, которые Заказчик поручает Агентству.</w:t>
      </w:r>
    </w:p>
    <w:p w:rsidR="00D05756" w:rsidRPr="00E06BE0" w:rsidRDefault="00D05756" w:rsidP="00D05756">
      <w:pPr>
        <w:numPr>
          <w:ilvl w:val="2"/>
          <w:numId w:val="7"/>
        </w:numPr>
        <w:ind w:right="-66"/>
        <w:jc w:val="both"/>
        <w:rPr>
          <w:sz w:val="22"/>
          <w:szCs w:val="22"/>
        </w:rPr>
      </w:pPr>
      <w:proofErr w:type="gramStart"/>
      <w:r w:rsidRPr="00E06BE0">
        <w:rPr>
          <w:sz w:val="22"/>
          <w:szCs w:val="22"/>
        </w:rPr>
        <w:t>Заказчик несет полную ответственность за информацию, содержащуюся в материалах, предоставляемых Агентству для производства рекламной продукции, а также в макетах, рекламных роликах и иной рекламной продукции, изготовленной Заказчиком без участия Агентства и предоставляемой Агентству для размещения, и гарантирует соблюдение в упомянутых выше рекламных материалах всех авторских и смежных прав, а также требований  законодательства Республики Казахстан.</w:t>
      </w:r>
      <w:proofErr w:type="gramEnd"/>
    </w:p>
    <w:p w:rsidR="00D05756" w:rsidRPr="00E06BE0" w:rsidRDefault="00D05756" w:rsidP="00D05756">
      <w:pPr>
        <w:numPr>
          <w:ilvl w:val="2"/>
          <w:numId w:val="7"/>
        </w:numPr>
        <w:ind w:right="-66"/>
        <w:jc w:val="both"/>
        <w:rPr>
          <w:sz w:val="22"/>
          <w:szCs w:val="22"/>
        </w:rPr>
      </w:pPr>
      <w:r w:rsidRPr="00E06BE0">
        <w:rPr>
          <w:sz w:val="22"/>
          <w:szCs w:val="22"/>
        </w:rPr>
        <w:t xml:space="preserve">В случае получения от Агентства обоснованной информации о том, что предоставляемые Заказчиком ранее изготовленные и переданные Агентству для размещения рекламные материалы противоречат требованиям законодательства Республики Казахстан, Заказчик обязуется заменить их другими,  на условиях и в сроки, согласованные Сторонами. В этом случае срок выхода указанных рекламных материалов отодвигается на срок, соразмерный времени замены, и, при необходимости, создания новых рекламных материалов. </w:t>
      </w:r>
    </w:p>
    <w:p w:rsidR="00D05756" w:rsidRPr="00E06BE0" w:rsidRDefault="00D05756" w:rsidP="00D05756">
      <w:pPr>
        <w:numPr>
          <w:ilvl w:val="2"/>
          <w:numId w:val="7"/>
        </w:numPr>
        <w:ind w:right="-66"/>
        <w:jc w:val="both"/>
        <w:rPr>
          <w:sz w:val="22"/>
          <w:szCs w:val="22"/>
        </w:rPr>
      </w:pPr>
      <w:r w:rsidRPr="00E06BE0">
        <w:rPr>
          <w:sz w:val="22"/>
          <w:szCs w:val="22"/>
        </w:rPr>
        <w:t xml:space="preserve">Заказчик обязуется в случае возражений по оплате счета сообщить о них Агентству в письменном виде в течение </w:t>
      </w:r>
      <w:r w:rsidR="005E4D3B" w:rsidRPr="00E06BE0">
        <w:rPr>
          <w:sz w:val="22"/>
          <w:szCs w:val="22"/>
        </w:rPr>
        <w:t>5</w:t>
      </w:r>
      <w:r w:rsidRPr="00E06BE0">
        <w:rPr>
          <w:sz w:val="22"/>
          <w:szCs w:val="22"/>
        </w:rPr>
        <w:t xml:space="preserve"> (</w:t>
      </w:r>
      <w:r w:rsidR="005E4D3B" w:rsidRPr="00E06BE0">
        <w:rPr>
          <w:sz w:val="22"/>
          <w:szCs w:val="22"/>
        </w:rPr>
        <w:t>пять</w:t>
      </w:r>
      <w:r w:rsidRPr="00E06BE0">
        <w:rPr>
          <w:sz w:val="22"/>
          <w:szCs w:val="22"/>
        </w:rPr>
        <w:t>) рабочих дней с даты, следующей за датой получения Заказчиком счета и Акта приема-передачи работ/услуг, с обязательным обоснованием возражения. В противном случае счет считается принятым Заказчиком к оплате, а работы/услуги - выполненными.</w:t>
      </w:r>
    </w:p>
    <w:p w:rsidR="00D05756" w:rsidRPr="00E06BE0" w:rsidRDefault="00D05756" w:rsidP="00D05756">
      <w:pPr>
        <w:numPr>
          <w:ilvl w:val="2"/>
          <w:numId w:val="7"/>
        </w:numPr>
        <w:ind w:right="-66"/>
        <w:jc w:val="both"/>
        <w:rPr>
          <w:sz w:val="22"/>
          <w:szCs w:val="22"/>
        </w:rPr>
      </w:pPr>
      <w:r w:rsidRPr="00E06BE0">
        <w:rPr>
          <w:sz w:val="22"/>
          <w:szCs w:val="22"/>
        </w:rPr>
        <w:t>Заказчик  обеспечивает  Агентство всеми необходимыми данными и информацией, которые могут оказаться полезными в работе Агентства, если ее получение находится в сфере контроля Заказчика, кроме той информации, которая, по мнению Заказчика, считается конфиденциальной.</w:t>
      </w:r>
    </w:p>
    <w:p w:rsidR="00D05756" w:rsidRPr="00E06BE0" w:rsidRDefault="00D05756" w:rsidP="00D05756">
      <w:pPr>
        <w:numPr>
          <w:ilvl w:val="2"/>
          <w:numId w:val="7"/>
        </w:numPr>
        <w:ind w:right="-66"/>
        <w:jc w:val="both"/>
        <w:rPr>
          <w:sz w:val="22"/>
          <w:szCs w:val="22"/>
        </w:rPr>
      </w:pPr>
      <w:r w:rsidRPr="00E06BE0">
        <w:rPr>
          <w:sz w:val="22"/>
          <w:szCs w:val="22"/>
        </w:rPr>
        <w:t>Заказчик обязуется предоставить Агентству перечень требований по корпоративному стилю рекламируемых брендов или кампаний с указанием фирменных цветов (</w:t>
      </w:r>
      <w:proofErr w:type="spellStart"/>
      <w:r w:rsidRPr="00E06BE0">
        <w:rPr>
          <w:sz w:val="22"/>
          <w:szCs w:val="22"/>
        </w:rPr>
        <w:t>Panton</w:t>
      </w:r>
      <w:proofErr w:type="spellEnd"/>
      <w:r w:rsidRPr="00E06BE0">
        <w:rPr>
          <w:sz w:val="22"/>
          <w:szCs w:val="22"/>
        </w:rPr>
        <w:t xml:space="preserve"> или CMYK) и полные комплекты фирменных стилей (в электронной форме). Перечень требований по корпоративному стилю оформляется в виде Приложения к настоящему Договору.</w:t>
      </w:r>
    </w:p>
    <w:p w:rsidR="00D05756" w:rsidRPr="00E06BE0" w:rsidRDefault="00D05756" w:rsidP="00D05756">
      <w:pPr>
        <w:numPr>
          <w:ilvl w:val="2"/>
          <w:numId w:val="7"/>
        </w:numPr>
        <w:ind w:right="-66"/>
        <w:jc w:val="both"/>
        <w:rPr>
          <w:sz w:val="22"/>
          <w:szCs w:val="22"/>
        </w:rPr>
      </w:pPr>
      <w:r w:rsidRPr="00E06BE0">
        <w:rPr>
          <w:sz w:val="22"/>
          <w:szCs w:val="22"/>
        </w:rPr>
        <w:t xml:space="preserve">Заказчик обязуется оплачивать услуги Агентства согласно утвержденным Сторонами сметам - спецификациям к Приложениям к настоящему Договору. Все сметы-спецификации имеют </w:t>
      </w:r>
      <w:r w:rsidRPr="00E06BE0">
        <w:rPr>
          <w:sz w:val="22"/>
          <w:szCs w:val="22"/>
        </w:rPr>
        <w:lastRenderedPageBreak/>
        <w:t xml:space="preserve">юридическую силу с даты их подписания обеими Сторонами и являются неотъемлемой частью настоящего Договора. </w:t>
      </w:r>
    </w:p>
    <w:p w:rsidR="00D05756" w:rsidRPr="00E06BE0" w:rsidRDefault="00D05756" w:rsidP="00D05756">
      <w:pPr>
        <w:numPr>
          <w:ilvl w:val="2"/>
          <w:numId w:val="7"/>
        </w:numPr>
        <w:ind w:right="-66"/>
        <w:jc w:val="both"/>
        <w:rPr>
          <w:sz w:val="22"/>
          <w:szCs w:val="22"/>
        </w:rPr>
      </w:pPr>
      <w:r w:rsidRPr="00E06BE0">
        <w:rPr>
          <w:sz w:val="22"/>
          <w:szCs w:val="22"/>
        </w:rPr>
        <w:t>Заказчик обязуется информировать Агентство путем технических заданий об объемах, целях и сроках выполнения запланированных работ. Технические задания имеют статус предварительной заявки на выполнение услуг. После согласования между Сторонами возможности, объемов, порядка, сроков и других деталей выполнения работы/услуги стороны подписывают соответствующие Приложения, Сметы-спецификации к настоящему Договору.</w:t>
      </w:r>
    </w:p>
    <w:p w:rsidR="00D05756" w:rsidRPr="00E06BE0" w:rsidRDefault="00D05756" w:rsidP="00D05756">
      <w:pPr>
        <w:numPr>
          <w:ilvl w:val="2"/>
          <w:numId w:val="7"/>
        </w:numPr>
        <w:ind w:right="-66"/>
        <w:jc w:val="both"/>
        <w:rPr>
          <w:sz w:val="22"/>
          <w:szCs w:val="22"/>
        </w:rPr>
      </w:pPr>
      <w:r w:rsidRPr="00E06BE0">
        <w:rPr>
          <w:sz w:val="22"/>
          <w:szCs w:val="22"/>
        </w:rPr>
        <w:t xml:space="preserve">Заказчик обязуется не нарушать исключительные авторские права Агентства на рекламные материалы, изготовленные Агентством и не оплаченные Заказчиком. </w:t>
      </w:r>
    </w:p>
    <w:p w:rsidR="00D05756" w:rsidRPr="00E06BE0" w:rsidRDefault="00D05756" w:rsidP="00D05756">
      <w:pPr>
        <w:numPr>
          <w:ilvl w:val="2"/>
          <w:numId w:val="7"/>
        </w:numPr>
        <w:ind w:right="-66"/>
        <w:jc w:val="both"/>
        <w:rPr>
          <w:sz w:val="22"/>
          <w:szCs w:val="22"/>
        </w:rPr>
      </w:pPr>
      <w:r w:rsidRPr="00E06BE0">
        <w:rPr>
          <w:sz w:val="22"/>
          <w:szCs w:val="22"/>
        </w:rPr>
        <w:t xml:space="preserve">После оплаты Заказчиком услуг Агентства рекламные материалы, изготовленные Агентством, переходят в собственность Заказчика. </w:t>
      </w:r>
    </w:p>
    <w:p w:rsidR="00D05756" w:rsidRPr="00E06BE0" w:rsidRDefault="00D05756" w:rsidP="00D05756">
      <w:pPr>
        <w:numPr>
          <w:ilvl w:val="2"/>
          <w:numId w:val="7"/>
        </w:numPr>
        <w:ind w:right="-66"/>
        <w:jc w:val="both"/>
        <w:rPr>
          <w:sz w:val="22"/>
          <w:szCs w:val="22"/>
        </w:rPr>
      </w:pPr>
      <w:r w:rsidRPr="00E06BE0">
        <w:rPr>
          <w:sz w:val="22"/>
          <w:szCs w:val="22"/>
        </w:rPr>
        <w:t xml:space="preserve">Заказчик имеет право назначить Агентству разумный срок  </w:t>
      </w:r>
      <w:r w:rsidR="005E4D3B" w:rsidRPr="00E06BE0">
        <w:rPr>
          <w:sz w:val="22"/>
          <w:szCs w:val="22"/>
        </w:rPr>
        <w:t xml:space="preserve">(по своему усмотрению) </w:t>
      </w:r>
      <w:r w:rsidRPr="00E06BE0">
        <w:rPr>
          <w:sz w:val="22"/>
          <w:szCs w:val="22"/>
        </w:rPr>
        <w:t>для устранения обнаруженных недостатков. При неисполнении Агентством в назначенный срок этого требования отказаться от настоящего Договора и/или соответствующего Приложения, либо поручить исправление выполненных услуг</w:t>
      </w:r>
      <w:r w:rsidRPr="00E06BE0">
        <w:rPr>
          <w:sz w:val="22"/>
          <w:szCs w:val="22"/>
          <w:lang w:val="kk-KZ"/>
        </w:rPr>
        <w:t xml:space="preserve"> </w:t>
      </w:r>
      <w:r w:rsidRPr="00E06BE0">
        <w:rPr>
          <w:sz w:val="22"/>
          <w:szCs w:val="22"/>
        </w:rPr>
        <w:t xml:space="preserve">третьему лицу с отнесением всех расходов на счет Агентства, а также потребовать возмещения убытков. </w:t>
      </w:r>
    </w:p>
    <w:p w:rsidR="00D05756" w:rsidRPr="00E06BE0" w:rsidRDefault="00D05756" w:rsidP="00D05756">
      <w:pPr>
        <w:numPr>
          <w:ilvl w:val="2"/>
          <w:numId w:val="7"/>
        </w:numPr>
        <w:ind w:right="-66"/>
        <w:jc w:val="both"/>
        <w:rPr>
          <w:sz w:val="22"/>
          <w:szCs w:val="22"/>
        </w:rPr>
      </w:pPr>
      <w:r w:rsidRPr="00E06BE0">
        <w:rPr>
          <w:sz w:val="22"/>
          <w:szCs w:val="22"/>
        </w:rPr>
        <w:t>Заказчик имеет право удержать сумму оплаты, причитающуюся Агентству, для покрытия расходов по устранению обнаруженных недостатков.</w:t>
      </w:r>
    </w:p>
    <w:p w:rsidR="00D05756" w:rsidRPr="00E06BE0" w:rsidRDefault="00D05756" w:rsidP="00D05756">
      <w:pPr>
        <w:numPr>
          <w:ilvl w:val="2"/>
          <w:numId w:val="7"/>
        </w:numPr>
        <w:ind w:right="-66"/>
        <w:jc w:val="both"/>
        <w:rPr>
          <w:sz w:val="22"/>
          <w:szCs w:val="22"/>
        </w:rPr>
      </w:pPr>
      <w:r w:rsidRPr="00E06BE0">
        <w:rPr>
          <w:sz w:val="22"/>
          <w:szCs w:val="22"/>
        </w:rPr>
        <w:t xml:space="preserve">Заказчик имеет право в любое время проверять ход и качество услуг/работы.      </w:t>
      </w:r>
    </w:p>
    <w:p w:rsidR="00D05756" w:rsidRPr="00E06BE0" w:rsidRDefault="00D05756" w:rsidP="004444ED">
      <w:pPr>
        <w:numPr>
          <w:ilvl w:val="2"/>
          <w:numId w:val="7"/>
        </w:numPr>
        <w:ind w:right="-66"/>
        <w:jc w:val="both"/>
        <w:rPr>
          <w:sz w:val="22"/>
          <w:szCs w:val="22"/>
        </w:rPr>
      </w:pPr>
      <w:r w:rsidRPr="00E06BE0">
        <w:rPr>
          <w:sz w:val="22"/>
          <w:szCs w:val="22"/>
        </w:rPr>
        <w:t>Заказчик имеет право не оплачивать работы/услуги в случае несоответствия счетов-фактур, выставленных Агентством, требованиям законодательства Республики Казахстан, а также в случае отсутствия подписанного Агентством Акта приема</w:t>
      </w:r>
      <w:r w:rsidR="005E4D3B" w:rsidRPr="00E06BE0">
        <w:rPr>
          <w:sz w:val="22"/>
          <w:szCs w:val="22"/>
        </w:rPr>
        <w:t>-</w:t>
      </w:r>
      <w:r w:rsidRPr="00E06BE0">
        <w:rPr>
          <w:sz w:val="22"/>
          <w:szCs w:val="22"/>
        </w:rPr>
        <w:t>передачи.</w:t>
      </w:r>
    </w:p>
    <w:p w:rsidR="002141EF" w:rsidRPr="00E06BE0" w:rsidRDefault="002141EF" w:rsidP="00E06BE0">
      <w:pPr>
        <w:ind w:left="720" w:right="-66"/>
        <w:jc w:val="both"/>
        <w:rPr>
          <w:sz w:val="22"/>
          <w:szCs w:val="22"/>
        </w:rPr>
      </w:pPr>
    </w:p>
    <w:p w:rsidR="00D05756" w:rsidRPr="00E06BE0" w:rsidRDefault="00D05756" w:rsidP="00D05756">
      <w:pPr>
        <w:jc w:val="center"/>
        <w:rPr>
          <w:b/>
          <w:sz w:val="22"/>
          <w:szCs w:val="22"/>
        </w:rPr>
      </w:pPr>
      <w:r w:rsidRPr="00E06BE0">
        <w:rPr>
          <w:b/>
          <w:sz w:val="22"/>
          <w:szCs w:val="22"/>
        </w:rPr>
        <w:t>3. ФИНАНСОВЫЕ ВЗАИМООТНОШЕНИЯ</w:t>
      </w:r>
    </w:p>
    <w:p w:rsidR="00CE18E6" w:rsidRPr="00E06BE0" w:rsidRDefault="00A2281B" w:rsidP="00173899">
      <w:pPr>
        <w:numPr>
          <w:ilvl w:val="0"/>
          <w:numId w:val="8"/>
        </w:numPr>
        <w:tabs>
          <w:tab w:val="clear" w:pos="814"/>
          <w:tab w:val="num" w:pos="709"/>
        </w:tabs>
        <w:ind w:left="709" w:hanging="709"/>
        <w:jc w:val="both"/>
        <w:rPr>
          <w:sz w:val="22"/>
          <w:szCs w:val="22"/>
        </w:rPr>
      </w:pPr>
      <w:proofErr w:type="gramStart"/>
      <w:r w:rsidRPr="00930E28">
        <w:rPr>
          <w:sz w:val="22"/>
          <w:szCs w:val="22"/>
        </w:rPr>
        <w:t>Сумма</w:t>
      </w:r>
      <w:proofErr w:type="gramEnd"/>
      <w:r w:rsidRPr="00930E28">
        <w:rPr>
          <w:sz w:val="22"/>
          <w:szCs w:val="22"/>
        </w:rPr>
        <w:t xml:space="preserve"> подлежащая оплате Заказчиком Агентству за весь период оказания Агентством услуг равна </w:t>
      </w:r>
      <w:r w:rsidR="009A3CAC" w:rsidRPr="00930E28">
        <w:rPr>
          <w:b/>
          <w:sz w:val="22"/>
          <w:szCs w:val="22"/>
        </w:rPr>
        <w:t>1 400 000</w:t>
      </w:r>
      <w:r w:rsidRPr="00930E28" w:rsidDel="00777255">
        <w:rPr>
          <w:b/>
          <w:sz w:val="22"/>
          <w:szCs w:val="22"/>
        </w:rPr>
        <w:t xml:space="preserve"> </w:t>
      </w:r>
      <w:r w:rsidRPr="00930E28">
        <w:rPr>
          <w:b/>
          <w:sz w:val="22"/>
          <w:szCs w:val="22"/>
        </w:rPr>
        <w:t>(</w:t>
      </w:r>
      <w:r w:rsidR="009A3CAC" w:rsidRPr="00930E28">
        <w:rPr>
          <w:b/>
          <w:sz w:val="22"/>
          <w:szCs w:val="22"/>
        </w:rPr>
        <w:t>один миллион четыреста тысяч</w:t>
      </w:r>
      <w:r w:rsidRPr="00930E28">
        <w:rPr>
          <w:b/>
          <w:sz w:val="22"/>
          <w:szCs w:val="22"/>
        </w:rPr>
        <w:t>) тенге, без учета НДС</w:t>
      </w:r>
      <w:r w:rsidR="000F25A7" w:rsidRPr="00E06BE0">
        <w:rPr>
          <w:sz w:val="22"/>
          <w:szCs w:val="22"/>
        </w:rPr>
        <w:t xml:space="preserve">. </w:t>
      </w:r>
    </w:p>
    <w:p w:rsidR="00D05756" w:rsidRPr="00E06BE0" w:rsidRDefault="00D05756" w:rsidP="00D05756">
      <w:pPr>
        <w:numPr>
          <w:ilvl w:val="0"/>
          <w:numId w:val="8"/>
        </w:numPr>
        <w:tabs>
          <w:tab w:val="clear" w:pos="814"/>
          <w:tab w:val="num" w:pos="709"/>
        </w:tabs>
        <w:ind w:left="709" w:hanging="709"/>
        <w:jc w:val="both"/>
        <w:rPr>
          <w:sz w:val="22"/>
          <w:szCs w:val="22"/>
        </w:rPr>
      </w:pPr>
      <w:r w:rsidRPr="00E06BE0">
        <w:rPr>
          <w:sz w:val="22"/>
          <w:szCs w:val="22"/>
        </w:rPr>
        <w:t>Процедура утверждения смет и оплаты:</w:t>
      </w:r>
    </w:p>
    <w:p w:rsidR="00D05756" w:rsidRPr="00E06BE0" w:rsidRDefault="00D05756" w:rsidP="00D05756">
      <w:pPr>
        <w:pStyle w:val="1"/>
        <w:numPr>
          <w:ilvl w:val="2"/>
          <w:numId w:val="19"/>
        </w:numPr>
        <w:spacing w:before="0" w:after="0"/>
        <w:ind w:left="709" w:hanging="709"/>
        <w:jc w:val="both"/>
        <w:rPr>
          <w:rFonts w:ascii="Times New Roman" w:hAnsi="Times New Roman" w:cs="Times New Roman"/>
          <w:b w:val="0"/>
          <w:sz w:val="22"/>
          <w:szCs w:val="22"/>
        </w:rPr>
      </w:pPr>
      <w:r w:rsidRPr="00E06BE0">
        <w:rPr>
          <w:rFonts w:ascii="Times New Roman" w:hAnsi="Times New Roman" w:cs="Times New Roman"/>
          <w:b w:val="0"/>
          <w:sz w:val="22"/>
          <w:szCs w:val="22"/>
        </w:rPr>
        <w:t>Агентство должно предоставлять Заказчику сметы в письменном виде по всем платежам и расходам в отношении всех услуг и проектов, рекомендуемых Агентством и/или заказанных Заказчиком, не позднее, чем за 5 (Пять) рабочих дней до выставления счета.</w:t>
      </w:r>
    </w:p>
    <w:p w:rsidR="00D05756" w:rsidRPr="00E06BE0" w:rsidRDefault="00D05756" w:rsidP="00D05756">
      <w:pPr>
        <w:pStyle w:val="1"/>
        <w:tabs>
          <w:tab w:val="num" w:pos="709"/>
        </w:tabs>
        <w:spacing w:before="0" w:after="0"/>
        <w:ind w:left="709" w:hanging="709"/>
        <w:jc w:val="both"/>
        <w:rPr>
          <w:rFonts w:ascii="Times New Roman" w:hAnsi="Times New Roman" w:cs="Times New Roman"/>
          <w:b w:val="0"/>
          <w:sz w:val="22"/>
          <w:szCs w:val="22"/>
        </w:rPr>
      </w:pPr>
      <w:r w:rsidRPr="00E06BE0">
        <w:rPr>
          <w:rFonts w:ascii="Times New Roman" w:hAnsi="Times New Roman" w:cs="Times New Roman"/>
          <w:b w:val="0"/>
          <w:sz w:val="22"/>
          <w:szCs w:val="22"/>
        </w:rPr>
        <w:t>Смета утверждается Заказчиком посредством подписания Приложений или Дополнительных соглашений к настоящему договору, в которых отражается итоговая сумма – стоимость услуг/работ Агентства по выполнению конкретного задания, итоговая сумма фиксируется и не подлежит изменению Агентством в одностороннем порядке.  На основании утвержденной сметы или Приложения, Агентство выставляет Заказчику счета. Счета выставляются к оплате Агентством в следующем порядке (если в соответствующих Приложениях к настоящему Договору не указано иное):</w:t>
      </w:r>
    </w:p>
    <w:p w:rsidR="00D05756" w:rsidRPr="00E06BE0" w:rsidRDefault="00D05756" w:rsidP="00D05756">
      <w:pPr>
        <w:numPr>
          <w:ilvl w:val="0"/>
          <w:numId w:val="11"/>
        </w:numPr>
        <w:ind w:left="709" w:hanging="709"/>
        <w:jc w:val="both"/>
        <w:rPr>
          <w:sz w:val="22"/>
          <w:szCs w:val="22"/>
        </w:rPr>
      </w:pPr>
      <w:proofErr w:type="gramStart"/>
      <w:r w:rsidRPr="00E06BE0">
        <w:rPr>
          <w:sz w:val="22"/>
          <w:szCs w:val="22"/>
        </w:rPr>
        <w:t xml:space="preserve">Если иное не предусмотрено Приложением или Дополнительным Соглашением к настоящему Договору – на все работы, услуги выполняемые Агентством (независимо от продолжительности мероприятий, запланированных в смете или Приложении) выставляется счет на платеж в размере: 1-й платеж – </w:t>
      </w:r>
      <w:r w:rsidR="00E92AE0" w:rsidRPr="00E06BE0">
        <w:rPr>
          <w:sz w:val="22"/>
          <w:szCs w:val="22"/>
        </w:rPr>
        <w:t>50</w:t>
      </w:r>
      <w:r w:rsidRPr="00E06BE0">
        <w:rPr>
          <w:sz w:val="22"/>
          <w:szCs w:val="22"/>
        </w:rPr>
        <w:t>% (</w:t>
      </w:r>
      <w:r w:rsidR="00FB02DF" w:rsidRPr="00E06BE0">
        <w:rPr>
          <w:sz w:val="22"/>
          <w:szCs w:val="22"/>
        </w:rPr>
        <w:t>пятьдесят</w:t>
      </w:r>
      <w:r w:rsidRPr="00E06BE0">
        <w:rPr>
          <w:sz w:val="22"/>
          <w:szCs w:val="22"/>
        </w:rPr>
        <w:t xml:space="preserve">) процентов предоплаты от итоговой суммы, 2-й платеж – </w:t>
      </w:r>
      <w:r w:rsidR="00E92AE0" w:rsidRPr="00E06BE0">
        <w:rPr>
          <w:sz w:val="22"/>
          <w:szCs w:val="22"/>
        </w:rPr>
        <w:t>50</w:t>
      </w:r>
      <w:r w:rsidRPr="00E06BE0">
        <w:rPr>
          <w:sz w:val="22"/>
          <w:szCs w:val="22"/>
        </w:rPr>
        <w:t>%  (</w:t>
      </w:r>
      <w:r w:rsidR="00E92AE0" w:rsidRPr="00E06BE0">
        <w:rPr>
          <w:sz w:val="22"/>
          <w:szCs w:val="22"/>
        </w:rPr>
        <w:t>пятьдесят</w:t>
      </w:r>
      <w:r w:rsidRPr="00E06BE0">
        <w:rPr>
          <w:sz w:val="22"/>
          <w:szCs w:val="22"/>
        </w:rPr>
        <w:t>) процентов по факту оказания услуг/работ от итоговой суммы</w:t>
      </w:r>
      <w:r w:rsidRPr="00E06BE0">
        <w:rPr>
          <w:sz w:val="22"/>
          <w:szCs w:val="22"/>
          <w:lang w:val="kk-KZ"/>
        </w:rPr>
        <w:t xml:space="preserve"> оплачивается после подписания Сторонами </w:t>
      </w:r>
      <w:r w:rsidRPr="00E06BE0">
        <w:rPr>
          <w:sz w:val="22"/>
          <w:szCs w:val="22"/>
        </w:rPr>
        <w:t>Акта приема-передачи</w:t>
      </w:r>
      <w:proofErr w:type="gramEnd"/>
      <w:r w:rsidRPr="00E06BE0">
        <w:rPr>
          <w:sz w:val="22"/>
          <w:szCs w:val="22"/>
        </w:rPr>
        <w:t xml:space="preserve"> и предоставления счета-фактуры.  </w:t>
      </w:r>
    </w:p>
    <w:p w:rsidR="00D05756" w:rsidRPr="00E06BE0" w:rsidRDefault="00D05756" w:rsidP="00FB02DF">
      <w:pPr>
        <w:pStyle w:val="31"/>
        <w:numPr>
          <w:ilvl w:val="2"/>
          <w:numId w:val="13"/>
        </w:numPr>
        <w:rPr>
          <w:rFonts w:ascii="Times New Roman" w:hAnsi="Times New Roman"/>
          <w:sz w:val="22"/>
          <w:szCs w:val="22"/>
        </w:rPr>
      </w:pPr>
      <w:r w:rsidRPr="00E06BE0">
        <w:rPr>
          <w:rFonts w:ascii="Times New Roman" w:hAnsi="Times New Roman"/>
          <w:sz w:val="22"/>
          <w:szCs w:val="22"/>
        </w:rPr>
        <w:t xml:space="preserve">Заказчик производит оплату всех счетов не позднее 5 (Пяти) рабочих дней с даты, следующей за датой их предоставления на оплату, после подписания документов, указанных в п. 3.2 настоящего Договора. Оплата производится путем безналичного перечисления по реквизитам Агентства, указанным в настоящем Договоре. </w:t>
      </w:r>
    </w:p>
    <w:p w:rsidR="00D05756" w:rsidRPr="00E06BE0" w:rsidRDefault="00D05756" w:rsidP="00D05756">
      <w:pPr>
        <w:pStyle w:val="31"/>
        <w:numPr>
          <w:ilvl w:val="2"/>
          <w:numId w:val="13"/>
        </w:numPr>
        <w:ind w:left="709" w:hanging="709"/>
        <w:rPr>
          <w:rFonts w:ascii="Times New Roman" w:hAnsi="Times New Roman"/>
          <w:sz w:val="22"/>
          <w:szCs w:val="22"/>
        </w:rPr>
      </w:pPr>
      <w:r w:rsidRPr="00E06BE0">
        <w:rPr>
          <w:rFonts w:ascii="Times New Roman" w:hAnsi="Times New Roman"/>
          <w:sz w:val="22"/>
          <w:szCs w:val="22"/>
        </w:rPr>
        <w:t xml:space="preserve">Работы, услуги считаются завершенными (оказанными) после подписания Сторонами Акта приема-передачи выполненных работ/услуг. Заказчик в течение 5 (пяти) рабочих дней с даты, следующей за датой предоставления Агентством Акта приема-передачи выполненных работ/услуг должен либо подписать его, либо предоставить мотивированный отказ от его подписания. В случае направления Заказчиком отказа от подписания Акта приема передачи Стороны составляют Дефектный акт, в котором указываются причины непринятия Заказчиком </w:t>
      </w:r>
      <w:r w:rsidRPr="00E06BE0">
        <w:rPr>
          <w:rFonts w:ascii="Times New Roman" w:hAnsi="Times New Roman"/>
          <w:sz w:val="22"/>
          <w:szCs w:val="22"/>
          <w:lang w:val="kk-KZ"/>
        </w:rPr>
        <w:t>работ/</w:t>
      </w:r>
      <w:r w:rsidRPr="00E06BE0">
        <w:rPr>
          <w:rFonts w:ascii="Times New Roman" w:hAnsi="Times New Roman"/>
          <w:sz w:val="22"/>
          <w:szCs w:val="22"/>
        </w:rPr>
        <w:t>услуг, объем и сроки доработки, но не более 10 (десяти) рабочих дней  с даты, следующей за датой подписания Дефектного акта, а также порядок их устранения Агентством.</w:t>
      </w:r>
    </w:p>
    <w:p w:rsidR="00D05756" w:rsidRPr="00E06BE0" w:rsidRDefault="00D05756" w:rsidP="004444ED">
      <w:pPr>
        <w:tabs>
          <w:tab w:val="num" w:pos="709"/>
        </w:tabs>
        <w:ind w:left="709" w:hanging="709"/>
        <w:jc w:val="both"/>
        <w:rPr>
          <w:sz w:val="22"/>
          <w:szCs w:val="22"/>
        </w:rPr>
      </w:pPr>
      <w:r w:rsidRPr="00E06BE0">
        <w:rPr>
          <w:sz w:val="22"/>
          <w:szCs w:val="22"/>
        </w:rPr>
        <w:tab/>
        <w:t>Если Заказчиком в срок пять рабочих дней не подписаны Акты приема передачи и не заявлены в письменной форме возражения на выполненные работы/оказанные услуги с указанием недостатков, работы/оказанные услуги считаются принятыми без возражений.  Указанное ограничение не распространяется на случаи обнаружения скрытых дефектов в результатах работ/услуг.</w:t>
      </w:r>
    </w:p>
    <w:p w:rsidR="002141EF" w:rsidRPr="00E06BE0" w:rsidRDefault="002141EF" w:rsidP="004444ED">
      <w:pPr>
        <w:tabs>
          <w:tab w:val="num" w:pos="709"/>
        </w:tabs>
        <w:ind w:left="709" w:hanging="709"/>
        <w:jc w:val="both"/>
        <w:rPr>
          <w:sz w:val="22"/>
          <w:szCs w:val="22"/>
        </w:rPr>
      </w:pPr>
    </w:p>
    <w:p w:rsidR="00D05756" w:rsidRPr="00E06BE0" w:rsidRDefault="00F74369" w:rsidP="00E06BE0">
      <w:pPr>
        <w:ind w:left="360"/>
        <w:jc w:val="center"/>
        <w:rPr>
          <w:b/>
          <w:sz w:val="22"/>
          <w:szCs w:val="22"/>
        </w:rPr>
      </w:pPr>
      <w:r w:rsidRPr="00E06BE0">
        <w:rPr>
          <w:b/>
          <w:sz w:val="22"/>
          <w:szCs w:val="22"/>
        </w:rPr>
        <w:t xml:space="preserve">4. </w:t>
      </w:r>
      <w:r w:rsidR="00D05756" w:rsidRPr="00E06BE0">
        <w:rPr>
          <w:b/>
          <w:sz w:val="22"/>
          <w:szCs w:val="22"/>
        </w:rPr>
        <w:t>СРОК ДЕЙСТВИЯ ДОГОВОРА</w:t>
      </w:r>
    </w:p>
    <w:p w:rsidR="00D05756" w:rsidRPr="00E06BE0" w:rsidRDefault="00D05756" w:rsidP="00D05756">
      <w:pPr>
        <w:numPr>
          <w:ilvl w:val="0"/>
          <w:numId w:val="12"/>
        </w:numPr>
        <w:tabs>
          <w:tab w:val="clear" w:pos="454"/>
          <w:tab w:val="num" w:pos="709"/>
        </w:tabs>
        <w:ind w:left="709" w:hanging="709"/>
        <w:jc w:val="both"/>
        <w:rPr>
          <w:sz w:val="22"/>
          <w:szCs w:val="22"/>
        </w:rPr>
      </w:pPr>
      <w:r w:rsidRPr="00E06BE0">
        <w:rPr>
          <w:sz w:val="22"/>
          <w:szCs w:val="22"/>
        </w:rPr>
        <w:t xml:space="preserve">Договор вступает в силу </w:t>
      </w:r>
      <w:proofErr w:type="gramStart"/>
      <w:r w:rsidRPr="00E06BE0">
        <w:rPr>
          <w:sz w:val="22"/>
          <w:szCs w:val="22"/>
        </w:rPr>
        <w:t>с даты</w:t>
      </w:r>
      <w:proofErr w:type="gramEnd"/>
      <w:r w:rsidRPr="00E06BE0">
        <w:rPr>
          <w:sz w:val="22"/>
          <w:szCs w:val="22"/>
        </w:rPr>
        <w:t xml:space="preserve"> его подписания обеими Сторонами и действует до </w:t>
      </w:r>
      <w:r w:rsidRPr="00E06BE0">
        <w:rPr>
          <w:color w:val="000000"/>
          <w:sz w:val="22"/>
          <w:szCs w:val="22"/>
        </w:rPr>
        <w:t>«</w:t>
      </w:r>
      <w:r w:rsidR="009679AC" w:rsidRPr="00E06BE0">
        <w:rPr>
          <w:color w:val="000000"/>
          <w:sz w:val="22"/>
          <w:szCs w:val="22"/>
        </w:rPr>
        <w:t>31</w:t>
      </w:r>
      <w:r w:rsidRPr="00E06BE0">
        <w:rPr>
          <w:color w:val="000000"/>
          <w:sz w:val="22"/>
          <w:szCs w:val="22"/>
        </w:rPr>
        <w:t>» декабря 201</w:t>
      </w:r>
      <w:r w:rsidR="009679AC" w:rsidRPr="00E06BE0">
        <w:rPr>
          <w:color w:val="000000"/>
          <w:sz w:val="22"/>
          <w:szCs w:val="22"/>
        </w:rPr>
        <w:t>9</w:t>
      </w:r>
      <w:r w:rsidRPr="00E06BE0">
        <w:rPr>
          <w:color w:val="000000"/>
          <w:sz w:val="22"/>
          <w:szCs w:val="22"/>
        </w:rPr>
        <w:t xml:space="preserve"> года</w:t>
      </w:r>
      <w:r w:rsidR="000F25A7" w:rsidRPr="00E06BE0">
        <w:rPr>
          <w:color w:val="000000"/>
          <w:sz w:val="22"/>
          <w:szCs w:val="22"/>
        </w:rPr>
        <w:t>, а в случае указания в Приложениях к настоящему Договору более позднего  срока – до момента исполнения соответствующего обязательства</w:t>
      </w:r>
      <w:r w:rsidRPr="00E06BE0">
        <w:rPr>
          <w:color w:val="000000"/>
          <w:sz w:val="22"/>
          <w:szCs w:val="22"/>
        </w:rPr>
        <w:t>.</w:t>
      </w:r>
      <w:r w:rsidRPr="00E06BE0">
        <w:rPr>
          <w:sz w:val="22"/>
          <w:szCs w:val="22"/>
        </w:rPr>
        <w:t xml:space="preserve"> </w:t>
      </w:r>
    </w:p>
    <w:p w:rsidR="00D05756" w:rsidRPr="00E06BE0" w:rsidRDefault="00D05756" w:rsidP="00D05756">
      <w:pPr>
        <w:numPr>
          <w:ilvl w:val="0"/>
          <w:numId w:val="12"/>
        </w:numPr>
        <w:tabs>
          <w:tab w:val="clear" w:pos="454"/>
          <w:tab w:val="num" w:pos="709"/>
        </w:tabs>
        <w:ind w:left="709" w:hanging="709"/>
        <w:jc w:val="both"/>
        <w:rPr>
          <w:sz w:val="22"/>
          <w:szCs w:val="22"/>
        </w:rPr>
      </w:pPr>
      <w:r w:rsidRPr="00E06BE0">
        <w:rPr>
          <w:sz w:val="22"/>
          <w:szCs w:val="22"/>
        </w:rPr>
        <w:t>Все взаиморасчеты между Сторонами должны быть завершены не позднее 5 (</w:t>
      </w:r>
      <w:r w:rsidR="00721AEC" w:rsidRPr="00E06BE0">
        <w:rPr>
          <w:sz w:val="22"/>
          <w:szCs w:val="22"/>
        </w:rPr>
        <w:t>пяти</w:t>
      </w:r>
      <w:r w:rsidRPr="00E06BE0">
        <w:rPr>
          <w:sz w:val="22"/>
          <w:szCs w:val="22"/>
        </w:rPr>
        <w:t xml:space="preserve">) </w:t>
      </w:r>
      <w:r w:rsidR="000F25A7" w:rsidRPr="00E06BE0">
        <w:rPr>
          <w:sz w:val="22"/>
          <w:szCs w:val="22"/>
        </w:rPr>
        <w:t xml:space="preserve">рабочих </w:t>
      </w:r>
      <w:r w:rsidRPr="00E06BE0">
        <w:rPr>
          <w:sz w:val="22"/>
          <w:szCs w:val="22"/>
        </w:rPr>
        <w:t>дней, следующих за датой прекращения действия или расторжения настоящего Договора. Обязательства Сторон в части взаиморасчетов действуют  до их полного завершения.</w:t>
      </w:r>
    </w:p>
    <w:p w:rsidR="00D05756" w:rsidRPr="00E06BE0" w:rsidRDefault="00D05756" w:rsidP="004444ED">
      <w:pPr>
        <w:numPr>
          <w:ilvl w:val="0"/>
          <w:numId w:val="12"/>
        </w:numPr>
        <w:tabs>
          <w:tab w:val="clear" w:pos="454"/>
          <w:tab w:val="num" w:pos="709"/>
        </w:tabs>
        <w:ind w:left="709" w:hanging="709"/>
        <w:jc w:val="both"/>
        <w:rPr>
          <w:sz w:val="22"/>
          <w:szCs w:val="22"/>
        </w:rPr>
      </w:pPr>
      <w:r w:rsidRPr="00E06BE0">
        <w:rPr>
          <w:sz w:val="22"/>
          <w:szCs w:val="22"/>
        </w:rPr>
        <w:t xml:space="preserve">По истечении срока действия данного Договора он может быть пересмотрен Сторонами  и продлен на срок, в письменной форме оговоренный Сторонами. </w:t>
      </w:r>
    </w:p>
    <w:p w:rsidR="00777255" w:rsidRPr="00E06BE0" w:rsidRDefault="00777255" w:rsidP="004444ED">
      <w:pPr>
        <w:numPr>
          <w:ilvl w:val="0"/>
          <w:numId w:val="12"/>
        </w:numPr>
        <w:tabs>
          <w:tab w:val="clear" w:pos="454"/>
          <w:tab w:val="num" w:pos="709"/>
        </w:tabs>
        <w:ind w:left="709" w:hanging="709"/>
        <w:jc w:val="both"/>
        <w:rPr>
          <w:sz w:val="22"/>
          <w:szCs w:val="22"/>
        </w:rPr>
      </w:pPr>
    </w:p>
    <w:p w:rsidR="00D05756" w:rsidRPr="00E06BE0" w:rsidRDefault="00F74369" w:rsidP="00E06BE0">
      <w:pPr>
        <w:jc w:val="center"/>
        <w:rPr>
          <w:b/>
          <w:sz w:val="22"/>
          <w:szCs w:val="22"/>
        </w:rPr>
      </w:pPr>
      <w:r w:rsidRPr="00E06BE0">
        <w:rPr>
          <w:b/>
          <w:sz w:val="22"/>
          <w:szCs w:val="22"/>
        </w:rPr>
        <w:t xml:space="preserve">5. </w:t>
      </w:r>
      <w:r w:rsidR="00D05756" w:rsidRPr="00E06BE0">
        <w:rPr>
          <w:b/>
          <w:sz w:val="22"/>
          <w:szCs w:val="22"/>
        </w:rPr>
        <w:t xml:space="preserve">ИЗМЕНЕНИЕ, ПРИОСТАНОВЛЕНИЕ И </w:t>
      </w:r>
    </w:p>
    <w:p w:rsidR="00D05756" w:rsidRPr="00E06BE0" w:rsidRDefault="00D05756" w:rsidP="00D05756">
      <w:pPr>
        <w:jc w:val="center"/>
        <w:rPr>
          <w:b/>
          <w:sz w:val="22"/>
          <w:szCs w:val="22"/>
        </w:rPr>
      </w:pPr>
      <w:r w:rsidRPr="00E06BE0">
        <w:rPr>
          <w:b/>
          <w:sz w:val="22"/>
          <w:szCs w:val="22"/>
        </w:rPr>
        <w:t>ПРЕКРАЩЕНИЕ ДЕЙСТВИЙ ПО ДОГОВОРУ</w:t>
      </w:r>
    </w:p>
    <w:p w:rsidR="00D05756" w:rsidRPr="00E06BE0" w:rsidRDefault="00D05756" w:rsidP="00CB4FF6">
      <w:pPr>
        <w:pStyle w:val="31"/>
        <w:numPr>
          <w:ilvl w:val="0"/>
          <w:numId w:val="14"/>
        </w:numPr>
        <w:tabs>
          <w:tab w:val="clear" w:pos="454"/>
          <w:tab w:val="num" w:pos="284"/>
        </w:tabs>
        <w:ind w:left="709" w:hanging="709"/>
        <w:rPr>
          <w:rFonts w:ascii="Times New Roman" w:hAnsi="Times New Roman"/>
          <w:sz w:val="22"/>
          <w:szCs w:val="22"/>
        </w:rPr>
      </w:pPr>
      <w:r w:rsidRPr="00E06BE0">
        <w:rPr>
          <w:rFonts w:ascii="Times New Roman" w:hAnsi="Times New Roman"/>
          <w:sz w:val="22"/>
          <w:szCs w:val="22"/>
        </w:rPr>
        <w:t>Изменения действий по Договору:</w:t>
      </w:r>
    </w:p>
    <w:p w:rsidR="00D05756" w:rsidRPr="00E06BE0" w:rsidRDefault="00D05756" w:rsidP="00CB4FF6">
      <w:pPr>
        <w:pStyle w:val="a3"/>
        <w:numPr>
          <w:ilvl w:val="2"/>
          <w:numId w:val="15"/>
        </w:numPr>
        <w:tabs>
          <w:tab w:val="clear" w:pos="720"/>
          <w:tab w:val="num" w:pos="284"/>
        </w:tabs>
        <w:ind w:left="709" w:hanging="709"/>
        <w:rPr>
          <w:szCs w:val="22"/>
        </w:rPr>
      </w:pPr>
      <w:r w:rsidRPr="00E06BE0">
        <w:rPr>
          <w:szCs w:val="22"/>
        </w:rPr>
        <w:t>В случае получения инструкций от Заказчика об изменении любой работы Агентство должно немедленно инструктировать своих работников, а в случае привлечения к работам третьих лиц  инструктировать их о таких изменениях надлежащим образом и следить за выполнением ими подобных изменений.</w:t>
      </w:r>
    </w:p>
    <w:p w:rsidR="00D05756" w:rsidRPr="00E06BE0" w:rsidRDefault="00D05756" w:rsidP="00CB4FF6">
      <w:pPr>
        <w:pStyle w:val="a3"/>
        <w:numPr>
          <w:ilvl w:val="2"/>
          <w:numId w:val="15"/>
        </w:numPr>
        <w:tabs>
          <w:tab w:val="clear" w:pos="720"/>
          <w:tab w:val="num" w:pos="284"/>
        </w:tabs>
        <w:ind w:left="709" w:hanging="709"/>
        <w:rPr>
          <w:szCs w:val="22"/>
        </w:rPr>
      </w:pPr>
      <w:r w:rsidRPr="00E06BE0">
        <w:rPr>
          <w:szCs w:val="22"/>
        </w:rPr>
        <w:t>После получения инструкций от Заказчика о прекращении любых работ Агентство немедленно прекращает указанные работы и соответствующим образом инструктирует третьих лиц. При этом</w:t>
      </w:r>
      <w:proofErr w:type="gramStart"/>
      <w:r w:rsidR="00E736E5" w:rsidRPr="00E06BE0">
        <w:rPr>
          <w:szCs w:val="22"/>
        </w:rPr>
        <w:t>,</w:t>
      </w:r>
      <w:proofErr w:type="gramEnd"/>
      <w:r w:rsidRPr="00E06BE0">
        <w:rPr>
          <w:szCs w:val="22"/>
        </w:rPr>
        <w:t xml:space="preserve"> Заказчик обязуется возместить Агентству все документально подтвержденные расходы, которые были произведены Агентством на дату такого прекращения.</w:t>
      </w:r>
    </w:p>
    <w:p w:rsidR="00D05756" w:rsidRPr="00E06BE0" w:rsidRDefault="00F74369" w:rsidP="00E06BE0">
      <w:pPr>
        <w:pStyle w:val="a3"/>
        <w:tabs>
          <w:tab w:val="num" w:pos="284"/>
        </w:tabs>
        <w:ind w:left="709" w:hanging="709"/>
        <w:rPr>
          <w:szCs w:val="22"/>
        </w:rPr>
      </w:pPr>
      <w:r w:rsidRPr="00E06BE0">
        <w:rPr>
          <w:szCs w:val="22"/>
        </w:rPr>
        <w:t xml:space="preserve">5.2. </w:t>
      </w:r>
      <w:r w:rsidR="00D05756" w:rsidRPr="00E06BE0">
        <w:rPr>
          <w:szCs w:val="22"/>
        </w:rPr>
        <w:t xml:space="preserve">Настоящий </w:t>
      </w:r>
      <w:proofErr w:type="gramStart"/>
      <w:r w:rsidR="00D05756" w:rsidRPr="00E06BE0">
        <w:rPr>
          <w:szCs w:val="22"/>
        </w:rPr>
        <w:t>Договор</w:t>
      </w:r>
      <w:proofErr w:type="gramEnd"/>
      <w:r w:rsidR="00D05756" w:rsidRPr="00E06BE0">
        <w:rPr>
          <w:szCs w:val="22"/>
        </w:rPr>
        <w:t xml:space="preserve"> может быть расторгнут досрочно по  обоюдному письменному соглашению Сторон.</w:t>
      </w:r>
    </w:p>
    <w:p w:rsidR="00D05756" w:rsidRPr="00E06BE0" w:rsidRDefault="00F74369" w:rsidP="00E06BE0">
      <w:pPr>
        <w:tabs>
          <w:tab w:val="num" w:pos="284"/>
        </w:tabs>
        <w:ind w:left="709" w:right="-66" w:hanging="709"/>
        <w:jc w:val="both"/>
        <w:rPr>
          <w:sz w:val="22"/>
          <w:szCs w:val="22"/>
        </w:rPr>
      </w:pPr>
      <w:r w:rsidRPr="00E06BE0">
        <w:rPr>
          <w:sz w:val="22"/>
          <w:szCs w:val="22"/>
        </w:rPr>
        <w:t xml:space="preserve">5.3. </w:t>
      </w:r>
      <w:r w:rsidR="00D05756" w:rsidRPr="00E06BE0">
        <w:rPr>
          <w:sz w:val="22"/>
          <w:szCs w:val="22"/>
        </w:rPr>
        <w:t xml:space="preserve">Действие настоящего Договора может быть прекращено досрочно в одностороннем внесудебном порядке по инициативе одной из Сторон при условии, что Сторона - инициатор расторжения Договора уведомит другую Сторону о своем намерении за 30 (Тридцать) календарных дней до предполагаемой даты расторжения. </w:t>
      </w:r>
    </w:p>
    <w:p w:rsidR="00D05756" w:rsidRPr="00E06BE0" w:rsidRDefault="00D05756" w:rsidP="00CB4FF6">
      <w:pPr>
        <w:numPr>
          <w:ilvl w:val="2"/>
          <w:numId w:val="16"/>
        </w:numPr>
        <w:tabs>
          <w:tab w:val="clear" w:pos="720"/>
          <w:tab w:val="num" w:pos="284"/>
        </w:tabs>
        <w:ind w:left="709" w:hanging="709"/>
        <w:jc w:val="both"/>
        <w:rPr>
          <w:sz w:val="22"/>
          <w:szCs w:val="22"/>
        </w:rPr>
      </w:pPr>
      <w:r w:rsidRPr="00E06BE0">
        <w:rPr>
          <w:sz w:val="22"/>
          <w:szCs w:val="22"/>
        </w:rPr>
        <w:t>После прекращения действия настоящего Договора Агентство не вправе использовать разработанные им, но оплаченные Заказчиком идеи, воплощая их точно в таком же виде, в котором они были приняты и опубликованы  Заказчиком.</w:t>
      </w:r>
    </w:p>
    <w:p w:rsidR="00D05756" w:rsidRPr="00E06BE0" w:rsidRDefault="00F74369" w:rsidP="00E06BE0">
      <w:pPr>
        <w:pStyle w:val="21"/>
        <w:widowControl/>
        <w:tabs>
          <w:tab w:val="num" w:pos="284"/>
        </w:tabs>
        <w:ind w:left="709" w:right="-66" w:hanging="709"/>
        <w:rPr>
          <w:sz w:val="22"/>
          <w:szCs w:val="22"/>
        </w:rPr>
      </w:pPr>
      <w:r w:rsidRPr="00E06BE0">
        <w:rPr>
          <w:sz w:val="22"/>
          <w:szCs w:val="22"/>
        </w:rPr>
        <w:t xml:space="preserve">5.4. </w:t>
      </w:r>
      <w:r w:rsidR="00D05756" w:rsidRPr="00E06BE0">
        <w:rPr>
          <w:sz w:val="22"/>
          <w:szCs w:val="22"/>
        </w:rPr>
        <w:t>Расторжение Договора по любому основанию не освобождает Стороны от проведения взаиморасчетов по настоящему Договору до их полного завершения.</w:t>
      </w:r>
    </w:p>
    <w:p w:rsidR="00E736E5" w:rsidRPr="00E06BE0" w:rsidRDefault="00F74369" w:rsidP="00E06BE0">
      <w:pPr>
        <w:pStyle w:val="21"/>
        <w:widowControl/>
        <w:tabs>
          <w:tab w:val="num" w:pos="284"/>
        </w:tabs>
        <w:ind w:left="709" w:right="-66" w:hanging="709"/>
        <w:rPr>
          <w:sz w:val="22"/>
          <w:szCs w:val="22"/>
        </w:rPr>
      </w:pPr>
      <w:r w:rsidRPr="00E06BE0">
        <w:rPr>
          <w:sz w:val="22"/>
          <w:szCs w:val="22"/>
        </w:rPr>
        <w:t xml:space="preserve">5.5. </w:t>
      </w:r>
      <w:r w:rsidR="00E736E5" w:rsidRPr="00E06BE0">
        <w:rPr>
          <w:sz w:val="22"/>
          <w:szCs w:val="22"/>
        </w:rPr>
        <w:t xml:space="preserve">В случае </w:t>
      </w:r>
      <w:proofErr w:type="gramStart"/>
      <w:r w:rsidR="00E736E5" w:rsidRPr="00E06BE0">
        <w:rPr>
          <w:sz w:val="22"/>
          <w:szCs w:val="22"/>
        </w:rPr>
        <w:t>не исполнения</w:t>
      </w:r>
      <w:proofErr w:type="gramEnd"/>
      <w:r w:rsidR="00E736E5" w:rsidRPr="00E06BE0">
        <w:rPr>
          <w:sz w:val="22"/>
          <w:szCs w:val="22"/>
        </w:rPr>
        <w:t xml:space="preserve"> своих обязательств по настоящему Договору со стороны Агентства, Заказчик вправе досрочно в одностороннем внесудебном порядке расторгнуть Договор, уведомив об этом Агентство за 3 (три) рабочих дня до момента расторжения. При этом</w:t>
      </w:r>
      <w:proofErr w:type="gramStart"/>
      <w:r w:rsidR="00E736E5" w:rsidRPr="00E06BE0">
        <w:rPr>
          <w:sz w:val="22"/>
          <w:szCs w:val="22"/>
        </w:rPr>
        <w:t>,</w:t>
      </w:r>
      <w:proofErr w:type="gramEnd"/>
      <w:r w:rsidR="00E736E5" w:rsidRPr="00E06BE0">
        <w:rPr>
          <w:sz w:val="22"/>
          <w:szCs w:val="22"/>
        </w:rPr>
        <w:t xml:space="preserve"> Договор считается расторгнутым с момента получения Агентством уведомления Заказчика.   </w:t>
      </w:r>
    </w:p>
    <w:p w:rsidR="00D05756" w:rsidRPr="00E06BE0" w:rsidRDefault="00D05756" w:rsidP="00E167C7">
      <w:pPr>
        <w:pStyle w:val="21"/>
        <w:widowControl/>
        <w:ind w:left="0" w:right="-66"/>
        <w:rPr>
          <w:sz w:val="22"/>
          <w:szCs w:val="22"/>
        </w:rPr>
      </w:pPr>
      <w:r w:rsidRPr="00E06BE0">
        <w:rPr>
          <w:sz w:val="22"/>
          <w:szCs w:val="22"/>
        </w:rPr>
        <w:t xml:space="preserve"> </w:t>
      </w:r>
    </w:p>
    <w:p w:rsidR="00D05756" w:rsidRPr="00E06BE0" w:rsidRDefault="00D05756" w:rsidP="00D05756">
      <w:pPr>
        <w:pStyle w:val="21"/>
        <w:widowControl/>
        <w:numPr>
          <w:ilvl w:val="0"/>
          <w:numId w:val="1"/>
        </w:numPr>
        <w:ind w:right="-66"/>
        <w:jc w:val="center"/>
        <w:rPr>
          <w:b/>
          <w:sz w:val="22"/>
          <w:szCs w:val="22"/>
        </w:rPr>
      </w:pPr>
      <w:r w:rsidRPr="00E06BE0">
        <w:rPr>
          <w:b/>
          <w:sz w:val="22"/>
          <w:szCs w:val="22"/>
        </w:rPr>
        <w:t xml:space="preserve">ОБСТОЯТЕЛЬСТВА НЕПРЕОДОЛИМОЙ СИЛЫ </w:t>
      </w:r>
    </w:p>
    <w:p w:rsidR="00D05756" w:rsidRPr="00E06BE0" w:rsidRDefault="00D05756" w:rsidP="00D05756">
      <w:pPr>
        <w:numPr>
          <w:ilvl w:val="1"/>
          <w:numId w:val="1"/>
        </w:numPr>
        <w:tabs>
          <w:tab w:val="clear" w:pos="825"/>
          <w:tab w:val="num" w:pos="709"/>
        </w:tabs>
        <w:ind w:left="709" w:right="-66" w:hanging="709"/>
        <w:jc w:val="both"/>
        <w:rPr>
          <w:color w:val="FF0000"/>
          <w:sz w:val="22"/>
          <w:szCs w:val="22"/>
        </w:rPr>
      </w:pPr>
      <w:proofErr w:type="gramStart"/>
      <w:r w:rsidRPr="00E06BE0">
        <w:rPr>
          <w:sz w:val="22"/>
          <w:szCs w:val="22"/>
        </w:rPr>
        <w:t>Стороны  освобождаются от ответственности за частичное, полное неисполнение или ненадлежащее исполнение своих обязательств по настоящему Договору, если такое неисполнение оказалось невозможным вследствие действия обстоятельств непреодолимой силы, то есть чрезвычайных и непредотвратимых при данных условиях, как то (но не только): стихийные явления и бедствия, пожары, военные действия, революции, забастовки, принятие компетентными государственными органами нормативных правовых актов запретительного или ограничительного характера, сбои</w:t>
      </w:r>
      <w:proofErr w:type="gramEnd"/>
      <w:r w:rsidRPr="00E06BE0">
        <w:rPr>
          <w:sz w:val="22"/>
          <w:szCs w:val="22"/>
        </w:rPr>
        <w:t>, критические ошибки в электронных системах/сетях центральных, национальных и иных банков, препятствующих исполнению Сторонами обязательств по настоящему Договору полностью или частично</w:t>
      </w:r>
      <w:r w:rsidRPr="00E06BE0">
        <w:rPr>
          <w:color w:val="FF0000"/>
          <w:sz w:val="22"/>
          <w:szCs w:val="22"/>
        </w:rPr>
        <w:t>.</w:t>
      </w:r>
    </w:p>
    <w:p w:rsidR="00D05756" w:rsidRPr="00E06BE0" w:rsidRDefault="00D05756" w:rsidP="00D05756">
      <w:pPr>
        <w:numPr>
          <w:ilvl w:val="1"/>
          <w:numId w:val="1"/>
        </w:numPr>
        <w:tabs>
          <w:tab w:val="clear" w:pos="825"/>
          <w:tab w:val="num" w:pos="709"/>
        </w:tabs>
        <w:ind w:left="709" w:right="-66" w:hanging="709"/>
        <w:jc w:val="both"/>
        <w:rPr>
          <w:color w:val="FF0000"/>
          <w:sz w:val="22"/>
          <w:szCs w:val="22"/>
        </w:rPr>
      </w:pPr>
      <w:r w:rsidRPr="00E06BE0">
        <w:rPr>
          <w:sz w:val="22"/>
          <w:szCs w:val="22"/>
        </w:rPr>
        <w:t>Сторона, для которой создалась невозможность выполнения обстоятельств по Договору, должна известить другую сторону в течение 5 (Пяти) дней с даты, следующей за датой наступления обстоятельств непреодолимой силы, в противном случае она теряет право ссылаться на такие обстоятельства как на основани</w:t>
      </w:r>
      <w:proofErr w:type="gramStart"/>
      <w:r w:rsidRPr="00E06BE0">
        <w:rPr>
          <w:sz w:val="22"/>
          <w:szCs w:val="22"/>
        </w:rPr>
        <w:t>е</w:t>
      </w:r>
      <w:proofErr w:type="gramEnd"/>
      <w:r w:rsidRPr="00E06BE0">
        <w:rPr>
          <w:sz w:val="22"/>
          <w:szCs w:val="22"/>
        </w:rPr>
        <w:t xml:space="preserve"> освобождения от ответственности.</w:t>
      </w:r>
    </w:p>
    <w:p w:rsidR="00D05756" w:rsidRPr="00E06BE0" w:rsidRDefault="00D05756" w:rsidP="00D05756">
      <w:pPr>
        <w:numPr>
          <w:ilvl w:val="1"/>
          <w:numId w:val="1"/>
        </w:numPr>
        <w:tabs>
          <w:tab w:val="clear" w:pos="825"/>
          <w:tab w:val="num" w:pos="709"/>
        </w:tabs>
        <w:ind w:left="709" w:right="-66" w:hanging="709"/>
        <w:jc w:val="both"/>
        <w:rPr>
          <w:color w:val="FF0000"/>
          <w:sz w:val="22"/>
          <w:szCs w:val="22"/>
        </w:rPr>
      </w:pPr>
      <w:r w:rsidRPr="00E06BE0">
        <w:rPr>
          <w:sz w:val="22"/>
          <w:szCs w:val="22"/>
        </w:rPr>
        <w:t xml:space="preserve">В случае, когда форс-мажорные обстоятельства преодолены, действие настоящего Договора продлевается на срок, равный по продолжительности периоду действия форс-мажорных обстоятельств. </w:t>
      </w:r>
    </w:p>
    <w:p w:rsidR="00D05756" w:rsidRPr="00E06BE0" w:rsidRDefault="00D05756" w:rsidP="00D05756">
      <w:pPr>
        <w:numPr>
          <w:ilvl w:val="1"/>
          <w:numId w:val="1"/>
        </w:numPr>
        <w:tabs>
          <w:tab w:val="clear" w:pos="825"/>
          <w:tab w:val="num" w:pos="709"/>
        </w:tabs>
        <w:ind w:left="709" w:right="-66" w:hanging="709"/>
        <w:jc w:val="both"/>
        <w:rPr>
          <w:color w:val="FF0000"/>
          <w:sz w:val="22"/>
          <w:szCs w:val="22"/>
        </w:rPr>
      </w:pPr>
      <w:r w:rsidRPr="00E06BE0">
        <w:rPr>
          <w:sz w:val="22"/>
          <w:szCs w:val="22"/>
        </w:rPr>
        <w:t>Надлежащим доказательством наступления форс-мажора будут служить документы соответствующих уполномоченных органов (организаций).</w:t>
      </w:r>
    </w:p>
    <w:p w:rsidR="00D05756" w:rsidRPr="00E06BE0" w:rsidRDefault="00D05756" w:rsidP="00D05756">
      <w:pPr>
        <w:numPr>
          <w:ilvl w:val="1"/>
          <w:numId w:val="1"/>
        </w:numPr>
        <w:tabs>
          <w:tab w:val="clear" w:pos="825"/>
          <w:tab w:val="num" w:pos="709"/>
        </w:tabs>
        <w:ind w:left="709" w:right="-66" w:hanging="709"/>
        <w:jc w:val="both"/>
        <w:rPr>
          <w:color w:val="FF0000"/>
          <w:sz w:val="22"/>
          <w:szCs w:val="22"/>
        </w:rPr>
      </w:pPr>
      <w:r w:rsidRPr="00E06BE0">
        <w:rPr>
          <w:sz w:val="22"/>
          <w:szCs w:val="22"/>
        </w:rPr>
        <w:t xml:space="preserve">Если обстоятельства непреодолимой силы продолжаются более </w:t>
      </w:r>
      <w:r w:rsidRPr="00E06BE0">
        <w:rPr>
          <w:i/>
          <w:sz w:val="22"/>
          <w:szCs w:val="22"/>
          <w:u w:val="single"/>
        </w:rPr>
        <w:t>3 (</w:t>
      </w:r>
      <w:r w:rsidRPr="00E06BE0">
        <w:rPr>
          <w:i/>
          <w:sz w:val="22"/>
          <w:szCs w:val="22"/>
          <w:u w:val="single"/>
          <w:lang w:val="kk-KZ"/>
        </w:rPr>
        <w:t>т</w:t>
      </w:r>
      <w:proofErr w:type="spellStart"/>
      <w:r w:rsidRPr="00E06BE0">
        <w:rPr>
          <w:i/>
          <w:sz w:val="22"/>
          <w:szCs w:val="22"/>
          <w:u w:val="single"/>
        </w:rPr>
        <w:t>рех</w:t>
      </w:r>
      <w:proofErr w:type="spellEnd"/>
      <w:r w:rsidRPr="00E06BE0">
        <w:rPr>
          <w:i/>
          <w:sz w:val="22"/>
          <w:szCs w:val="22"/>
          <w:u w:val="single"/>
        </w:rPr>
        <w:t>) месяцев</w:t>
      </w:r>
      <w:r w:rsidRPr="00E06BE0">
        <w:rPr>
          <w:sz w:val="22"/>
          <w:szCs w:val="22"/>
        </w:rPr>
        <w:t xml:space="preserve"> подряд, любая из Сторон вправе прекратить Договор, уведомив другую Сторону об этом не менее</w:t>
      </w:r>
      <w:proofErr w:type="gramStart"/>
      <w:r w:rsidRPr="00E06BE0">
        <w:rPr>
          <w:sz w:val="22"/>
          <w:szCs w:val="22"/>
        </w:rPr>
        <w:t>,</w:t>
      </w:r>
      <w:proofErr w:type="gramEnd"/>
      <w:r w:rsidRPr="00E06BE0">
        <w:rPr>
          <w:sz w:val="22"/>
          <w:szCs w:val="22"/>
        </w:rPr>
        <w:t xml:space="preserve"> чем за </w:t>
      </w:r>
      <w:r w:rsidRPr="00E06BE0">
        <w:rPr>
          <w:i/>
          <w:sz w:val="22"/>
          <w:szCs w:val="22"/>
          <w:u w:val="single"/>
        </w:rPr>
        <w:t xml:space="preserve">10 </w:t>
      </w:r>
      <w:r w:rsidRPr="00E06BE0">
        <w:rPr>
          <w:i/>
          <w:sz w:val="22"/>
          <w:szCs w:val="22"/>
          <w:u w:val="single"/>
        </w:rPr>
        <w:lastRenderedPageBreak/>
        <w:t>(</w:t>
      </w:r>
      <w:r w:rsidRPr="00E06BE0">
        <w:rPr>
          <w:i/>
          <w:sz w:val="22"/>
          <w:szCs w:val="22"/>
          <w:u w:val="single"/>
          <w:lang w:val="kk-KZ"/>
        </w:rPr>
        <w:t>десять</w:t>
      </w:r>
      <w:r w:rsidRPr="00E06BE0">
        <w:rPr>
          <w:i/>
          <w:sz w:val="22"/>
          <w:szCs w:val="22"/>
          <w:u w:val="single"/>
        </w:rPr>
        <w:t>) рабочих дней</w:t>
      </w:r>
      <w:r w:rsidRPr="00E06BE0">
        <w:rPr>
          <w:sz w:val="22"/>
          <w:szCs w:val="22"/>
        </w:rPr>
        <w:t xml:space="preserve"> до даты прекращения. Стороны в этом случае создают комиссию для произведения взаиморасчетов и урегулирования иных вопросов.</w:t>
      </w:r>
    </w:p>
    <w:p w:rsidR="00D05756" w:rsidRPr="00E06BE0" w:rsidRDefault="00D05756" w:rsidP="00D05756">
      <w:pPr>
        <w:ind w:right="-66"/>
        <w:jc w:val="both"/>
        <w:rPr>
          <w:sz w:val="22"/>
          <w:szCs w:val="22"/>
        </w:rPr>
      </w:pPr>
    </w:p>
    <w:p w:rsidR="00D05756" w:rsidRPr="00E06BE0" w:rsidRDefault="00D05756" w:rsidP="00D05756">
      <w:pPr>
        <w:numPr>
          <w:ilvl w:val="0"/>
          <w:numId w:val="1"/>
        </w:numPr>
        <w:tabs>
          <w:tab w:val="left" w:pos="360"/>
          <w:tab w:val="left" w:pos="927"/>
          <w:tab w:val="left" w:pos="3119"/>
        </w:tabs>
        <w:ind w:right="-66"/>
        <w:jc w:val="center"/>
        <w:rPr>
          <w:b/>
          <w:sz w:val="22"/>
          <w:szCs w:val="22"/>
        </w:rPr>
      </w:pPr>
      <w:r w:rsidRPr="00E06BE0">
        <w:rPr>
          <w:b/>
          <w:sz w:val="22"/>
          <w:szCs w:val="22"/>
        </w:rPr>
        <w:t>ОТВЕТСТВЕННОСТЬ СТОРОН</w:t>
      </w:r>
    </w:p>
    <w:p w:rsidR="00D05756" w:rsidRPr="00E06BE0" w:rsidRDefault="00D05756" w:rsidP="00D05756">
      <w:pPr>
        <w:numPr>
          <w:ilvl w:val="1"/>
          <w:numId w:val="1"/>
        </w:numPr>
        <w:tabs>
          <w:tab w:val="clear" w:pos="825"/>
          <w:tab w:val="num" w:pos="709"/>
        </w:tabs>
        <w:ind w:left="709" w:hanging="709"/>
        <w:jc w:val="both"/>
        <w:rPr>
          <w:sz w:val="22"/>
          <w:szCs w:val="22"/>
        </w:rPr>
      </w:pPr>
      <w:r w:rsidRPr="00E06BE0">
        <w:rPr>
          <w:sz w:val="22"/>
          <w:szCs w:val="22"/>
        </w:rPr>
        <w:t>В случае неисполнения или ненадлежащего исполнения своих обязательств по настоящему Договору стороны несут ответственность в соответствии с действующим Законодательством Республики Казахстан.</w:t>
      </w:r>
    </w:p>
    <w:p w:rsidR="00D05756" w:rsidRPr="00E06BE0" w:rsidRDefault="00D05756" w:rsidP="00D05756">
      <w:pPr>
        <w:numPr>
          <w:ilvl w:val="1"/>
          <w:numId w:val="1"/>
        </w:numPr>
        <w:tabs>
          <w:tab w:val="clear" w:pos="825"/>
          <w:tab w:val="num" w:pos="709"/>
        </w:tabs>
        <w:ind w:left="709" w:hanging="709"/>
        <w:jc w:val="both"/>
        <w:rPr>
          <w:sz w:val="22"/>
          <w:szCs w:val="22"/>
        </w:rPr>
      </w:pPr>
      <w:r w:rsidRPr="00E06BE0">
        <w:rPr>
          <w:sz w:val="22"/>
          <w:szCs w:val="22"/>
        </w:rPr>
        <w:t>В случае нарушения Заказчиком сроков оплаты, указанных в подпункте 3.2.</w:t>
      </w:r>
      <w:r w:rsidR="00F74369" w:rsidRPr="00E06BE0">
        <w:rPr>
          <w:sz w:val="22"/>
          <w:szCs w:val="22"/>
        </w:rPr>
        <w:t>2</w:t>
      </w:r>
      <w:r w:rsidRPr="00E06BE0">
        <w:rPr>
          <w:sz w:val="22"/>
          <w:szCs w:val="22"/>
        </w:rPr>
        <w:t>. пункта 3.2. настоящего Договора, Заказчик принимает на себя обязательство по выплате Агентству пени в размере 0,1% (</w:t>
      </w:r>
      <w:r w:rsidRPr="00E06BE0">
        <w:rPr>
          <w:sz w:val="22"/>
          <w:szCs w:val="22"/>
          <w:lang w:val="kk-KZ"/>
        </w:rPr>
        <w:t>н</w:t>
      </w:r>
      <w:proofErr w:type="spellStart"/>
      <w:r w:rsidRPr="00E06BE0">
        <w:rPr>
          <w:sz w:val="22"/>
          <w:szCs w:val="22"/>
        </w:rPr>
        <w:t>оль</w:t>
      </w:r>
      <w:proofErr w:type="spellEnd"/>
      <w:r w:rsidRPr="00E06BE0">
        <w:rPr>
          <w:sz w:val="22"/>
          <w:szCs w:val="22"/>
        </w:rPr>
        <w:t xml:space="preserve"> целых, одна десятая процента) от суммы неоплаченного счета за каждый рабочий день просрочки. Настоящий пункт не  распространяет свое действие на случаи просрочки оплаты Заказчиком предоплаты.</w:t>
      </w:r>
    </w:p>
    <w:p w:rsidR="00D05756" w:rsidRPr="00E06BE0" w:rsidRDefault="00D05756" w:rsidP="00D05756">
      <w:pPr>
        <w:numPr>
          <w:ilvl w:val="1"/>
          <w:numId w:val="1"/>
        </w:numPr>
        <w:tabs>
          <w:tab w:val="clear" w:pos="825"/>
          <w:tab w:val="num" w:pos="709"/>
        </w:tabs>
        <w:ind w:left="709" w:hanging="709"/>
        <w:jc w:val="both"/>
        <w:rPr>
          <w:sz w:val="22"/>
          <w:szCs w:val="22"/>
        </w:rPr>
      </w:pPr>
      <w:r w:rsidRPr="00E06BE0">
        <w:rPr>
          <w:sz w:val="22"/>
          <w:szCs w:val="22"/>
        </w:rPr>
        <w:t>В случае нарушения Агентством сроков выполнения работ, оказания услуг, предусмотренных настоящим Договором и соответствующими Приложениями к нему, Дефектным актом Агентство принимает на себя обязательство по выплате Заказчику пени в размере 0,1% (</w:t>
      </w:r>
      <w:r w:rsidRPr="00E06BE0">
        <w:rPr>
          <w:sz w:val="22"/>
          <w:szCs w:val="22"/>
          <w:lang w:val="kk-KZ"/>
        </w:rPr>
        <w:t>н</w:t>
      </w:r>
      <w:proofErr w:type="spellStart"/>
      <w:r w:rsidRPr="00E06BE0">
        <w:rPr>
          <w:sz w:val="22"/>
          <w:szCs w:val="22"/>
        </w:rPr>
        <w:t>оль</w:t>
      </w:r>
      <w:proofErr w:type="spellEnd"/>
      <w:r w:rsidRPr="00E06BE0">
        <w:rPr>
          <w:sz w:val="22"/>
          <w:szCs w:val="22"/>
        </w:rPr>
        <w:t xml:space="preserve"> целых, одна десятая процента) от стоимости работ, услуг, </w:t>
      </w:r>
      <w:proofErr w:type="gramStart"/>
      <w:r w:rsidRPr="00E06BE0">
        <w:rPr>
          <w:sz w:val="22"/>
          <w:szCs w:val="22"/>
        </w:rPr>
        <w:t>сроки</w:t>
      </w:r>
      <w:proofErr w:type="gramEnd"/>
      <w:r w:rsidRPr="00E06BE0">
        <w:rPr>
          <w:sz w:val="22"/>
          <w:szCs w:val="22"/>
        </w:rPr>
        <w:t xml:space="preserve"> исполнения которых были нарушены за каждый рабочий день просрочки. </w:t>
      </w:r>
    </w:p>
    <w:p w:rsidR="00D05756" w:rsidRPr="00E06BE0" w:rsidRDefault="00D05756" w:rsidP="00D05756">
      <w:pPr>
        <w:numPr>
          <w:ilvl w:val="1"/>
          <w:numId w:val="1"/>
        </w:numPr>
        <w:tabs>
          <w:tab w:val="clear" w:pos="825"/>
          <w:tab w:val="num" w:pos="709"/>
        </w:tabs>
        <w:ind w:left="709" w:hanging="709"/>
        <w:jc w:val="both"/>
        <w:rPr>
          <w:sz w:val="22"/>
          <w:szCs w:val="22"/>
        </w:rPr>
      </w:pPr>
      <w:r w:rsidRPr="00E06BE0">
        <w:rPr>
          <w:sz w:val="22"/>
          <w:szCs w:val="22"/>
        </w:rPr>
        <w:t>Агентство обязуется устранить все недостатки выполненных работ/услуг за свой счет.</w:t>
      </w:r>
    </w:p>
    <w:p w:rsidR="00F74369" w:rsidRPr="00E06BE0" w:rsidRDefault="00F74369" w:rsidP="00D05756">
      <w:pPr>
        <w:numPr>
          <w:ilvl w:val="1"/>
          <w:numId w:val="1"/>
        </w:numPr>
        <w:tabs>
          <w:tab w:val="clear" w:pos="825"/>
          <w:tab w:val="num" w:pos="709"/>
        </w:tabs>
        <w:ind w:left="709" w:hanging="709"/>
        <w:jc w:val="both"/>
        <w:rPr>
          <w:sz w:val="22"/>
          <w:szCs w:val="22"/>
        </w:rPr>
      </w:pPr>
      <w:r w:rsidRPr="00E06BE0">
        <w:rPr>
          <w:sz w:val="22"/>
          <w:szCs w:val="22"/>
        </w:rPr>
        <w:t>Агентство несет ответственность перед Заказчиком за действия и/или бездействия привлеченных третьих лиц в размере стоимости убытков, понесенных Заказчиков.</w:t>
      </w:r>
    </w:p>
    <w:p w:rsidR="00C717D4" w:rsidRPr="00E06BE0" w:rsidRDefault="00F74369" w:rsidP="00D05756">
      <w:pPr>
        <w:numPr>
          <w:ilvl w:val="1"/>
          <w:numId w:val="1"/>
        </w:numPr>
        <w:tabs>
          <w:tab w:val="clear" w:pos="825"/>
          <w:tab w:val="num" w:pos="709"/>
        </w:tabs>
        <w:ind w:left="709" w:hanging="709"/>
        <w:jc w:val="both"/>
        <w:rPr>
          <w:sz w:val="22"/>
          <w:szCs w:val="22"/>
        </w:rPr>
      </w:pPr>
      <w:r w:rsidRPr="00E06BE0">
        <w:rPr>
          <w:sz w:val="22"/>
          <w:szCs w:val="22"/>
        </w:rPr>
        <w:t xml:space="preserve">Агентство несет полную </w:t>
      </w:r>
      <w:r w:rsidR="00C717D4" w:rsidRPr="00E06BE0">
        <w:rPr>
          <w:sz w:val="22"/>
          <w:szCs w:val="22"/>
        </w:rPr>
        <w:t xml:space="preserve">материальную </w:t>
      </w:r>
      <w:r w:rsidRPr="00E06BE0">
        <w:rPr>
          <w:sz w:val="22"/>
          <w:szCs w:val="22"/>
        </w:rPr>
        <w:t xml:space="preserve">ответственность перед Заказчиком за </w:t>
      </w:r>
      <w:r w:rsidR="00C717D4" w:rsidRPr="00E06BE0">
        <w:rPr>
          <w:sz w:val="22"/>
          <w:szCs w:val="22"/>
        </w:rPr>
        <w:t xml:space="preserve">применение к Заказчику штрафных и других санкций уполномоченными государственными органами Республики Казахстан за разработанную Агентством и размещенную рекламную кампанию Заказчика. </w:t>
      </w:r>
    </w:p>
    <w:p w:rsidR="00D05756" w:rsidRPr="00E06BE0" w:rsidRDefault="00D05756" w:rsidP="00E06BE0">
      <w:pPr>
        <w:jc w:val="both"/>
        <w:rPr>
          <w:sz w:val="22"/>
          <w:szCs w:val="22"/>
        </w:rPr>
      </w:pPr>
    </w:p>
    <w:p w:rsidR="00D05756" w:rsidRPr="00E06BE0" w:rsidRDefault="00D05756" w:rsidP="00D05756">
      <w:pPr>
        <w:numPr>
          <w:ilvl w:val="0"/>
          <w:numId w:val="1"/>
        </w:numPr>
        <w:jc w:val="center"/>
        <w:rPr>
          <w:b/>
          <w:sz w:val="22"/>
          <w:szCs w:val="22"/>
        </w:rPr>
      </w:pPr>
      <w:r w:rsidRPr="00E06BE0">
        <w:rPr>
          <w:b/>
          <w:sz w:val="22"/>
          <w:szCs w:val="22"/>
        </w:rPr>
        <w:t>ПРЕТЕНЗИИ И РАССМОТРЕНИЕ СПОРОВ</w:t>
      </w:r>
    </w:p>
    <w:p w:rsidR="00D05756" w:rsidRPr="00E06BE0" w:rsidRDefault="00D05756" w:rsidP="00D05756">
      <w:pPr>
        <w:pStyle w:val="11"/>
        <w:numPr>
          <w:ilvl w:val="1"/>
          <w:numId w:val="1"/>
        </w:numPr>
        <w:tabs>
          <w:tab w:val="clear" w:pos="825"/>
          <w:tab w:val="num" w:pos="709"/>
        </w:tabs>
        <w:ind w:left="709" w:hanging="709"/>
        <w:jc w:val="both"/>
        <w:rPr>
          <w:sz w:val="22"/>
          <w:szCs w:val="22"/>
        </w:rPr>
      </w:pPr>
      <w:r w:rsidRPr="00E06BE0">
        <w:rPr>
          <w:sz w:val="22"/>
          <w:szCs w:val="22"/>
        </w:rPr>
        <w:t xml:space="preserve">Все претензии, возникающие по настоящему Договору, должны быть предъявлены в соответствии с законодательством Республики Казахстан и настоящим Договором. При этом Стороны договорились об обязательном досудебном порядке решения споров, претензий. </w:t>
      </w:r>
    </w:p>
    <w:p w:rsidR="00D05756" w:rsidRPr="00E06BE0" w:rsidRDefault="00D05756" w:rsidP="00D05756">
      <w:pPr>
        <w:pStyle w:val="11"/>
        <w:numPr>
          <w:ilvl w:val="1"/>
          <w:numId w:val="1"/>
        </w:numPr>
        <w:tabs>
          <w:tab w:val="clear" w:pos="825"/>
          <w:tab w:val="num" w:pos="709"/>
        </w:tabs>
        <w:ind w:left="709" w:hanging="709"/>
        <w:jc w:val="both"/>
        <w:rPr>
          <w:sz w:val="22"/>
          <w:szCs w:val="22"/>
        </w:rPr>
      </w:pPr>
      <w:r w:rsidRPr="00E06BE0">
        <w:rPr>
          <w:sz w:val="22"/>
          <w:szCs w:val="22"/>
        </w:rPr>
        <w:t xml:space="preserve">Датой предъявления претензии считается дата </w:t>
      </w:r>
      <w:r w:rsidR="00EB7624" w:rsidRPr="00E06BE0">
        <w:rPr>
          <w:sz w:val="22"/>
          <w:szCs w:val="22"/>
        </w:rPr>
        <w:t xml:space="preserve">получения </w:t>
      </w:r>
      <w:r w:rsidRPr="00E06BE0">
        <w:rPr>
          <w:sz w:val="22"/>
          <w:szCs w:val="22"/>
        </w:rPr>
        <w:t xml:space="preserve">сообщения почтой, через курьера или иным способом, позволяющим достоверно подтвердить дату </w:t>
      </w:r>
      <w:r w:rsidR="00EB7624" w:rsidRPr="00E06BE0">
        <w:rPr>
          <w:sz w:val="22"/>
          <w:szCs w:val="22"/>
        </w:rPr>
        <w:t>получения</w:t>
      </w:r>
      <w:r w:rsidRPr="00E06BE0">
        <w:rPr>
          <w:sz w:val="22"/>
          <w:szCs w:val="22"/>
        </w:rPr>
        <w:t>. При отправке претензии факсимильным сообщением датой предъявления будет являться дата отправки Стороной, к которой была направлена претензия, подтверждения о получении.</w:t>
      </w:r>
    </w:p>
    <w:p w:rsidR="00D05756" w:rsidRPr="00E06BE0" w:rsidRDefault="00D05756" w:rsidP="00D05756">
      <w:pPr>
        <w:pStyle w:val="11"/>
        <w:numPr>
          <w:ilvl w:val="1"/>
          <w:numId w:val="1"/>
        </w:numPr>
        <w:tabs>
          <w:tab w:val="clear" w:pos="825"/>
          <w:tab w:val="num" w:pos="709"/>
        </w:tabs>
        <w:ind w:left="709" w:hanging="709"/>
        <w:jc w:val="both"/>
        <w:rPr>
          <w:sz w:val="22"/>
          <w:szCs w:val="22"/>
        </w:rPr>
      </w:pPr>
      <w:r w:rsidRPr="00E06BE0">
        <w:rPr>
          <w:sz w:val="22"/>
          <w:szCs w:val="22"/>
        </w:rPr>
        <w:t>Сторона, получившая претензию, обязана рассмотреть ее и ответить по существу – подтвердить согласие на полное или частичное удовлетворение или сообщить о полном или частичном отказе в удовлетворении претензии не позднее 5 (пяти) календарных дней от даты фактического получения претензии.</w:t>
      </w:r>
    </w:p>
    <w:p w:rsidR="00D05756" w:rsidRPr="00E06BE0" w:rsidRDefault="00D05756" w:rsidP="00D05756">
      <w:pPr>
        <w:pStyle w:val="11"/>
        <w:numPr>
          <w:ilvl w:val="1"/>
          <w:numId w:val="1"/>
        </w:numPr>
        <w:tabs>
          <w:tab w:val="clear" w:pos="825"/>
          <w:tab w:val="num" w:pos="709"/>
        </w:tabs>
        <w:ind w:left="709" w:hanging="709"/>
        <w:jc w:val="both"/>
        <w:rPr>
          <w:sz w:val="22"/>
          <w:szCs w:val="22"/>
        </w:rPr>
      </w:pPr>
      <w:r w:rsidRPr="00E06BE0">
        <w:rPr>
          <w:sz w:val="22"/>
          <w:szCs w:val="22"/>
        </w:rPr>
        <w:t>Все претензии должны быть представлены с подтверждающей документацией, объясняющей суть данной претензии.</w:t>
      </w:r>
    </w:p>
    <w:p w:rsidR="00D05756" w:rsidRPr="00E06BE0" w:rsidRDefault="00D05756" w:rsidP="00D05756">
      <w:pPr>
        <w:pStyle w:val="11"/>
        <w:numPr>
          <w:ilvl w:val="1"/>
          <w:numId w:val="1"/>
        </w:numPr>
        <w:tabs>
          <w:tab w:val="clear" w:pos="825"/>
          <w:tab w:val="num" w:pos="709"/>
        </w:tabs>
        <w:ind w:left="709" w:hanging="709"/>
        <w:jc w:val="both"/>
        <w:rPr>
          <w:sz w:val="22"/>
          <w:szCs w:val="22"/>
        </w:rPr>
      </w:pPr>
      <w:r w:rsidRPr="00E06BE0">
        <w:rPr>
          <w:sz w:val="22"/>
          <w:szCs w:val="22"/>
        </w:rPr>
        <w:t xml:space="preserve">Все споры и разногласия, возникающие в ходе исполнения настоящего Договора, Стороны будут пытаться разрешить путем переговоров. </w:t>
      </w:r>
    </w:p>
    <w:p w:rsidR="00D05756" w:rsidRPr="00E06BE0" w:rsidRDefault="00D05756" w:rsidP="00D05756">
      <w:pPr>
        <w:pStyle w:val="11"/>
        <w:numPr>
          <w:ilvl w:val="1"/>
          <w:numId w:val="1"/>
        </w:numPr>
        <w:tabs>
          <w:tab w:val="clear" w:pos="825"/>
          <w:tab w:val="num" w:pos="709"/>
        </w:tabs>
        <w:ind w:left="709" w:hanging="709"/>
        <w:jc w:val="both"/>
        <w:rPr>
          <w:sz w:val="22"/>
          <w:szCs w:val="22"/>
        </w:rPr>
      </w:pPr>
      <w:r w:rsidRPr="00E06BE0">
        <w:rPr>
          <w:sz w:val="22"/>
          <w:szCs w:val="22"/>
        </w:rPr>
        <w:t xml:space="preserve">Применимым правом по настоящему Договору и во взаимоотношениях Сторон, возникающим в связи с Договором, либо вытекающим из его условий, является законодательство Республики Казахстан. </w:t>
      </w:r>
    </w:p>
    <w:p w:rsidR="00D05756" w:rsidRPr="00E06BE0" w:rsidRDefault="00D05756" w:rsidP="00D05756">
      <w:pPr>
        <w:pStyle w:val="11"/>
        <w:numPr>
          <w:ilvl w:val="1"/>
          <w:numId w:val="1"/>
        </w:numPr>
        <w:tabs>
          <w:tab w:val="clear" w:pos="825"/>
          <w:tab w:val="num" w:pos="709"/>
        </w:tabs>
        <w:ind w:left="709" w:hanging="709"/>
        <w:jc w:val="both"/>
        <w:rPr>
          <w:sz w:val="22"/>
          <w:szCs w:val="22"/>
        </w:rPr>
      </w:pPr>
      <w:proofErr w:type="gramStart"/>
      <w:r w:rsidRPr="00E06BE0">
        <w:rPr>
          <w:sz w:val="22"/>
          <w:szCs w:val="22"/>
        </w:rPr>
        <w:t>В случае, когда Стороны не могут достигнуть согласия в отношении претензий и споров, в течение 15 (пятнадцати) календарных дней с даты, когда одна из Сторон первой уведомляет другую Сторону о таких претензиях и спорах, все споры, разногласия, требования, возникающие в связи с настоящим Договором или касающиеся нарушения условий Договора, подлежат разрешению в Специализированном межрайонном экономическом суде города Алматы.</w:t>
      </w:r>
      <w:proofErr w:type="gramEnd"/>
    </w:p>
    <w:p w:rsidR="00D05756" w:rsidRPr="00E06BE0" w:rsidRDefault="00D05756" w:rsidP="00D05756">
      <w:pPr>
        <w:pStyle w:val="11"/>
        <w:numPr>
          <w:ilvl w:val="1"/>
          <w:numId w:val="1"/>
        </w:numPr>
        <w:tabs>
          <w:tab w:val="clear" w:pos="825"/>
          <w:tab w:val="num" w:pos="709"/>
        </w:tabs>
        <w:ind w:left="709" w:hanging="709"/>
        <w:jc w:val="both"/>
        <w:rPr>
          <w:sz w:val="22"/>
          <w:szCs w:val="22"/>
        </w:rPr>
      </w:pPr>
      <w:r w:rsidRPr="00E06BE0">
        <w:rPr>
          <w:sz w:val="22"/>
          <w:szCs w:val="22"/>
        </w:rPr>
        <w:t>Предварительное направление претензии и ожидание в течение не менее 10 (десяти) календарных дней, от даты фактического получения другой Стороной претензии, обязательно.</w:t>
      </w:r>
    </w:p>
    <w:p w:rsidR="00D05756" w:rsidRPr="00E06BE0" w:rsidRDefault="00D05756" w:rsidP="00D05756">
      <w:pPr>
        <w:rPr>
          <w:b/>
          <w:sz w:val="22"/>
          <w:szCs w:val="22"/>
        </w:rPr>
      </w:pPr>
    </w:p>
    <w:p w:rsidR="00D05756" w:rsidRPr="00E06BE0" w:rsidRDefault="00D05756" w:rsidP="00D05756">
      <w:pPr>
        <w:numPr>
          <w:ilvl w:val="0"/>
          <w:numId w:val="1"/>
        </w:numPr>
        <w:jc w:val="center"/>
        <w:rPr>
          <w:b/>
          <w:sz w:val="22"/>
          <w:szCs w:val="22"/>
        </w:rPr>
      </w:pPr>
      <w:r w:rsidRPr="00E06BE0">
        <w:rPr>
          <w:b/>
          <w:sz w:val="22"/>
          <w:szCs w:val="22"/>
        </w:rPr>
        <w:t>ЗАКЛЮЧИТЕЛЬНЫЕ ПОЛОЖЕНИЯ</w:t>
      </w:r>
    </w:p>
    <w:p w:rsidR="00D05756" w:rsidRPr="00E06BE0" w:rsidRDefault="00D05756" w:rsidP="00D05756">
      <w:pPr>
        <w:numPr>
          <w:ilvl w:val="1"/>
          <w:numId w:val="1"/>
        </w:numPr>
        <w:tabs>
          <w:tab w:val="clear" w:pos="825"/>
          <w:tab w:val="num" w:pos="709"/>
        </w:tabs>
        <w:ind w:left="709" w:right="-66" w:hanging="709"/>
        <w:jc w:val="both"/>
        <w:rPr>
          <w:sz w:val="22"/>
          <w:szCs w:val="22"/>
        </w:rPr>
      </w:pPr>
      <w:r w:rsidRPr="00E06BE0">
        <w:rPr>
          <w:sz w:val="22"/>
          <w:szCs w:val="22"/>
        </w:rPr>
        <w:t>Односторонний отказ от исполнения обязательств по настоящему Договору не допускается, кроме случаев, предусмотренных настоящим Договором и законодательством Республики Казахстан.</w:t>
      </w:r>
    </w:p>
    <w:p w:rsidR="00D05756" w:rsidRPr="00E06BE0" w:rsidRDefault="00D05756" w:rsidP="00D05756">
      <w:pPr>
        <w:numPr>
          <w:ilvl w:val="1"/>
          <w:numId w:val="1"/>
        </w:numPr>
        <w:tabs>
          <w:tab w:val="clear" w:pos="825"/>
          <w:tab w:val="num" w:pos="709"/>
        </w:tabs>
        <w:ind w:left="709" w:right="-66" w:hanging="709"/>
        <w:jc w:val="both"/>
        <w:rPr>
          <w:sz w:val="22"/>
          <w:szCs w:val="22"/>
        </w:rPr>
      </w:pPr>
      <w:r w:rsidRPr="00E06BE0">
        <w:rPr>
          <w:sz w:val="22"/>
          <w:szCs w:val="22"/>
        </w:rPr>
        <w:t>Все изменения и дополнения, Приложения к настоящему Договору действительны только в том случае, если они совершены в письменной форме и подписаны уполномоченными представителями Сторон и скреплены печатями. Надлежащим образом оформленные изменения, дополнения, Приложения к настоящему Договору являются его неотъемлемой частью.</w:t>
      </w:r>
    </w:p>
    <w:p w:rsidR="00D05756" w:rsidRPr="00E06BE0" w:rsidRDefault="00D05756" w:rsidP="00D05756">
      <w:pPr>
        <w:numPr>
          <w:ilvl w:val="1"/>
          <w:numId w:val="1"/>
        </w:numPr>
        <w:tabs>
          <w:tab w:val="clear" w:pos="825"/>
          <w:tab w:val="num" w:pos="709"/>
        </w:tabs>
        <w:ind w:left="709" w:right="-66" w:hanging="709"/>
        <w:jc w:val="both"/>
        <w:rPr>
          <w:sz w:val="22"/>
          <w:szCs w:val="22"/>
        </w:rPr>
      </w:pPr>
      <w:r w:rsidRPr="00E06BE0">
        <w:rPr>
          <w:sz w:val="22"/>
          <w:szCs w:val="22"/>
        </w:rPr>
        <w:lastRenderedPageBreak/>
        <w:t>После подписания настоящего Договора обеими Сторонами все предшествующие переговоры и переписка по вопросам, урегулированным настоящим Договором, утрачивают юридическую силу.</w:t>
      </w:r>
    </w:p>
    <w:p w:rsidR="00D05756" w:rsidRPr="00E06BE0" w:rsidRDefault="00D05756" w:rsidP="00D05756">
      <w:pPr>
        <w:numPr>
          <w:ilvl w:val="1"/>
          <w:numId w:val="1"/>
        </w:numPr>
        <w:tabs>
          <w:tab w:val="clear" w:pos="825"/>
          <w:tab w:val="num" w:pos="709"/>
        </w:tabs>
        <w:ind w:left="709" w:right="-66" w:hanging="709"/>
        <w:jc w:val="both"/>
        <w:rPr>
          <w:sz w:val="22"/>
          <w:szCs w:val="22"/>
        </w:rPr>
      </w:pPr>
      <w:r w:rsidRPr="00E06BE0">
        <w:rPr>
          <w:sz w:val="22"/>
          <w:szCs w:val="22"/>
        </w:rPr>
        <w:t>Заголовки статей настоящего Договора предназначены для удобства пользования текстом и не будут приниматься во внимание при толковании положений настоящего Договора.</w:t>
      </w:r>
    </w:p>
    <w:p w:rsidR="00D05756" w:rsidRPr="00E06BE0" w:rsidRDefault="00D05756" w:rsidP="00D05756">
      <w:pPr>
        <w:numPr>
          <w:ilvl w:val="1"/>
          <w:numId w:val="1"/>
        </w:numPr>
        <w:tabs>
          <w:tab w:val="clear" w:pos="825"/>
          <w:tab w:val="num" w:pos="709"/>
        </w:tabs>
        <w:ind w:left="709" w:right="-66" w:hanging="709"/>
        <w:jc w:val="both"/>
        <w:rPr>
          <w:sz w:val="22"/>
          <w:szCs w:val="22"/>
        </w:rPr>
      </w:pPr>
      <w:r w:rsidRPr="00E06BE0">
        <w:rPr>
          <w:sz w:val="22"/>
          <w:szCs w:val="22"/>
        </w:rPr>
        <w:t xml:space="preserve">Все уведомления по настоящему Договору должны совершаться в письменной форме, подписываться уполномоченными представителями Сторон и направляться по указанным в Договоре юридическим адресам Сторон. Допускается отправка факсимильных, электронных сообщений, но с последующим предоставлением оригиналов не позднее 5 (пяти) рабочих дней с даты, следующей за датой оправки. Стороны обязаны незамедлительно информировать друг друга в письменной форме о любых изменениях юридического адреса, юридического статуса или банковских реквизитов, а также </w:t>
      </w:r>
      <w:proofErr w:type="gramStart"/>
      <w:r w:rsidRPr="00E06BE0">
        <w:rPr>
          <w:sz w:val="22"/>
          <w:szCs w:val="22"/>
        </w:rPr>
        <w:t>предоставлять уполномочивающие документы</w:t>
      </w:r>
      <w:proofErr w:type="gramEnd"/>
      <w:r w:rsidRPr="00E06BE0">
        <w:rPr>
          <w:sz w:val="22"/>
          <w:szCs w:val="22"/>
        </w:rPr>
        <w:t xml:space="preserve"> (доверенности) для своих представителей.</w:t>
      </w:r>
      <w:r w:rsidR="00EB7624" w:rsidRPr="00E06BE0">
        <w:rPr>
          <w:sz w:val="22"/>
          <w:szCs w:val="22"/>
        </w:rPr>
        <w:t xml:space="preserve"> В случае не уведомления Стороной другой Стороны о любых изменениях, влияющих на надлежащее выполнение обязательств по настоящему Договору, Стороны руководствуются теми данными, которые указаны в настоящем Договоре.   </w:t>
      </w:r>
    </w:p>
    <w:p w:rsidR="00D05756" w:rsidRPr="00E06BE0" w:rsidRDefault="00D05756" w:rsidP="00D05756">
      <w:pPr>
        <w:numPr>
          <w:ilvl w:val="1"/>
          <w:numId w:val="1"/>
        </w:numPr>
        <w:tabs>
          <w:tab w:val="clear" w:pos="825"/>
          <w:tab w:val="num" w:pos="709"/>
        </w:tabs>
        <w:ind w:left="709" w:right="-66" w:hanging="709"/>
        <w:jc w:val="both"/>
        <w:rPr>
          <w:sz w:val="22"/>
          <w:szCs w:val="22"/>
        </w:rPr>
      </w:pPr>
      <w:r w:rsidRPr="00E06BE0">
        <w:rPr>
          <w:sz w:val="22"/>
          <w:szCs w:val="22"/>
        </w:rPr>
        <w:t xml:space="preserve">Положения настоящего Договора являются конфиденциальными. </w:t>
      </w:r>
      <w:proofErr w:type="gramStart"/>
      <w:r w:rsidRPr="00E06BE0">
        <w:rPr>
          <w:sz w:val="22"/>
          <w:szCs w:val="22"/>
        </w:rPr>
        <w:t>Каждая из Сторон примет все необходимые меры для неразглашения положений настоящего Договора, изменений, дополнений и приложений к нему, а также другой информации и сведений, связанных с исполнением настоящего Договора или переданных другой Стороне в  рамках  настоящего Договора третьим лицам без письменного согласия другой Стороны, за исключением случаев и в порядке, предусмотренных действующим законодательством Республики Казахстан.</w:t>
      </w:r>
      <w:proofErr w:type="gramEnd"/>
    </w:p>
    <w:p w:rsidR="00D05756" w:rsidRPr="00E06BE0" w:rsidRDefault="00D05756" w:rsidP="00D05756">
      <w:pPr>
        <w:numPr>
          <w:ilvl w:val="1"/>
          <w:numId w:val="1"/>
        </w:numPr>
        <w:tabs>
          <w:tab w:val="clear" w:pos="825"/>
          <w:tab w:val="num" w:pos="709"/>
        </w:tabs>
        <w:ind w:left="709" w:right="-66" w:hanging="709"/>
        <w:jc w:val="both"/>
        <w:rPr>
          <w:sz w:val="22"/>
          <w:szCs w:val="22"/>
        </w:rPr>
      </w:pPr>
      <w:r w:rsidRPr="00E06BE0">
        <w:rPr>
          <w:sz w:val="22"/>
          <w:szCs w:val="22"/>
        </w:rPr>
        <w:t>Реорганизация, как Агентства, так и Заказчика, не освобождает их от выполнения обязательств, принятых по настоящему Договору, в этом случае все права и обязанности по настоящему Договору переходят к правопреемникам.</w:t>
      </w:r>
    </w:p>
    <w:p w:rsidR="00D05756" w:rsidRPr="00E06BE0" w:rsidRDefault="00D05756" w:rsidP="00D05756">
      <w:pPr>
        <w:numPr>
          <w:ilvl w:val="1"/>
          <w:numId w:val="1"/>
        </w:numPr>
        <w:tabs>
          <w:tab w:val="clear" w:pos="825"/>
          <w:tab w:val="num" w:pos="709"/>
          <w:tab w:val="left" w:pos="900"/>
        </w:tabs>
        <w:ind w:left="709" w:right="-66" w:hanging="709"/>
        <w:jc w:val="both"/>
        <w:rPr>
          <w:sz w:val="22"/>
          <w:szCs w:val="22"/>
        </w:rPr>
      </w:pPr>
      <w:r w:rsidRPr="00E06BE0">
        <w:rPr>
          <w:sz w:val="22"/>
          <w:szCs w:val="22"/>
        </w:rPr>
        <w:t>Договор, Акты приема-передачи, Приложения и вся документация, связанная с исполнением обязательств по настоящему Договору, имеют юридическую силу только при условии оформления их в письменном виде и подписании уполномоченными представителями обеих Сторон (за исключением порядка подписания Актов приема-</w:t>
      </w:r>
      <w:r w:rsidRPr="00E06BE0">
        <w:rPr>
          <w:color w:val="000000"/>
          <w:sz w:val="22"/>
          <w:szCs w:val="22"/>
        </w:rPr>
        <w:t xml:space="preserve">передачи определенного </w:t>
      </w:r>
      <w:commentRangeStart w:id="4"/>
      <w:r w:rsidRPr="00E06BE0">
        <w:rPr>
          <w:color w:val="000000"/>
          <w:sz w:val="22"/>
          <w:szCs w:val="22"/>
        </w:rPr>
        <w:t xml:space="preserve">пунктом 3.2.5. настоящего </w:t>
      </w:r>
      <w:commentRangeEnd w:id="4"/>
      <w:r w:rsidR="005B7AAD" w:rsidRPr="00E06BE0">
        <w:rPr>
          <w:rStyle w:val="af0"/>
          <w:sz w:val="22"/>
          <w:szCs w:val="22"/>
        </w:rPr>
        <w:commentReference w:id="4"/>
      </w:r>
      <w:r w:rsidRPr="00E06BE0">
        <w:rPr>
          <w:color w:val="000000"/>
          <w:sz w:val="22"/>
          <w:szCs w:val="22"/>
        </w:rPr>
        <w:t>Договора).</w:t>
      </w:r>
    </w:p>
    <w:p w:rsidR="00D05756" w:rsidRPr="00E06BE0" w:rsidRDefault="00D05756" w:rsidP="00D05756">
      <w:pPr>
        <w:numPr>
          <w:ilvl w:val="1"/>
          <w:numId w:val="1"/>
        </w:numPr>
        <w:tabs>
          <w:tab w:val="clear" w:pos="825"/>
          <w:tab w:val="num" w:pos="709"/>
          <w:tab w:val="left" w:pos="900"/>
        </w:tabs>
        <w:ind w:left="709" w:right="-66" w:hanging="709"/>
        <w:jc w:val="both"/>
        <w:rPr>
          <w:sz w:val="22"/>
          <w:szCs w:val="22"/>
        </w:rPr>
      </w:pPr>
      <w:r w:rsidRPr="00E06BE0">
        <w:rPr>
          <w:sz w:val="22"/>
          <w:szCs w:val="22"/>
        </w:rPr>
        <w:t>Настоящий Договор составлен, подписан в двух экземплярах и вручен каждой Стороне. Экземпляры идентичны и имеют равную юридическую силу.</w:t>
      </w:r>
    </w:p>
    <w:p w:rsidR="00D05756" w:rsidRPr="00E06BE0" w:rsidRDefault="00D05756" w:rsidP="004444ED">
      <w:pPr>
        <w:pStyle w:val="21"/>
        <w:tabs>
          <w:tab w:val="num" w:pos="709"/>
        </w:tabs>
        <w:ind w:left="0"/>
        <w:rPr>
          <w:sz w:val="22"/>
          <w:szCs w:val="22"/>
        </w:rPr>
      </w:pPr>
    </w:p>
    <w:p w:rsidR="00D05756" w:rsidRPr="00E06BE0" w:rsidRDefault="00D05756" w:rsidP="004444ED">
      <w:pPr>
        <w:pStyle w:val="a8"/>
        <w:numPr>
          <w:ilvl w:val="0"/>
          <w:numId w:val="1"/>
        </w:numPr>
        <w:jc w:val="center"/>
        <w:rPr>
          <w:b/>
          <w:sz w:val="22"/>
          <w:szCs w:val="22"/>
        </w:rPr>
      </w:pPr>
      <w:r w:rsidRPr="00E06BE0">
        <w:rPr>
          <w:b/>
          <w:sz w:val="22"/>
          <w:szCs w:val="22"/>
        </w:rPr>
        <w:t>Юридические адреса, реквизиты и подписи сторон:</w:t>
      </w:r>
    </w:p>
    <w:tbl>
      <w:tblPr>
        <w:tblW w:w="8919" w:type="dxa"/>
        <w:tblInd w:w="7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25"/>
        <w:gridCol w:w="4394"/>
      </w:tblGrid>
      <w:tr w:rsidR="00D05756" w:rsidRPr="00930E28" w:rsidTr="00E06BE0">
        <w:trPr>
          <w:trHeight w:val="1343"/>
        </w:trPr>
        <w:tc>
          <w:tcPr>
            <w:tcW w:w="4525" w:type="dxa"/>
          </w:tcPr>
          <w:p w:rsidR="00D05756" w:rsidRPr="00E06BE0" w:rsidRDefault="00D05756" w:rsidP="00E06BE0">
            <w:pPr>
              <w:spacing w:line="276" w:lineRule="auto"/>
              <w:rPr>
                <w:b/>
                <w:sz w:val="22"/>
                <w:szCs w:val="22"/>
              </w:rPr>
            </w:pPr>
            <w:r w:rsidRPr="00E06BE0">
              <w:rPr>
                <w:b/>
                <w:sz w:val="22"/>
                <w:szCs w:val="22"/>
              </w:rPr>
              <w:t xml:space="preserve">«Заказчик» </w:t>
            </w:r>
          </w:p>
          <w:p w:rsidR="0003310C" w:rsidRPr="00E06BE0" w:rsidRDefault="0003310C" w:rsidP="0003310C">
            <w:pPr>
              <w:rPr>
                <w:b/>
                <w:sz w:val="22"/>
                <w:szCs w:val="22"/>
              </w:rPr>
            </w:pPr>
            <w:r w:rsidRPr="00E06BE0">
              <w:rPr>
                <w:b/>
                <w:sz w:val="22"/>
                <w:szCs w:val="22"/>
              </w:rPr>
              <w:t>ТОО «</w:t>
            </w:r>
            <w:proofErr w:type="spellStart"/>
            <w:r w:rsidRPr="00E06BE0">
              <w:rPr>
                <w:b/>
                <w:sz w:val="22"/>
                <w:szCs w:val="22"/>
              </w:rPr>
              <w:t>ТехСервисТрейд</w:t>
            </w:r>
            <w:proofErr w:type="spellEnd"/>
            <w:r w:rsidRPr="00E06BE0">
              <w:rPr>
                <w:b/>
                <w:sz w:val="22"/>
                <w:szCs w:val="22"/>
              </w:rPr>
              <w:t>»</w:t>
            </w:r>
          </w:p>
          <w:p w:rsidR="0003310C" w:rsidRPr="00E06BE0" w:rsidRDefault="0003310C" w:rsidP="0003310C">
            <w:pPr>
              <w:rPr>
                <w:sz w:val="22"/>
                <w:szCs w:val="22"/>
              </w:rPr>
            </w:pPr>
            <w:r w:rsidRPr="00E06BE0">
              <w:rPr>
                <w:sz w:val="22"/>
                <w:szCs w:val="22"/>
              </w:rPr>
              <w:t xml:space="preserve">Республика Казахстан, г. Алматы, 050004, ул. </w:t>
            </w:r>
            <w:proofErr w:type="spellStart"/>
            <w:r w:rsidRPr="00E06BE0">
              <w:rPr>
                <w:sz w:val="22"/>
                <w:szCs w:val="22"/>
              </w:rPr>
              <w:t>Наурызбай</w:t>
            </w:r>
            <w:proofErr w:type="spellEnd"/>
            <w:r w:rsidRPr="00E06BE0">
              <w:rPr>
                <w:sz w:val="22"/>
                <w:szCs w:val="22"/>
              </w:rPr>
              <w:t xml:space="preserve"> батыра,8, 5 этаж</w:t>
            </w:r>
          </w:p>
          <w:p w:rsidR="0003310C" w:rsidRPr="00E06BE0" w:rsidRDefault="0003310C" w:rsidP="0003310C">
            <w:pPr>
              <w:rPr>
                <w:sz w:val="22"/>
                <w:szCs w:val="22"/>
              </w:rPr>
            </w:pPr>
            <w:r w:rsidRPr="00E06BE0">
              <w:rPr>
                <w:sz w:val="22"/>
                <w:szCs w:val="22"/>
              </w:rPr>
              <w:t>БИН 181140017878</w:t>
            </w:r>
          </w:p>
          <w:p w:rsidR="0003310C" w:rsidRPr="00E06BE0" w:rsidRDefault="0003310C" w:rsidP="0003310C">
            <w:pPr>
              <w:rPr>
                <w:sz w:val="22"/>
                <w:szCs w:val="22"/>
              </w:rPr>
            </w:pPr>
            <w:r w:rsidRPr="00E06BE0">
              <w:rPr>
                <w:sz w:val="22"/>
                <w:szCs w:val="22"/>
              </w:rPr>
              <w:t>Банковские реквизиты:</w:t>
            </w:r>
          </w:p>
          <w:p w:rsidR="0003310C" w:rsidRPr="00E06BE0" w:rsidRDefault="0003310C" w:rsidP="0003310C">
            <w:pPr>
              <w:rPr>
                <w:sz w:val="22"/>
                <w:szCs w:val="22"/>
              </w:rPr>
            </w:pPr>
            <w:r w:rsidRPr="00E06BE0">
              <w:rPr>
                <w:sz w:val="22"/>
                <w:szCs w:val="22"/>
              </w:rPr>
              <w:t>КБЕ 17</w:t>
            </w:r>
          </w:p>
          <w:p w:rsidR="0003310C" w:rsidRPr="00E06BE0" w:rsidRDefault="0003310C" w:rsidP="0003310C">
            <w:pPr>
              <w:rPr>
                <w:sz w:val="22"/>
                <w:szCs w:val="22"/>
              </w:rPr>
            </w:pPr>
            <w:r w:rsidRPr="00E06BE0">
              <w:rPr>
                <w:sz w:val="22"/>
                <w:szCs w:val="22"/>
              </w:rPr>
              <w:t>БИН  181140017878</w:t>
            </w:r>
          </w:p>
          <w:p w:rsidR="0003310C" w:rsidRPr="00E06BE0" w:rsidRDefault="0003310C" w:rsidP="0003310C">
            <w:pPr>
              <w:rPr>
                <w:sz w:val="22"/>
                <w:szCs w:val="22"/>
              </w:rPr>
            </w:pPr>
            <w:r w:rsidRPr="00E06BE0">
              <w:rPr>
                <w:sz w:val="22"/>
                <w:szCs w:val="22"/>
              </w:rPr>
              <w:t>ИИК  KZ586010131000375941</w:t>
            </w:r>
          </w:p>
          <w:p w:rsidR="0003310C" w:rsidRPr="00E06BE0" w:rsidRDefault="0003310C" w:rsidP="0003310C">
            <w:pPr>
              <w:rPr>
                <w:sz w:val="22"/>
                <w:szCs w:val="22"/>
              </w:rPr>
            </w:pPr>
            <w:r w:rsidRPr="00E06BE0">
              <w:rPr>
                <w:sz w:val="22"/>
                <w:szCs w:val="22"/>
              </w:rPr>
              <w:t xml:space="preserve">БИК HSBKKZKX </w:t>
            </w:r>
          </w:p>
          <w:p w:rsidR="0003310C" w:rsidRPr="00E06BE0" w:rsidRDefault="0003310C" w:rsidP="0003310C">
            <w:pPr>
              <w:ind w:right="-1"/>
              <w:jc w:val="both"/>
              <w:rPr>
                <w:b/>
                <w:sz w:val="22"/>
                <w:szCs w:val="22"/>
              </w:rPr>
            </w:pPr>
            <w:r w:rsidRPr="00E06BE0">
              <w:rPr>
                <w:sz w:val="22"/>
                <w:szCs w:val="22"/>
              </w:rPr>
              <w:t>АО «Народный Банк Казахстана»</w:t>
            </w:r>
          </w:p>
          <w:p w:rsidR="0003310C" w:rsidRPr="00930E28" w:rsidRDefault="0003310C" w:rsidP="0003310C">
            <w:pPr>
              <w:jc w:val="both"/>
              <w:rPr>
                <w:b/>
                <w:sz w:val="22"/>
                <w:szCs w:val="22"/>
              </w:rPr>
            </w:pPr>
            <w:r w:rsidRPr="00930E28">
              <w:rPr>
                <w:b/>
                <w:sz w:val="22"/>
                <w:szCs w:val="22"/>
              </w:rPr>
              <w:t>Руководитель</w:t>
            </w:r>
          </w:p>
          <w:p w:rsidR="0003310C" w:rsidRPr="00E06BE0" w:rsidRDefault="0003310C" w:rsidP="0003310C">
            <w:pPr>
              <w:framePr w:hSpace="180" w:wrap="around" w:vAnchor="text" w:hAnchor="margin" w:y="95"/>
              <w:jc w:val="both"/>
              <w:rPr>
                <w:i/>
                <w:sz w:val="22"/>
                <w:szCs w:val="22"/>
              </w:rPr>
            </w:pPr>
          </w:p>
          <w:p w:rsidR="0003310C" w:rsidRPr="00930E28" w:rsidRDefault="0003310C" w:rsidP="0003310C">
            <w:pPr>
              <w:framePr w:hSpace="180" w:wrap="around" w:vAnchor="text" w:hAnchor="margin" w:y="95"/>
              <w:jc w:val="both"/>
              <w:rPr>
                <w:b/>
                <w:sz w:val="22"/>
                <w:szCs w:val="22"/>
              </w:rPr>
            </w:pPr>
            <w:r w:rsidRPr="00930E28">
              <w:rPr>
                <w:b/>
                <w:sz w:val="22"/>
                <w:szCs w:val="22"/>
              </w:rPr>
              <w:t>_______________/Бойко С.В.</w:t>
            </w:r>
            <w:r w:rsidRPr="00930E28">
              <w:rPr>
                <w:sz w:val="22"/>
                <w:szCs w:val="22"/>
              </w:rPr>
              <w:t>/</w:t>
            </w:r>
          </w:p>
          <w:p w:rsidR="00CB4FF6" w:rsidRPr="00E06BE0" w:rsidRDefault="00CB4FF6" w:rsidP="00E06BE0">
            <w:pPr>
              <w:spacing w:line="276" w:lineRule="auto"/>
              <w:ind w:firstLine="35"/>
              <w:jc w:val="both"/>
              <w:rPr>
                <w:sz w:val="22"/>
                <w:szCs w:val="22"/>
              </w:rPr>
            </w:pPr>
          </w:p>
          <w:p w:rsidR="00D05756" w:rsidRPr="00E06BE0" w:rsidRDefault="00D05756" w:rsidP="00E06BE0">
            <w:pPr>
              <w:pStyle w:val="a3"/>
              <w:spacing w:line="276" w:lineRule="auto"/>
              <w:jc w:val="left"/>
              <w:rPr>
                <w:szCs w:val="22"/>
              </w:rPr>
            </w:pPr>
          </w:p>
        </w:tc>
        <w:tc>
          <w:tcPr>
            <w:tcW w:w="4394" w:type="dxa"/>
          </w:tcPr>
          <w:p w:rsidR="00CB4FF6" w:rsidRPr="00E06BE0" w:rsidRDefault="00CB4FF6" w:rsidP="00E06BE0">
            <w:pPr>
              <w:tabs>
                <w:tab w:val="left" w:pos="2268"/>
              </w:tabs>
              <w:spacing w:line="276" w:lineRule="auto"/>
              <w:jc w:val="both"/>
              <w:rPr>
                <w:b/>
                <w:sz w:val="22"/>
                <w:szCs w:val="22"/>
              </w:rPr>
            </w:pPr>
            <w:r w:rsidRPr="00E06BE0">
              <w:rPr>
                <w:b/>
                <w:sz w:val="22"/>
                <w:szCs w:val="22"/>
              </w:rPr>
              <w:t xml:space="preserve">«Агентство» </w:t>
            </w:r>
          </w:p>
          <w:p w:rsidR="00CB4FF6" w:rsidRPr="00E06BE0" w:rsidRDefault="00CB4FF6" w:rsidP="00E06BE0">
            <w:pPr>
              <w:spacing w:line="276" w:lineRule="auto"/>
              <w:rPr>
                <w:b/>
                <w:sz w:val="22"/>
                <w:szCs w:val="22"/>
              </w:rPr>
            </w:pPr>
            <w:r w:rsidRPr="00E06BE0">
              <w:rPr>
                <w:b/>
                <w:sz w:val="22"/>
                <w:szCs w:val="22"/>
              </w:rPr>
              <w:t>ТОО «RED SPOT»</w:t>
            </w:r>
          </w:p>
          <w:p w:rsidR="00CB4FF6" w:rsidRPr="00E06BE0" w:rsidRDefault="00CB4FF6" w:rsidP="00E06BE0">
            <w:pPr>
              <w:spacing w:line="276" w:lineRule="auto"/>
              <w:rPr>
                <w:sz w:val="22"/>
                <w:szCs w:val="22"/>
              </w:rPr>
            </w:pPr>
            <w:r w:rsidRPr="00E06BE0">
              <w:rPr>
                <w:sz w:val="22"/>
                <w:szCs w:val="22"/>
              </w:rPr>
              <w:t xml:space="preserve">г. Алматы, ул. </w:t>
            </w:r>
            <w:proofErr w:type="spellStart"/>
            <w:r w:rsidRPr="00E06BE0">
              <w:rPr>
                <w:sz w:val="22"/>
                <w:szCs w:val="22"/>
              </w:rPr>
              <w:t>Сатпаева</w:t>
            </w:r>
            <w:proofErr w:type="spellEnd"/>
            <w:r w:rsidRPr="00E06BE0">
              <w:rPr>
                <w:sz w:val="22"/>
                <w:szCs w:val="22"/>
              </w:rPr>
              <w:t xml:space="preserve"> 18г, кв. 14</w:t>
            </w:r>
          </w:p>
          <w:p w:rsidR="00CB4FF6" w:rsidRPr="00E06BE0" w:rsidRDefault="00CB4FF6" w:rsidP="00E06BE0">
            <w:pPr>
              <w:spacing w:line="276" w:lineRule="auto"/>
              <w:rPr>
                <w:sz w:val="22"/>
                <w:szCs w:val="22"/>
              </w:rPr>
            </w:pPr>
            <w:r w:rsidRPr="00E06BE0">
              <w:rPr>
                <w:sz w:val="22"/>
                <w:szCs w:val="22"/>
              </w:rPr>
              <w:t>ИИК KZ166017131000020648</w:t>
            </w:r>
          </w:p>
          <w:p w:rsidR="00CB4FF6" w:rsidRPr="00E06BE0" w:rsidRDefault="00CB4FF6" w:rsidP="00E06BE0">
            <w:pPr>
              <w:spacing w:line="276" w:lineRule="auto"/>
              <w:rPr>
                <w:sz w:val="22"/>
                <w:szCs w:val="22"/>
              </w:rPr>
            </w:pPr>
            <w:r w:rsidRPr="00E06BE0">
              <w:rPr>
                <w:sz w:val="22"/>
                <w:szCs w:val="22"/>
              </w:rPr>
              <w:t>в АО "Народный Банк Казахстана"</w:t>
            </w:r>
          </w:p>
          <w:p w:rsidR="00CB4FF6" w:rsidRPr="00E06BE0" w:rsidRDefault="00CB4FF6" w:rsidP="00E06BE0">
            <w:pPr>
              <w:tabs>
                <w:tab w:val="left" w:pos="709"/>
              </w:tabs>
              <w:spacing w:line="276" w:lineRule="auto"/>
              <w:ind w:firstLine="35"/>
              <w:jc w:val="both"/>
              <w:rPr>
                <w:sz w:val="22"/>
                <w:szCs w:val="22"/>
              </w:rPr>
            </w:pPr>
            <w:r w:rsidRPr="00E06BE0">
              <w:rPr>
                <w:sz w:val="22"/>
                <w:szCs w:val="22"/>
              </w:rPr>
              <w:t xml:space="preserve">БИК </w:t>
            </w:r>
            <w:r w:rsidRPr="00E06BE0">
              <w:rPr>
                <w:sz w:val="22"/>
                <w:szCs w:val="22"/>
                <w:lang w:val="en-US"/>
              </w:rPr>
              <w:t>HSBK</w:t>
            </w:r>
            <w:r w:rsidRPr="00E06BE0">
              <w:rPr>
                <w:sz w:val="22"/>
                <w:szCs w:val="22"/>
              </w:rPr>
              <w:t>KZKX</w:t>
            </w:r>
          </w:p>
          <w:p w:rsidR="00CB4FF6" w:rsidRPr="00E06BE0" w:rsidRDefault="00CB4FF6" w:rsidP="00E06BE0">
            <w:pPr>
              <w:spacing w:line="276" w:lineRule="auto"/>
              <w:ind w:firstLine="35"/>
              <w:jc w:val="both"/>
              <w:rPr>
                <w:sz w:val="22"/>
                <w:szCs w:val="22"/>
              </w:rPr>
            </w:pPr>
            <w:r w:rsidRPr="00E06BE0">
              <w:rPr>
                <w:sz w:val="22"/>
                <w:szCs w:val="22"/>
              </w:rPr>
              <w:t>БИН 180740002066</w:t>
            </w:r>
          </w:p>
          <w:p w:rsidR="00CB4FF6" w:rsidRPr="00E06BE0" w:rsidRDefault="00CB4FF6" w:rsidP="00E06BE0">
            <w:pPr>
              <w:spacing w:line="276" w:lineRule="auto"/>
              <w:ind w:firstLine="35"/>
              <w:jc w:val="both"/>
              <w:rPr>
                <w:b/>
                <w:sz w:val="22"/>
                <w:szCs w:val="22"/>
              </w:rPr>
            </w:pPr>
            <w:r w:rsidRPr="00E06BE0">
              <w:rPr>
                <w:b/>
                <w:sz w:val="22"/>
                <w:szCs w:val="22"/>
              </w:rPr>
              <w:t xml:space="preserve">Директор _________ Т. </w:t>
            </w:r>
            <w:proofErr w:type="spellStart"/>
            <w:r w:rsidRPr="00E06BE0">
              <w:rPr>
                <w:b/>
                <w:sz w:val="22"/>
                <w:szCs w:val="22"/>
              </w:rPr>
              <w:t>Исанов</w:t>
            </w:r>
            <w:proofErr w:type="spellEnd"/>
          </w:p>
          <w:p w:rsidR="00777255" w:rsidRPr="00E06BE0" w:rsidRDefault="00777255" w:rsidP="00E06BE0">
            <w:pPr>
              <w:spacing w:line="276" w:lineRule="auto"/>
              <w:ind w:firstLine="35"/>
              <w:jc w:val="both"/>
              <w:rPr>
                <w:sz w:val="22"/>
                <w:szCs w:val="22"/>
              </w:rPr>
            </w:pPr>
            <w:r w:rsidRPr="00E06BE0">
              <w:rPr>
                <w:sz w:val="22"/>
                <w:szCs w:val="22"/>
              </w:rPr>
              <w:t xml:space="preserve">                   М.П.</w:t>
            </w:r>
          </w:p>
          <w:p w:rsidR="00E167C7" w:rsidRPr="00E06BE0" w:rsidRDefault="00E167C7" w:rsidP="00E06BE0">
            <w:pPr>
              <w:spacing w:line="276" w:lineRule="auto"/>
              <w:rPr>
                <w:sz w:val="22"/>
                <w:szCs w:val="22"/>
              </w:rPr>
            </w:pPr>
          </w:p>
        </w:tc>
      </w:tr>
    </w:tbl>
    <w:p w:rsidR="00777255" w:rsidRPr="00930E28" w:rsidRDefault="00777255">
      <w:pPr>
        <w:spacing w:after="200" w:line="276" w:lineRule="auto"/>
        <w:rPr>
          <w:b/>
          <w:sz w:val="22"/>
          <w:szCs w:val="22"/>
        </w:rPr>
      </w:pPr>
    </w:p>
    <w:p w:rsidR="00777255" w:rsidRPr="00930E28" w:rsidRDefault="00777255">
      <w:pPr>
        <w:spacing w:after="200" w:line="276" w:lineRule="auto"/>
        <w:rPr>
          <w:b/>
          <w:sz w:val="22"/>
          <w:szCs w:val="22"/>
        </w:rPr>
      </w:pPr>
      <w:r w:rsidRPr="00930E28">
        <w:rPr>
          <w:b/>
          <w:sz w:val="22"/>
          <w:szCs w:val="22"/>
        </w:rPr>
        <w:br w:type="page"/>
      </w:r>
    </w:p>
    <w:p w:rsidR="00CB4FF6" w:rsidRPr="00E06BE0" w:rsidRDefault="00CB4FF6">
      <w:pPr>
        <w:spacing w:after="200" w:line="276" w:lineRule="auto"/>
        <w:rPr>
          <w:sz w:val="22"/>
          <w:szCs w:val="22"/>
        </w:rPr>
      </w:pPr>
      <w:bookmarkStart w:id="5" w:name="_GoBack"/>
    </w:p>
    <w:bookmarkEnd w:id="5"/>
    <w:p w:rsidR="004444ED" w:rsidRPr="00E06BE0" w:rsidRDefault="004444ED" w:rsidP="004444ED">
      <w:pPr>
        <w:jc w:val="right"/>
        <w:rPr>
          <w:sz w:val="22"/>
          <w:szCs w:val="22"/>
        </w:rPr>
      </w:pPr>
      <w:r w:rsidRPr="00E06BE0">
        <w:rPr>
          <w:sz w:val="22"/>
          <w:szCs w:val="22"/>
        </w:rPr>
        <w:t>Приложение №1 от «    » _________ 201</w:t>
      </w:r>
      <w:r w:rsidR="00CB4FF6" w:rsidRPr="00E06BE0">
        <w:rPr>
          <w:sz w:val="22"/>
          <w:szCs w:val="22"/>
        </w:rPr>
        <w:t>9</w:t>
      </w:r>
      <w:r w:rsidRPr="00E06BE0">
        <w:rPr>
          <w:sz w:val="22"/>
          <w:szCs w:val="22"/>
        </w:rPr>
        <w:t xml:space="preserve"> года</w:t>
      </w:r>
    </w:p>
    <w:p w:rsidR="004444ED" w:rsidRPr="00E06BE0" w:rsidRDefault="004444ED" w:rsidP="004444ED">
      <w:pPr>
        <w:jc w:val="right"/>
        <w:rPr>
          <w:sz w:val="22"/>
          <w:szCs w:val="22"/>
        </w:rPr>
      </w:pPr>
      <w:r w:rsidRPr="00E06BE0">
        <w:rPr>
          <w:sz w:val="22"/>
          <w:szCs w:val="22"/>
        </w:rPr>
        <w:t>к договору №_______ от «   » ______ 201</w:t>
      </w:r>
      <w:r w:rsidR="00CB4FF6" w:rsidRPr="00E06BE0">
        <w:rPr>
          <w:sz w:val="22"/>
          <w:szCs w:val="22"/>
        </w:rPr>
        <w:t>9</w:t>
      </w:r>
      <w:r w:rsidRPr="00E06BE0">
        <w:rPr>
          <w:sz w:val="22"/>
          <w:szCs w:val="22"/>
        </w:rPr>
        <w:t xml:space="preserve"> года</w:t>
      </w:r>
    </w:p>
    <w:p w:rsidR="004444ED" w:rsidRPr="00E06BE0" w:rsidRDefault="004444ED" w:rsidP="004444ED">
      <w:pPr>
        <w:jc w:val="right"/>
        <w:rPr>
          <w:sz w:val="22"/>
          <w:szCs w:val="22"/>
        </w:rPr>
      </w:pPr>
    </w:p>
    <w:p w:rsidR="00777255" w:rsidRPr="00E06BE0" w:rsidRDefault="004444ED" w:rsidP="00CB4FF6">
      <w:pPr>
        <w:pStyle w:val="a3"/>
        <w:ind w:firstLine="567"/>
        <w:rPr>
          <w:szCs w:val="22"/>
        </w:rPr>
      </w:pPr>
      <w:r w:rsidRPr="00E06BE0">
        <w:rPr>
          <w:szCs w:val="22"/>
        </w:rPr>
        <w:t xml:space="preserve">Мы ниже подписавшиеся, </w:t>
      </w:r>
    </w:p>
    <w:p w:rsidR="004444ED" w:rsidRPr="00E06BE0" w:rsidRDefault="004444ED" w:rsidP="00CB4FF6">
      <w:pPr>
        <w:pStyle w:val="a3"/>
        <w:ind w:firstLine="567"/>
        <w:rPr>
          <w:b/>
          <w:szCs w:val="22"/>
        </w:rPr>
      </w:pPr>
      <w:r w:rsidRPr="00E06BE0">
        <w:rPr>
          <w:b/>
          <w:szCs w:val="22"/>
        </w:rPr>
        <w:t xml:space="preserve">ТОО </w:t>
      </w:r>
      <w:r w:rsidR="00CB4FF6" w:rsidRPr="00E06BE0">
        <w:rPr>
          <w:b/>
          <w:szCs w:val="22"/>
        </w:rPr>
        <w:t>«Микрофинансовая организация «ОнлайнКазФинанс»</w:t>
      </w:r>
      <w:r w:rsidR="005B7AAD" w:rsidRPr="00E06BE0">
        <w:rPr>
          <w:b/>
          <w:szCs w:val="22"/>
        </w:rPr>
        <w:t>,</w:t>
      </w:r>
      <w:r w:rsidRPr="00E06BE0">
        <w:rPr>
          <w:szCs w:val="22"/>
        </w:rPr>
        <w:t xml:space="preserve"> именуемое в дальнейшем </w:t>
      </w:r>
      <w:r w:rsidRPr="00E06BE0">
        <w:rPr>
          <w:b/>
          <w:szCs w:val="22"/>
        </w:rPr>
        <w:t>«Заказчик»</w:t>
      </w:r>
      <w:r w:rsidRPr="00E06BE0">
        <w:rPr>
          <w:szCs w:val="22"/>
        </w:rPr>
        <w:t xml:space="preserve">, в лице </w:t>
      </w:r>
      <w:r w:rsidR="002141EF" w:rsidRPr="00E06BE0">
        <w:rPr>
          <w:szCs w:val="22"/>
        </w:rPr>
        <w:t xml:space="preserve">Генерального директора </w:t>
      </w:r>
      <w:r w:rsidR="00CB4FF6" w:rsidRPr="00E06BE0">
        <w:rPr>
          <w:szCs w:val="22"/>
        </w:rPr>
        <w:t xml:space="preserve">М. </w:t>
      </w:r>
      <w:proofErr w:type="spellStart"/>
      <w:r w:rsidR="00CB4FF6" w:rsidRPr="00E06BE0">
        <w:rPr>
          <w:szCs w:val="22"/>
        </w:rPr>
        <w:t>Бекжанова</w:t>
      </w:r>
      <w:proofErr w:type="spellEnd"/>
      <w:r w:rsidRPr="00E06BE0">
        <w:rPr>
          <w:szCs w:val="22"/>
        </w:rPr>
        <w:t xml:space="preserve">, действующего на основании </w:t>
      </w:r>
      <w:r w:rsidR="002141EF" w:rsidRPr="00E06BE0">
        <w:rPr>
          <w:szCs w:val="22"/>
        </w:rPr>
        <w:t>устава</w:t>
      </w:r>
      <w:r w:rsidRPr="00E06BE0">
        <w:rPr>
          <w:szCs w:val="22"/>
        </w:rPr>
        <w:t xml:space="preserve"> с одной стороны, и</w:t>
      </w:r>
      <w:r w:rsidRPr="00E06BE0">
        <w:rPr>
          <w:b/>
          <w:szCs w:val="22"/>
        </w:rPr>
        <w:t xml:space="preserve"> </w:t>
      </w:r>
    </w:p>
    <w:p w:rsidR="004444ED" w:rsidRPr="00E06BE0" w:rsidRDefault="004444ED" w:rsidP="00CB4FF6">
      <w:pPr>
        <w:pStyle w:val="a3"/>
        <w:ind w:firstLine="567"/>
        <w:rPr>
          <w:szCs w:val="22"/>
        </w:rPr>
      </w:pPr>
      <w:r w:rsidRPr="00E06BE0">
        <w:rPr>
          <w:b/>
          <w:szCs w:val="22"/>
        </w:rPr>
        <w:t xml:space="preserve">ТОО </w:t>
      </w:r>
      <w:r w:rsidR="00CB4FF6" w:rsidRPr="00E06BE0">
        <w:rPr>
          <w:b/>
          <w:szCs w:val="22"/>
        </w:rPr>
        <w:t>«RED SPOT»</w:t>
      </w:r>
      <w:r w:rsidRPr="00E06BE0">
        <w:rPr>
          <w:b/>
          <w:szCs w:val="22"/>
        </w:rPr>
        <w:t>,</w:t>
      </w:r>
      <w:r w:rsidRPr="00E06BE0">
        <w:rPr>
          <w:szCs w:val="22"/>
        </w:rPr>
        <w:t xml:space="preserve"> именуемое в дальнейшем </w:t>
      </w:r>
      <w:r w:rsidRPr="00E06BE0">
        <w:rPr>
          <w:b/>
          <w:szCs w:val="22"/>
        </w:rPr>
        <w:t>«Агентство»,</w:t>
      </w:r>
      <w:r w:rsidRPr="00E06BE0">
        <w:rPr>
          <w:szCs w:val="22"/>
        </w:rPr>
        <w:t xml:space="preserve"> в лице </w:t>
      </w:r>
      <w:r w:rsidR="00777255" w:rsidRPr="00E06BE0">
        <w:rPr>
          <w:szCs w:val="22"/>
        </w:rPr>
        <w:t xml:space="preserve">Директора </w:t>
      </w:r>
      <w:r w:rsidR="00CB4FF6" w:rsidRPr="00E06BE0">
        <w:rPr>
          <w:szCs w:val="22"/>
        </w:rPr>
        <w:t xml:space="preserve">Т. </w:t>
      </w:r>
      <w:proofErr w:type="spellStart"/>
      <w:r w:rsidR="00CB4FF6" w:rsidRPr="00E06BE0">
        <w:rPr>
          <w:szCs w:val="22"/>
        </w:rPr>
        <w:t>Исанова</w:t>
      </w:r>
      <w:proofErr w:type="spellEnd"/>
      <w:r w:rsidRPr="00E06BE0">
        <w:rPr>
          <w:b/>
          <w:szCs w:val="22"/>
        </w:rPr>
        <w:t xml:space="preserve"> </w:t>
      </w:r>
      <w:r w:rsidRPr="00E06BE0">
        <w:rPr>
          <w:szCs w:val="22"/>
        </w:rPr>
        <w:t xml:space="preserve">действующего на основании Устава, с другой стороны, совместно в дальнейшем именуемые «Стороны», удостоверяем, что Сторонами достигнуто соглашение в сумме: </w:t>
      </w:r>
    </w:p>
    <w:p w:rsidR="004444ED" w:rsidRPr="00E06BE0" w:rsidRDefault="004444ED" w:rsidP="004444ED">
      <w:pPr>
        <w:pStyle w:val="ac"/>
        <w:numPr>
          <w:ilvl w:val="0"/>
          <w:numId w:val="21"/>
        </w:numPr>
        <w:rPr>
          <w:rFonts w:ascii="Times New Roman" w:hAnsi="Times New Roman" w:cs="Times New Roman"/>
        </w:rPr>
      </w:pPr>
      <w:r w:rsidRPr="00E06BE0">
        <w:rPr>
          <w:rFonts w:ascii="Times New Roman" w:hAnsi="Times New Roman" w:cs="Times New Roman"/>
          <w:b/>
        </w:rPr>
        <w:t xml:space="preserve">За разработку </w:t>
      </w:r>
      <w:r w:rsidR="00A25142" w:rsidRPr="00E06BE0">
        <w:rPr>
          <w:rFonts w:ascii="Times New Roman" w:hAnsi="Times New Roman" w:cs="Times New Roman"/>
          <w:b/>
        </w:rPr>
        <w:t>краткосрочной рекламной кампаний</w:t>
      </w:r>
      <w:r w:rsidRPr="00E06BE0">
        <w:rPr>
          <w:rFonts w:ascii="Times New Roman" w:hAnsi="Times New Roman" w:cs="Times New Roman"/>
          <w:b/>
        </w:rPr>
        <w:t xml:space="preserve"> (далее услуга):</w:t>
      </w:r>
    </w:p>
    <w:tbl>
      <w:tblPr>
        <w:tblStyle w:val="ad"/>
        <w:tblW w:w="9782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503"/>
        <w:gridCol w:w="5026"/>
        <w:gridCol w:w="992"/>
        <w:gridCol w:w="1418"/>
        <w:gridCol w:w="1843"/>
        <w:tblGridChange w:id="6">
          <w:tblGrid>
            <w:gridCol w:w="503"/>
            <w:gridCol w:w="5026"/>
            <w:gridCol w:w="992"/>
            <w:gridCol w:w="1418"/>
            <w:gridCol w:w="1843"/>
          </w:tblGrid>
        </w:tblGridChange>
      </w:tblGrid>
      <w:tr w:rsidR="004444ED" w:rsidRPr="00930E28" w:rsidTr="00FB02DF">
        <w:tc>
          <w:tcPr>
            <w:tcW w:w="503" w:type="dxa"/>
            <w:vAlign w:val="center"/>
          </w:tcPr>
          <w:p w:rsidR="004444ED" w:rsidRPr="00E06BE0" w:rsidRDefault="004444ED" w:rsidP="0080687E">
            <w:pPr>
              <w:pStyle w:val="ac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E06BE0">
              <w:rPr>
                <w:rFonts w:ascii="Times New Roman" w:hAnsi="Times New Roman" w:cs="Times New Roman"/>
                <w:b/>
              </w:rPr>
              <w:t xml:space="preserve">№ </w:t>
            </w:r>
            <w:proofErr w:type="gramStart"/>
            <w:r w:rsidRPr="00E06BE0">
              <w:rPr>
                <w:rFonts w:ascii="Times New Roman" w:hAnsi="Times New Roman" w:cs="Times New Roman"/>
                <w:b/>
              </w:rPr>
              <w:t>п</w:t>
            </w:r>
            <w:proofErr w:type="gramEnd"/>
            <w:r w:rsidRPr="00E06BE0">
              <w:rPr>
                <w:rFonts w:ascii="Times New Roman" w:hAnsi="Times New Roman" w:cs="Times New Roman"/>
                <w:b/>
              </w:rPr>
              <w:t>/п</w:t>
            </w:r>
          </w:p>
        </w:tc>
        <w:tc>
          <w:tcPr>
            <w:tcW w:w="5026" w:type="dxa"/>
            <w:vAlign w:val="center"/>
          </w:tcPr>
          <w:p w:rsidR="004444ED" w:rsidRPr="00E06BE0" w:rsidRDefault="004444ED" w:rsidP="0080687E">
            <w:pPr>
              <w:pStyle w:val="ac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E06BE0">
              <w:rPr>
                <w:rFonts w:ascii="Times New Roman" w:hAnsi="Times New Roman" w:cs="Times New Roman"/>
                <w:b/>
              </w:rPr>
              <w:t>Оказываемые услуги</w:t>
            </w:r>
          </w:p>
        </w:tc>
        <w:tc>
          <w:tcPr>
            <w:tcW w:w="992" w:type="dxa"/>
            <w:vAlign w:val="center"/>
          </w:tcPr>
          <w:p w:rsidR="004444ED" w:rsidRPr="00E06BE0" w:rsidRDefault="004444ED" w:rsidP="0080687E">
            <w:pPr>
              <w:pStyle w:val="ac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E06BE0">
              <w:rPr>
                <w:rFonts w:ascii="Times New Roman" w:hAnsi="Times New Roman" w:cs="Times New Roman"/>
                <w:b/>
              </w:rPr>
              <w:t>Кол-во</w:t>
            </w:r>
          </w:p>
        </w:tc>
        <w:tc>
          <w:tcPr>
            <w:tcW w:w="1418" w:type="dxa"/>
          </w:tcPr>
          <w:p w:rsidR="004444ED" w:rsidRPr="00E06BE0" w:rsidRDefault="004444ED" w:rsidP="00FB02DF">
            <w:pPr>
              <w:pStyle w:val="ac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E06BE0">
              <w:rPr>
                <w:rFonts w:ascii="Times New Roman" w:hAnsi="Times New Roman" w:cs="Times New Roman"/>
                <w:b/>
              </w:rPr>
              <w:t xml:space="preserve">Стоимость за 1 ед. услуги </w:t>
            </w:r>
            <w:commentRangeStart w:id="7"/>
            <w:r w:rsidR="00FB02DF" w:rsidRPr="00E06BE0">
              <w:rPr>
                <w:rFonts w:ascii="Times New Roman" w:hAnsi="Times New Roman" w:cs="Times New Roman"/>
                <w:b/>
              </w:rPr>
              <w:t>без учета</w:t>
            </w:r>
            <w:r w:rsidRPr="00E06BE0">
              <w:rPr>
                <w:rFonts w:ascii="Times New Roman" w:hAnsi="Times New Roman" w:cs="Times New Roman"/>
                <w:b/>
              </w:rPr>
              <w:t xml:space="preserve"> НДС</w:t>
            </w:r>
            <w:commentRangeEnd w:id="7"/>
            <w:r w:rsidR="005B7AAD" w:rsidRPr="00930E28">
              <w:rPr>
                <w:rStyle w:val="af0"/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commentReference w:id="7"/>
            </w:r>
          </w:p>
        </w:tc>
        <w:tc>
          <w:tcPr>
            <w:tcW w:w="1843" w:type="dxa"/>
            <w:vAlign w:val="center"/>
          </w:tcPr>
          <w:p w:rsidR="004444ED" w:rsidRPr="00E06BE0" w:rsidRDefault="004444ED" w:rsidP="00FB02DF">
            <w:pPr>
              <w:pStyle w:val="ac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E06BE0">
              <w:rPr>
                <w:rFonts w:ascii="Times New Roman" w:hAnsi="Times New Roman" w:cs="Times New Roman"/>
                <w:b/>
              </w:rPr>
              <w:t xml:space="preserve">Общая стоимость в тенге </w:t>
            </w:r>
            <w:r w:rsidR="00FB02DF" w:rsidRPr="00E06BE0">
              <w:rPr>
                <w:rFonts w:ascii="Times New Roman" w:hAnsi="Times New Roman" w:cs="Times New Roman"/>
                <w:b/>
              </w:rPr>
              <w:t>без учета</w:t>
            </w:r>
            <w:r w:rsidRPr="00E06BE0">
              <w:rPr>
                <w:rFonts w:ascii="Times New Roman" w:hAnsi="Times New Roman" w:cs="Times New Roman"/>
                <w:b/>
              </w:rPr>
              <w:t xml:space="preserve"> НДС</w:t>
            </w:r>
          </w:p>
        </w:tc>
      </w:tr>
      <w:tr w:rsidR="004444ED" w:rsidRPr="00930E28" w:rsidTr="00E06BE0">
        <w:tblPrEx>
          <w:tblW w:w="9782" w:type="dxa"/>
          <w:tblInd w:w="108" w:type="dxa"/>
          <w:tblLayout w:type="fixed"/>
          <w:tblPrExChange w:id="8" w:author="Сергей Бойко" w:date="2019-12-27T12:25:00Z">
            <w:tblPrEx>
              <w:tblW w:w="9782" w:type="dxa"/>
              <w:tblInd w:w="108" w:type="dxa"/>
              <w:tblLayout w:type="fixed"/>
            </w:tblPrEx>
          </w:tblPrExChange>
        </w:tblPrEx>
        <w:tc>
          <w:tcPr>
            <w:tcW w:w="503" w:type="dxa"/>
            <w:shd w:val="clear" w:color="auto" w:fill="FFFFFF" w:themeFill="background1"/>
            <w:vAlign w:val="center"/>
            <w:tcPrChange w:id="9" w:author="Сергей Бойко" w:date="2019-12-27T12:25:00Z">
              <w:tcPr>
                <w:tcW w:w="503" w:type="dxa"/>
                <w:shd w:val="clear" w:color="auto" w:fill="FFFF00"/>
                <w:vAlign w:val="center"/>
              </w:tcPr>
            </w:tcPrChange>
          </w:tcPr>
          <w:p w:rsidR="004444ED" w:rsidRPr="00E06BE0" w:rsidRDefault="004444ED" w:rsidP="0080687E">
            <w:pPr>
              <w:pStyle w:val="ac"/>
              <w:ind w:left="0"/>
              <w:jc w:val="center"/>
              <w:rPr>
                <w:rFonts w:ascii="Times New Roman" w:hAnsi="Times New Roman" w:cs="Times New Roman"/>
              </w:rPr>
            </w:pPr>
            <w:r w:rsidRPr="00E06BE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026" w:type="dxa"/>
            <w:shd w:val="clear" w:color="auto" w:fill="FFFFFF" w:themeFill="background1"/>
            <w:vAlign w:val="center"/>
            <w:tcPrChange w:id="10" w:author="Сергей Бойко" w:date="2019-12-27T12:25:00Z">
              <w:tcPr>
                <w:tcW w:w="5026" w:type="dxa"/>
                <w:shd w:val="clear" w:color="auto" w:fill="FFFF00"/>
                <w:vAlign w:val="center"/>
              </w:tcPr>
            </w:tcPrChange>
          </w:tcPr>
          <w:p w:rsidR="004444ED" w:rsidRPr="00E06BE0" w:rsidRDefault="00FB02DF" w:rsidP="0080687E">
            <w:pPr>
              <w:pStyle w:val="ac"/>
              <w:ind w:left="0"/>
              <w:jc w:val="center"/>
              <w:rPr>
                <w:rFonts w:ascii="Times New Roman" w:hAnsi="Times New Roman" w:cs="Times New Roman"/>
              </w:rPr>
            </w:pPr>
            <w:r w:rsidRPr="00E06BE0">
              <w:rPr>
                <w:rFonts w:ascii="Times New Roman" w:hAnsi="Times New Roman" w:cs="Times New Roman"/>
              </w:rPr>
              <w:t>Многофакторный анализ: анализ рынка, конкурентов, продукта, целевой аудитории</w:t>
            </w:r>
          </w:p>
        </w:tc>
        <w:tc>
          <w:tcPr>
            <w:tcW w:w="992" w:type="dxa"/>
            <w:vAlign w:val="center"/>
            <w:tcPrChange w:id="11" w:author="Сергей Бойко" w:date="2019-12-27T12:25:00Z">
              <w:tcPr>
                <w:tcW w:w="992" w:type="dxa"/>
                <w:vAlign w:val="center"/>
              </w:tcPr>
            </w:tcPrChange>
          </w:tcPr>
          <w:p w:rsidR="004444ED" w:rsidRPr="00E06BE0" w:rsidRDefault="00FB02DF" w:rsidP="0080687E">
            <w:pPr>
              <w:pStyle w:val="ac"/>
              <w:ind w:left="0"/>
              <w:jc w:val="center"/>
              <w:rPr>
                <w:rFonts w:ascii="Times New Roman" w:hAnsi="Times New Roman" w:cs="Times New Roman"/>
              </w:rPr>
            </w:pPr>
            <w:r w:rsidRPr="00E06BE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18" w:type="dxa"/>
            <w:vAlign w:val="center"/>
            <w:tcPrChange w:id="12" w:author="Сергей Бойко" w:date="2019-12-27T12:25:00Z">
              <w:tcPr>
                <w:tcW w:w="1418" w:type="dxa"/>
                <w:vAlign w:val="center"/>
              </w:tcPr>
            </w:tcPrChange>
          </w:tcPr>
          <w:p w:rsidR="004444ED" w:rsidRPr="00E06BE0" w:rsidRDefault="004444ED" w:rsidP="0080687E">
            <w:pPr>
              <w:pStyle w:val="ac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  <w:tcPrChange w:id="13" w:author="Сергей Бойко" w:date="2019-12-27T12:25:00Z">
              <w:tcPr>
                <w:tcW w:w="1843" w:type="dxa"/>
                <w:vAlign w:val="center"/>
              </w:tcPr>
            </w:tcPrChange>
          </w:tcPr>
          <w:p w:rsidR="004444ED" w:rsidRPr="00E06BE0" w:rsidRDefault="004444ED" w:rsidP="00FB02DF">
            <w:pPr>
              <w:pStyle w:val="ac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444ED" w:rsidRPr="00930E28" w:rsidTr="00E06BE0">
        <w:tblPrEx>
          <w:tblW w:w="9782" w:type="dxa"/>
          <w:tblInd w:w="108" w:type="dxa"/>
          <w:tblLayout w:type="fixed"/>
          <w:tblPrExChange w:id="14" w:author="Сергей Бойко" w:date="2019-12-27T12:25:00Z">
            <w:tblPrEx>
              <w:tblW w:w="9782" w:type="dxa"/>
              <w:tblInd w:w="108" w:type="dxa"/>
              <w:tblLayout w:type="fixed"/>
            </w:tblPrEx>
          </w:tblPrExChange>
        </w:tblPrEx>
        <w:tc>
          <w:tcPr>
            <w:tcW w:w="503" w:type="dxa"/>
            <w:shd w:val="clear" w:color="auto" w:fill="FFFFFF" w:themeFill="background1"/>
            <w:vAlign w:val="center"/>
            <w:tcPrChange w:id="15" w:author="Сергей Бойко" w:date="2019-12-27T12:25:00Z">
              <w:tcPr>
                <w:tcW w:w="503" w:type="dxa"/>
                <w:shd w:val="clear" w:color="auto" w:fill="FFFF00"/>
                <w:vAlign w:val="center"/>
              </w:tcPr>
            </w:tcPrChange>
          </w:tcPr>
          <w:p w:rsidR="004444ED" w:rsidRPr="00E06BE0" w:rsidRDefault="004444ED" w:rsidP="0080687E">
            <w:pPr>
              <w:pStyle w:val="ac"/>
              <w:ind w:left="0"/>
              <w:jc w:val="center"/>
              <w:rPr>
                <w:rFonts w:ascii="Times New Roman" w:hAnsi="Times New Roman" w:cs="Times New Roman"/>
              </w:rPr>
            </w:pPr>
            <w:r w:rsidRPr="00E06BE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026" w:type="dxa"/>
            <w:shd w:val="clear" w:color="auto" w:fill="FFFFFF" w:themeFill="background1"/>
            <w:vAlign w:val="center"/>
            <w:tcPrChange w:id="16" w:author="Сергей Бойко" w:date="2019-12-27T12:25:00Z">
              <w:tcPr>
                <w:tcW w:w="5026" w:type="dxa"/>
                <w:shd w:val="clear" w:color="auto" w:fill="FFFF00"/>
                <w:vAlign w:val="center"/>
              </w:tcPr>
            </w:tcPrChange>
          </w:tcPr>
          <w:p w:rsidR="004444ED" w:rsidRPr="00E06BE0" w:rsidRDefault="00FB02DF" w:rsidP="0080687E">
            <w:pPr>
              <w:pStyle w:val="ac"/>
              <w:ind w:left="0"/>
              <w:jc w:val="center"/>
              <w:rPr>
                <w:rFonts w:ascii="Times New Roman" w:hAnsi="Times New Roman" w:cs="Times New Roman"/>
              </w:rPr>
            </w:pPr>
            <w:r w:rsidRPr="00E06BE0">
              <w:rPr>
                <w:rFonts w:ascii="Times New Roman" w:hAnsi="Times New Roman" w:cs="Times New Roman"/>
              </w:rPr>
              <w:t xml:space="preserve">Адаптация ключевого рекламного сообщения </w:t>
            </w:r>
          </w:p>
        </w:tc>
        <w:tc>
          <w:tcPr>
            <w:tcW w:w="992" w:type="dxa"/>
            <w:vAlign w:val="center"/>
            <w:tcPrChange w:id="17" w:author="Сергей Бойко" w:date="2019-12-27T12:25:00Z">
              <w:tcPr>
                <w:tcW w:w="992" w:type="dxa"/>
                <w:vAlign w:val="center"/>
              </w:tcPr>
            </w:tcPrChange>
          </w:tcPr>
          <w:p w:rsidR="004444ED" w:rsidRPr="00E06BE0" w:rsidRDefault="00FB02DF" w:rsidP="0080687E">
            <w:pPr>
              <w:pStyle w:val="ac"/>
              <w:ind w:left="0"/>
              <w:jc w:val="center"/>
              <w:rPr>
                <w:rFonts w:ascii="Times New Roman" w:hAnsi="Times New Roman" w:cs="Times New Roman"/>
              </w:rPr>
            </w:pPr>
            <w:r w:rsidRPr="00E06BE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18" w:type="dxa"/>
            <w:vAlign w:val="center"/>
            <w:tcPrChange w:id="18" w:author="Сергей Бойко" w:date="2019-12-27T12:25:00Z">
              <w:tcPr>
                <w:tcW w:w="1418" w:type="dxa"/>
                <w:vAlign w:val="center"/>
              </w:tcPr>
            </w:tcPrChange>
          </w:tcPr>
          <w:p w:rsidR="004444ED" w:rsidRPr="00E06BE0" w:rsidRDefault="004444ED" w:rsidP="0080687E">
            <w:pPr>
              <w:pStyle w:val="ac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  <w:tcPrChange w:id="19" w:author="Сергей Бойко" w:date="2019-12-27T12:25:00Z">
              <w:tcPr>
                <w:tcW w:w="1843" w:type="dxa"/>
                <w:vAlign w:val="center"/>
              </w:tcPr>
            </w:tcPrChange>
          </w:tcPr>
          <w:p w:rsidR="004444ED" w:rsidRPr="00E06BE0" w:rsidRDefault="004444ED" w:rsidP="00FB02DF">
            <w:pPr>
              <w:pStyle w:val="ac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444ED" w:rsidRPr="00930E28" w:rsidTr="00E06BE0">
        <w:tblPrEx>
          <w:tblW w:w="9782" w:type="dxa"/>
          <w:tblInd w:w="108" w:type="dxa"/>
          <w:tblLayout w:type="fixed"/>
          <w:tblPrExChange w:id="20" w:author="Сергей Бойко" w:date="2019-12-27T12:25:00Z">
            <w:tblPrEx>
              <w:tblW w:w="9782" w:type="dxa"/>
              <w:tblInd w:w="108" w:type="dxa"/>
              <w:tblLayout w:type="fixed"/>
            </w:tblPrEx>
          </w:tblPrExChange>
        </w:tblPrEx>
        <w:tc>
          <w:tcPr>
            <w:tcW w:w="503" w:type="dxa"/>
            <w:shd w:val="clear" w:color="auto" w:fill="FFFFFF" w:themeFill="background1"/>
            <w:vAlign w:val="center"/>
            <w:tcPrChange w:id="21" w:author="Сергей Бойко" w:date="2019-12-27T12:25:00Z">
              <w:tcPr>
                <w:tcW w:w="503" w:type="dxa"/>
                <w:shd w:val="clear" w:color="auto" w:fill="FFFF00"/>
                <w:vAlign w:val="center"/>
              </w:tcPr>
            </w:tcPrChange>
          </w:tcPr>
          <w:p w:rsidR="004444ED" w:rsidRPr="00E06BE0" w:rsidRDefault="004444ED" w:rsidP="0080687E">
            <w:pPr>
              <w:pStyle w:val="ac"/>
              <w:ind w:left="0"/>
              <w:jc w:val="center"/>
              <w:rPr>
                <w:rFonts w:ascii="Times New Roman" w:hAnsi="Times New Roman" w:cs="Times New Roman"/>
              </w:rPr>
            </w:pPr>
            <w:r w:rsidRPr="00E06BE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026" w:type="dxa"/>
            <w:shd w:val="clear" w:color="auto" w:fill="FFFFFF" w:themeFill="background1"/>
            <w:vAlign w:val="center"/>
            <w:tcPrChange w:id="22" w:author="Сергей Бойко" w:date="2019-12-27T12:25:00Z">
              <w:tcPr>
                <w:tcW w:w="5026" w:type="dxa"/>
                <w:shd w:val="clear" w:color="auto" w:fill="FFFF00"/>
                <w:vAlign w:val="center"/>
              </w:tcPr>
            </w:tcPrChange>
          </w:tcPr>
          <w:p w:rsidR="004444ED" w:rsidRPr="00E06BE0" w:rsidRDefault="00FB02DF" w:rsidP="0080687E">
            <w:pPr>
              <w:pStyle w:val="ac"/>
              <w:ind w:left="0"/>
              <w:jc w:val="center"/>
              <w:rPr>
                <w:rFonts w:ascii="Times New Roman" w:hAnsi="Times New Roman" w:cs="Times New Roman"/>
              </w:rPr>
            </w:pPr>
            <w:r w:rsidRPr="00E06BE0">
              <w:rPr>
                <w:rFonts w:ascii="Times New Roman" w:hAnsi="Times New Roman" w:cs="Times New Roman"/>
              </w:rPr>
              <w:t xml:space="preserve">Разработка </w:t>
            </w:r>
            <w:r w:rsidRPr="00E06BE0">
              <w:rPr>
                <w:rFonts w:ascii="Times New Roman" w:hAnsi="Times New Roman" w:cs="Times New Roman"/>
                <w:lang w:val="en-US"/>
              </w:rPr>
              <w:t>media</w:t>
            </w:r>
            <w:r w:rsidRPr="00E06BE0">
              <w:rPr>
                <w:rFonts w:ascii="Times New Roman" w:hAnsi="Times New Roman" w:cs="Times New Roman"/>
              </w:rPr>
              <w:t>-стратегии (просчет статистической эффективности)</w:t>
            </w:r>
          </w:p>
        </w:tc>
        <w:tc>
          <w:tcPr>
            <w:tcW w:w="992" w:type="dxa"/>
            <w:vAlign w:val="center"/>
            <w:tcPrChange w:id="23" w:author="Сергей Бойко" w:date="2019-12-27T12:25:00Z">
              <w:tcPr>
                <w:tcW w:w="992" w:type="dxa"/>
                <w:vAlign w:val="center"/>
              </w:tcPr>
            </w:tcPrChange>
          </w:tcPr>
          <w:p w:rsidR="004444ED" w:rsidRPr="00E06BE0" w:rsidRDefault="00FB02DF" w:rsidP="0080687E">
            <w:pPr>
              <w:pStyle w:val="ac"/>
              <w:ind w:left="0"/>
              <w:jc w:val="center"/>
              <w:rPr>
                <w:rFonts w:ascii="Times New Roman" w:hAnsi="Times New Roman" w:cs="Times New Roman"/>
              </w:rPr>
            </w:pPr>
            <w:r w:rsidRPr="00E06BE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18" w:type="dxa"/>
            <w:vAlign w:val="center"/>
            <w:tcPrChange w:id="24" w:author="Сергей Бойко" w:date="2019-12-27T12:25:00Z">
              <w:tcPr>
                <w:tcW w:w="1418" w:type="dxa"/>
                <w:vAlign w:val="center"/>
              </w:tcPr>
            </w:tcPrChange>
          </w:tcPr>
          <w:p w:rsidR="004444ED" w:rsidRPr="00E06BE0" w:rsidRDefault="004444ED" w:rsidP="0080687E">
            <w:pPr>
              <w:pStyle w:val="ac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  <w:tcPrChange w:id="25" w:author="Сергей Бойко" w:date="2019-12-27T12:25:00Z">
              <w:tcPr>
                <w:tcW w:w="1843" w:type="dxa"/>
                <w:vAlign w:val="center"/>
              </w:tcPr>
            </w:tcPrChange>
          </w:tcPr>
          <w:p w:rsidR="004444ED" w:rsidRPr="00E06BE0" w:rsidRDefault="004444ED" w:rsidP="00FB02DF">
            <w:pPr>
              <w:pStyle w:val="ac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444ED" w:rsidRPr="00930E28" w:rsidTr="00E06BE0">
        <w:tblPrEx>
          <w:tblW w:w="9782" w:type="dxa"/>
          <w:tblInd w:w="108" w:type="dxa"/>
          <w:tblLayout w:type="fixed"/>
          <w:tblPrExChange w:id="26" w:author="Сергей Бойко" w:date="2019-12-27T12:25:00Z">
            <w:tblPrEx>
              <w:tblW w:w="9782" w:type="dxa"/>
              <w:tblInd w:w="108" w:type="dxa"/>
              <w:tblLayout w:type="fixed"/>
            </w:tblPrEx>
          </w:tblPrExChange>
        </w:tblPrEx>
        <w:tc>
          <w:tcPr>
            <w:tcW w:w="503" w:type="dxa"/>
            <w:shd w:val="clear" w:color="auto" w:fill="FFFFFF" w:themeFill="background1"/>
            <w:vAlign w:val="center"/>
            <w:tcPrChange w:id="27" w:author="Сергей Бойко" w:date="2019-12-27T12:25:00Z">
              <w:tcPr>
                <w:tcW w:w="503" w:type="dxa"/>
                <w:shd w:val="clear" w:color="auto" w:fill="FFFF00"/>
                <w:vAlign w:val="center"/>
              </w:tcPr>
            </w:tcPrChange>
          </w:tcPr>
          <w:p w:rsidR="004444ED" w:rsidRPr="00E06BE0" w:rsidRDefault="004444ED" w:rsidP="0080687E">
            <w:pPr>
              <w:pStyle w:val="ac"/>
              <w:ind w:left="0"/>
              <w:jc w:val="center"/>
              <w:rPr>
                <w:rFonts w:ascii="Times New Roman" w:hAnsi="Times New Roman" w:cs="Times New Roman"/>
              </w:rPr>
            </w:pPr>
            <w:r w:rsidRPr="00E06BE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026" w:type="dxa"/>
            <w:shd w:val="clear" w:color="auto" w:fill="FFFFFF" w:themeFill="background1"/>
            <w:vAlign w:val="center"/>
            <w:tcPrChange w:id="28" w:author="Сергей Бойко" w:date="2019-12-27T12:25:00Z">
              <w:tcPr>
                <w:tcW w:w="5026" w:type="dxa"/>
                <w:shd w:val="clear" w:color="auto" w:fill="FFFF00"/>
                <w:vAlign w:val="center"/>
              </w:tcPr>
            </w:tcPrChange>
          </w:tcPr>
          <w:p w:rsidR="004444ED" w:rsidRPr="00E06BE0" w:rsidRDefault="00FB02DF" w:rsidP="0080687E">
            <w:pPr>
              <w:pStyle w:val="ac"/>
              <w:ind w:left="0"/>
              <w:jc w:val="center"/>
              <w:rPr>
                <w:rFonts w:ascii="Times New Roman" w:hAnsi="Times New Roman" w:cs="Times New Roman"/>
              </w:rPr>
            </w:pPr>
            <w:r w:rsidRPr="00E06BE0">
              <w:rPr>
                <w:rFonts w:ascii="Times New Roman" w:hAnsi="Times New Roman" w:cs="Times New Roman"/>
              </w:rPr>
              <w:t>Дизайн рекламных материалов</w:t>
            </w:r>
          </w:p>
        </w:tc>
        <w:tc>
          <w:tcPr>
            <w:tcW w:w="992" w:type="dxa"/>
            <w:vAlign w:val="center"/>
            <w:tcPrChange w:id="29" w:author="Сергей Бойко" w:date="2019-12-27T12:25:00Z">
              <w:tcPr>
                <w:tcW w:w="992" w:type="dxa"/>
                <w:vAlign w:val="center"/>
              </w:tcPr>
            </w:tcPrChange>
          </w:tcPr>
          <w:p w:rsidR="004444ED" w:rsidRPr="00E06BE0" w:rsidRDefault="00FB02DF" w:rsidP="0080687E">
            <w:pPr>
              <w:pStyle w:val="ac"/>
              <w:ind w:left="0"/>
              <w:jc w:val="center"/>
              <w:rPr>
                <w:rFonts w:ascii="Times New Roman" w:hAnsi="Times New Roman" w:cs="Times New Roman"/>
              </w:rPr>
            </w:pPr>
            <w:r w:rsidRPr="00E06BE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18" w:type="dxa"/>
            <w:vAlign w:val="center"/>
            <w:tcPrChange w:id="30" w:author="Сергей Бойко" w:date="2019-12-27T12:25:00Z">
              <w:tcPr>
                <w:tcW w:w="1418" w:type="dxa"/>
                <w:vAlign w:val="center"/>
              </w:tcPr>
            </w:tcPrChange>
          </w:tcPr>
          <w:p w:rsidR="004444ED" w:rsidRPr="00E06BE0" w:rsidRDefault="004444ED" w:rsidP="0080687E">
            <w:pPr>
              <w:pStyle w:val="ac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  <w:tcPrChange w:id="31" w:author="Сергей Бойко" w:date="2019-12-27T12:25:00Z">
              <w:tcPr>
                <w:tcW w:w="1843" w:type="dxa"/>
                <w:vAlign w:val="center"/>
              </w:tcPr>
            </w:tcPrChange>
          </w:tcPr>
          <w:p w:rsidR="004444ED" w:rsidRPr="00E06BE0" w:rsidRDefault="004444ED" w:rsidP="00FB02DF">
            <w:pPr>
              <w:pStyle w:val="ac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444ED" w:rsidRPr="00930E28" w:rsidTr="00FB02DF">
        <w:tc>
          <w:tcPr>
            <w:tcW w:w="7939" w:type="dxa"/>
            <w:gridSpan w:val="4"/>
          </w:tcPr>
          <w:p w:rsidR="004444ED" w:rsidRPr="00E06BE0" w:rsidRDefault="004444ED" w:rsidP="0080687E">
            <w:pPr>
              <w:pStyle w:val="ac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E06BE0">
              <w:rPr>
                <w:rFonts w:ascii="Times New Roman" w:hAnsi="Times New Roman" w:cs="Times New Roman"/>
                <w:b/>
              </w:rPr>
              <w:t>ИТОГО</w:t>
            </w:r>
          </w:p>
        </w:tc>
        <w:tc>
          <w:tcPr>
            <w:tcW w:w="1843" w:type="dxa"/>
            <w:vAlign w:val="center"/>
          </w:tcPr>
          <w:p w:rsidR="004444ED" w:rsidRPr="00E06BE0" w:rsidRDefault="00930E28" w:rsidP="00FB02DF">
            <w:pPr>
              <w:pStyle w:val="ac"/>
              <w:spacing w:after="0" w:line="240" w:lineRule="auto"/>
              <w:ind w:left="33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1 400 000</w:t>
            </w:r>
          </w:p>
        </w:tc>
      </w:tr>
    </w:tbl>
    <w:p w:rsidR="004444ED" w:rsidRPr="00E06BE0" w:rsidRDefault="004444ED" w:rsidP="004444ED">
      <w:pPr>
        <w:rPr>
          <w:sz w:val="22"/>
          <w:szCs w:val="22"/>
        </w:rPr>
      </w:pPr>
    </w:p>
    <w:p w:rsidR="004444ED" w:rsidRPr="00E06BE0" w:rsidRDefault="004444ED" w:rsidP="00E06BE0">
      <w:pPr>
        <w:pStyle w:val="ac"/>
        <w:numPr>
          <w:ilvl w:val="0"/>
          <w:numId w:val="21"/>
        </w:numPr>
        <w:tabs>
          <w:tab w:val="left" w:pos="709"/>
          <w:tab w:val="left" w:pos="851"/>
        </w:tabs>
        <w:ind w:left="0" w:firstLine="567"/>
        <w:jc w:val="both"/>
        <w:rPr>
          <w:rFonts w:ascii="Times New Roman" w:hAnsi="Times New Roman" w:cs="Times New Roman"/>
          <w:b/>
        </w:rPr>
      </w:pPr>
      <w:r w:rsidRPr="00E06BE0">
        <w:rPr>
          <w:rFonts w:ascii="Times New Roman" w:hAnsi="Times New Roman" w:cs="Times New Roman"/>
        </w:rPr>
        <w:t xml:space="preserve">Общая сумма за услугу по Приложению №1 настоящего договора составляет: </w:t>
      </w:r>
      <w:r w:rsidR="00930E28">
        <w:rPr>
          <w:rFonts w:ascii="Times New Roman" w:hAnsi="Times New Roman" w:cs="Times New Roman"/>
          <w:b/>
        </w:rPr>
        <w:t>1 400 000</w:t>
      </w:r>
      <w:r w:rsidR="00777255" w:rsidRPr="00E06BE0" w:rsidDel="00777255">
        <w:rPr>
          <w:rFonts w:ascii="Times New Roman" w:hAnsi="Times New Roman" w:cs="Times New Roman"/>
          <w:b/>
        </w:rPr>
        <w:t xml:space="preserve"> </w:t>
      </w:r>
      <w:r w:rsidRPr="00E06BE0">
        <w:rPr>
          <w:rFonts w:ascii="Times New Roman" w:hAnsi="Times New Roman" w:cs="Times New Roman"/>
          <w:b/>
        </w:rPr>
        <w:t>(</w:t>
      </w:r>
      <w:r w:rsidR="00930E28">
        <w:rPr>
          <w:rFonts w:ascii="Times New Roman" w:hAnsi="Times New Roman" w:cs="Times New Roman"/>
          <w:b/>
        </w:rPr>
        <w:t>один миллион четыреста</w:t>
      </w:r>
      <w:r w:rsidRPr="00E06BE0">
        <w:rPr>
          <w:rFonts w:ascii="Times New Roman" w:hAnsi="Times New Roman" w:cs="Times New Roman"/>
          <w:b/>
        </w:rPr>
        <w:t>) тенге</w:t>
      </w:r>
      <w:r w:rsidR="005B7AAD" w:rsidRPr="00E06BE0">
        <w:rPr>
          <w:rFonts w:ascii="Times New Roman" w:hAnsi="Times New Roman" w:cs="Times New Roman"/>
          <w:b/>
        </w:rPr>
        <w:t>,</w:t>
      </w:r>
      <w:r w:rsidRPr="00E06BE0">
        <w:rPr>
          <w:rFonts w:ascii="Times New Roman" w:hAnsi="Times New Roman" w:cs="Times New Roman"/>
          <w:b/>
        </w:rPr>
        <w:t xml:space="preserve"> </w:t>
      </w:r>
      <w:r w:rsidR="00FB02DF" w:rsidRPr="00E06BE0">
        <w:rPr>
          <w:rFonts w:ascii="Times New Roman" w:hAnsi="Times New Roman" w:cs="Times New Roman"/>
          <w:b/>
        </w:rPr>
        <w:t>без учета</w:t>
      </w:r>
      <w:r w:rsidRPr="00E06BE0">
        <w:rPr>
          <w:rFonts w:ascii="Times New Roman" w:hAnsi="Times New Roman" w:cs="Times New Roman"/>
          <w:b/>
        </w:rPr>
        <w:t xml:space="preserve"> НДС.</w:t>
      </w:r>
    </w:p>
    <w:p w:rsidR="004444ED" w:rsidRPr="00E06BE0" w:rsidRDefault="004444ED" w:rsidP="00E06BE0">
      <w:pPr>
        <w:pStyle w:val="ac"/>
        <w:numPr>
          <w:ilvl w:val="0"/>
          <w:numId w:val="21"/>
        </w:numPr>
        <w:tabs>
          <w:tab w:val="left" w:pos="709"/>
          <w:tab w:val="left" w:pos="851"/>
        </w:tabs>
        <w:ind w:left="0" w:firstLine="567"/>
        <w:jc w:val="both"/>
        <w:rPr>
          <w:rFonts w:ascii="Times New Roman" w:hAnsi="Times New Roman" w:cs="Times New Roman"/>
        </w:rPr>
      </w:pPr>
      <w:r w:rsidRPr="00E06BE0">
        <w:rPr>
          <w:rFonts w:ascii="Times New Roman" w:hAnsi="Times New Roman" w:cs="Times New Roman"/>
        </w:rPr>
        <w:t xml:space="preserve">Оплата за данную услугу производиться </w:t>
      </w:r>
      <w:r w:rsidR="00777255" w:rsidRPr="00E06BE0">
        <w:rPr>
          <w:rFonts w:ascii="Times New Roman" w:hAnsi="Times New Roman" w:cs="Times New Roman"/>
        </w:rPr>
        <w:t>в соответствии с условиями Договора</w:t>
      </w:r>
      <w:r w:rsidR="005B7AAD" w:rsidRPr="00E06BE0">
        <w:rPr>
          <w:rFonts w:ascii="Times New Roman" w:hAnsi="Times New Roman" w:cs="Times New Roman"/>
        </w:rPr>
        <w:t>.</w:t>
      </w:r>
    </w:p>
    <w:p w:rsidR="00991E34" w:rsidRPr="00E06BE0" w:rsidRDefault="00991E34" w:rsidP="00E06BE0">
      <w:pPr>
        <w:pStyle w:val="ac"/>
        <w:numPr>
          <w:ilvl w:val="0"/>
          <w:numId w:val="21"/>
        </w:numPr>
        <w:tabs>
          <w:tab w:val="left" w:pos="709"/>
          <w:tab w:val="left" w:pos="851"/>
        </w:tabs>
        <w:ind w:left="0" w:firstLine="567"/>
        <w:jc w:val="both"/>
        <w:rPr>
          <w:rFonts w:ascii="Times New Roman" w:hAnsi="Times New Roman" w:cs="Times New Roman"/>
        </w:rPr>
      </w:pPr>
      <w:r w:rsidRPr="00E06BE0">
        <w:rPr>
          <w:rFonts w:ascii="Times New Roman" w:hAnsi="Times New Roman" w:cs="Times New Roman"/>
        </w:rPr>
        <w:t>Срок выполнения услуг</w:t>
      </w:r>
      <w:r w:rsidR="005B7AAD" w:rsidRPr="00E06BE0">
        <w:rPr>
          <w:rFonts w:ascii="Times New Roman" w:hAnsi="Times New Roman" w:cs="Times New Roman"/>
        </w:rPr>
        <w:t xml:space="preserve">, </w:t>
      </w:r>
      <w:r w:rsidRPr="00E06BE0">
        <w:rPr>
          <w:rFonts w:ascii="Times New Roman" w:hAnsi="Times New Roman" w:cs="Times New Roman"/>
        </w:rPr>
        <w:t>работ 21 (двадцать один) рабочи</w:t>
      </w:r>
      <w:r w:rsidR="005B7AAD" w:rsidRPr="00E06BE0">
        <w:rPr>
          <w:rFonts w:ascii="Times New Roman" w:hAnsi="Times New Roman" w:cs="Times New Roman"/>
        </w:rPr>
        <w:t>й</w:t>
      </w:r>
      <w:r w:rsidRPr="00E06BE0">
        <w:rPr>
          <w:rFonts w:ascii="Times New Roman" w:hAnsi="Times New Roman" w:cs="Times New Roman"/>
        </w:rPr>
        <w:t xml:space="preserve"> д</w:t>
      </w:r>
      <w:r w:rsidR="005B7AAD" w:rsidRPr="00E06BE0">
        <w:rPr>
          <w:rFonts w:ascii="Times New Roman" w:hAnsi="Times New Roman" w:cs="Times New Roman"/>
        </w:rPr>
        <w:t xml:space="preserve">ень </w:t>
      </w:r>
      <w:r w:rsidRPr="00E06BE0">
        <w:rPr>
          <w:rFonts w:ascii="Times New Roman" w:hAnsi="Times New Roman" w:cs="Times New Roman"/>
        </w:rPr>
        <w:t xml:space="preserve">с момента получения </w:t>
      </w:r>
      <w:r w:rsidR="0058658C" w:rsidRPr="00930E28">
        <w:rPr>
          <w:rFonts w:ascii="Times New Roman" w:hAnsi="Times New Roman" w:cs="Times New Roman"/>
        </w:rPr>
        <w:t>п</w:t>
      </w:r>
      <w:r w:rsidRPr="00E06BE0">
        <w:rPr>
          <w:rFonts w:ascii="Times New Roman" w:hAnsi="Times New Roman" w:cs="Times New Roman"/>
        </w:rPr>
        <w:t>редоплаты.</w:t>
      </w:r>
      <w:r w:rsidR="005B7AAD" w:rsidRPr="00E06BE0">
        <w:rPr>
          <w:rFonts w:ascii="Times New Roman" w:hAnsi="Times New Roman" w:cs="Times New Roman"/>
        </w:rPr>
        <w:t xml:space="preserve"> Агентство вправе выполнить работы досрочно.</w:t>
      </w:r>
    </w:p>
    <w:p w:rsidR="00991E34" w:rsidRPr="00E06BE0" w:rsidRDefault="00991E34" w:rsidP="00777255">
      <w:pPr>
        <w:pStyle w:val="ac"/>
        <w:tabs>
          <w:tab w:val="left" w:pos="709"/>
          <w:tab w:val="left" w:pos="851"/>
        </w:tabs>
        <w:ind w:left="0" w:firstLine="567"/>
        <w:rPr>
          <w:rFonts w:ascii="Times New Roman" w:hAnsi="Times New Roman" w:cs="Times New Roman"/>
        </w:rPr>
      </w:pPr>
    </w:p>
    <w:p w:rsidR="00991E34" w:rsidRPr="00E06BE0" w:rsidRDefault="00991E34" w:rsidP="00991E34">
      <w:pPr>
        <w:pStyle w:val="ac"/>
        <w:ind w:left="0"/>
        <w:rPr>
          <w:rFonts w:ascii="Times New Roman" w:hAnsi="Times New Roman" w:cs="Times New Roman"/>
        </w:rPr>
      </w:pPr>
    </w:p>
    <w:tbl>
      <w:tblPr>
        <w:tblW w:w="9639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812"/>
        <w:gridCol w:w="3827"/>
      </w:tblGrid>
      <w:tr w:rsidR="00777255" w:rsidRPr="00930E28" w:rsidTr="00E06BE0">
        <w:trPr>
          <w:trHeight w:val="1343"/>
        </w:trPr>
        <w:tc>
          <w:tcPr>
            <w:tcW w:w="5812" w:type="dxa"/>
          </w:tcPr>
          <w:p w:rsidR="00777255" w:rsidRPr="00E06BE0" w:rsidRDefault="00777255" w:rsidP="00910E9D">
            <w:pPr>
              <w:spacing w:line="276" w:lineRule="auto"/>
              <w:rPr>
                <w:b/>
                <w:sz w:val="22"/>
                <w:szCs w:val="22"/>
              </w:rPr>
            </w:pPr>
            <w:r w:rsidRPr="00E06BE0">
              <w:rPr>
                <w:b/>
                <w:sz w:val="22"/>
                <w:szCs w:val="22"/>
              </w:rPr>
              <w:t xml:space="preserve">«Заказчик» </w:t>
            </w:r>
          </w:p>
          <w:p w:rsidR="00777255" w:rsidRPr="00E06BE0" w:rsidRDefault="00777255" w:rsidP="00910E9D">
            <w:pPr>
              <w:spacing w:line="276" w:lineRule="auto"/>
              <w:ind w:firstLine="35"/>
              <w:jc w:val="both"/>
              <w:rPr>
                <w:b/>
                <w:sz w:val="22"/>
                <w:szCs w:val="22"/>
              </w:rPr>
            </w:pPr>
            <w:r w:rsidRPr="00E06BE0">
              <w:rPr>
                <w:b/>
                <w:sz w:val="22"/>
                <w:szCs w:val="22"/>
              </w:rPr>
              <w:t>ТОО «</w:t>
            </w:r>
            <w:proofErr w:type="spellStart"/>
            <w:r w:rsidR="00D2413B">
              <w:rPr>
                <w:b/>
                <w:sz w:val="22"/>
                <w:szCs w:val="22"/>
              </w:rPr>
              <w:t>ТехСервисТрейд</w:t>
            </w:r>
            <w:proofErr w:type="spellEnd"/>
            <w:r w:rsidRPr="00E06BE0">
              <w:rPr>
                <w:b/>
                <w:sz w:val="22"/>
                <w:szCs w:val="22"/>
              </w:rPr>
              <w:t>»</w:t>
            </w:r>
          </w:p>
          <w:p w:rsidR="00777255" w:rsidRPr="00E06BE0" w:rsidRDefault="00777255" w:rsidP="00910E9D">
            <w:pPr>
              <w:spacing w:line="276" w:lineRule="auto"/>
              <w:ind w:firstLine="35"/>
              <w:jc w:val="both"/>
              <w:rPr>
                <w:sz w:val="22"/>
                <w:szCs w:val="22"/>
              </w:rPr>
            </w:pPr>
          </w:p>
          <w:p w:rsidR="00777255" w:rsidRPr="00E06BE0" w:rsidRDefault="00777255" w:rsidP="00910E9D">
            <w:pPr>
              <w:spacing w:line="276" w:lineRule="auto"/>
              <w:ind w:firstLine="35"/>
              <w:jc w:val="both"/>
              <w:rPr>
                <w:sz w:val="22"/>
                <w:szCs w:val="22"/>
              </w:rPr>
            </w:pPr>
          </w:p>
          <w:p w:rsidR="00777255" w:rsidRPr="00E06BE0" w:rsidRDefault="00D2413B" w:rsidP="00910E9D">
            <w:pPr>
              <w:spacing w:line="276" w:lineRule="auto"/>
              <w:ind w:firstLine="35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Руководитель</w:t>
            </w:r>
            <w:r w:rsidR="00777255" w:rsidRPr="00E06BE0">
              <w:rPr>
                <w:b/>
                <w:sz w:val="22"/>
                <w:szCs w:val="22"/>
              </w:rPr>
              <w:t xml:space="preserve">______ </w:t>
            </w:r>
            <w:r>
              <w:rPr>
                <w:b/>
                <w:sz w:val="22"/>
                <w:szCs w:val="22"/>
              </w:rPr>
              <w:t>С. Бойко</w:t>
            </w:r>
          </w:p>
          <w:p w:rsidR="00777255" w:rsidRPr="00E06BE0" w:rsidRDefault="00777255" w:rsidP="00E06BE0">
            <w:pPr>
              <w:spacing w:line="276" w:lineRule="auto"/>
              <w:ind w:firstLine="35"/>
              <w:jc w:val="both"/>
              <w:rPr>
                <w:sz w:val="22"/>
                <w:szCs w:val="22"/>
              </w:rPr>
            </w:pPr>
            <w:r w:rsidRPr="00E06BE0">
              <w:rPr>
                <w:sz w:val="22"/>
                <w:szCs w:val="22"/>
              </w:rPr>
              <w:t xml:space="preserve">                                          М.П.</w:t>
            </w:r>
          </w:p>
        </w:tc>
        <w:tc>
          <w:tcPr>
            <w:tcW w:w="3827" w:type="dxa"/>
          </w:tcPr>
          <w:p w:rsidR="00777255" w:rsidRPr="00E06BE0" w:rsidRDefault="00777255" w:rsidP="00910E9D">
            <w:pPr>
              <w:tabs>
                <w:tab w:val="left" w:pos="2268"/>
              </w:tabs>
              <w:spacing w:line="276" w:lineRule="auto"/>
              <w:jc w:val="both"/>
              <w:rPr>
                <w:b/>
                <w:sz w:val="22"/>
                <w:szCs w:val="22"/>
              </w:rPr>
            </w:pPr>
            <w:r w:rsidRPr="00E06BE0">
              <w:rPr>
                <w:b/>
                <w:sz w:val="22"/>
                <w:szCs w:val="22"/>
              </w:rPr>
              <w:t xml:space="preserve">«Агентство» </w:t>
            </w:r>
          </w:p>
          <w:p w:rsidR="00777255" w:rsidRPr="00E06BE0" w:rsidRDefault="00777255" w:rsidP="00910E9D">
            <w:pPr>
              <w:spacing w:line="276" w:lineRule="auto"/>
              <w:rPr>
                <w:b/>
                <w:sz w:val="22"/>
                <w:szCs w:val="22"/>
              </w:rPr>
            </w:pPr>
            <w:r w:rsidRPr="00E06BE0">
              <w:rPr>
                <w:b/>
                <w:sz w:val="22"/>
                <w:szCs w:val="22"/>
              </w:rPr>
              <w:t>ТОО «RED SPOT»</w:t>
            </w:r>
          </w:p>
          <w:p w:rsidR="00777255" w:rsidRPr="00E06BE0" w:rsidRDefault="00777255" w:rsidP="00910E9D">
            <w:pPr>
              <w:spacing w:line="276" w:lineRule="auto"/>
              <w:ind w:firstLine="35"/>
              <w:jc w:val="both"/>
              <w:rPr>
                <w:sz w:val="22"/>
                <w:szCs w:val="22"/>
              </w:rPr>
            </w:pPr>
          </w:p>
          <w:p w:rsidR="00777255" w:rsidRPr="00E06BE0" w:rsidRDefault="00777255" w:rsidP="00910E9D">
            <w:pPr>
              <w:spacing w:line="276" w:lineRule="auto"/>
              <w:ind w:firstLine="35"/>
              <w:jc w:val="both"/>
              <w:rPr>
                <w:sz w:val="22"/>
                <w:szCs w:val="22"/>
              </w:rPr>
            </w:pPr>
          </w:p>
          <w:p w:rsidR="00777255" w:rsidRPr="00E06BE0" w:rsidRDefault="00777255" w:rsidP="00910E9D">
            <w:pPr>
              <w:spacing w:line="276" w:lineRule="auto"/>
              <w:ind w:firstLine="35"/>
              <w:jc w:val="both"/>
              <w:rPr>
                <w:b/>
                <w:sz w:val="22"/>
                <w:szCs w:val="22"/>
              </w:rPr>
            </w:pPr>
            <w:r w:rsidRPr="00E06BE0">
              <w:rPr>
                <w:b/>
                <w:sz w:val="22"/>
                <w:szCs w:val="22"/>
              </w:rPr>
              <w:t xml:space="preserve">Директор _________ Т. </w:t>
            </w:r>
            <w:proofErr w:type="spellStart"/>
            <w:r w:rsidRPr="00E06BE0">
              <w:rPr>
                <w:b/>
                <w:sz w:val="22"/>
                <w:szCs w:val="22"/>
              </w:rPr>
              <w:t>Исанов</w:t>
            </w:r>
            <w:proofErr w:type="spellEnd"/>
          </w:p>
          <w:p w:rsidR="00777255" w:rsidRPr="00E06BE0" w:rsidRDefault="00777255" w:rsidP="00910E9D">
            <w:pPr>
              <w:spacing w:line="276" w:lineRule="auto"/>
              <w:ind w:firstLine="35"/>
              <w:jc w:val="both"/>
              <w:rPr>
                <w:sz w:val="22"/>
                <w:szCs w:val="22"/>
              </w:rPr>
            </w:pPr>
            <w:r w:rsidRPr="00E06BE0">
              <w:rPr>
                <w:sz w:val="22"/>
                <w:szCs w:val="22"/>
              </w:rPr>
              <w:t xml:space="preserve">                   М.П.</w:t>
            </w:r>
          </w:p>
          <w:p w:rsidR="00777255" w:rsidRPr="00E06BE0" w:rsidRDefault="00777255" w:rsidP="00910E9D">
            <w:pPr>
              <w:spacing w:line="276" w:lineRule="auto"/>
              <w:rPr>
                <w:sz w:val="22"/>
                <w:szCs w:val="22"/>
              </w:rPr>
            </w:pPr>
          </w:p>
        </w:tc>
      </w:tr>
    </w:tbl>
    <w:p w:rsidR="00397DCC" w:rsidRPr="00E06BE0" w:rsidRDefault="00397DCC" w:rsidP="00397DCC">
      <w:pPr>
        <w:pStyle w:val="a3"/>
        <w:tabs>
          <w:tab w:val="left" w:pos="6288"/>
        </w:tabs>
        <w:rPr>
          <w:b/>
          <w:szCs w:val="22"/>
        </w:rPr>
      </w:pPr>
    </w:p>
    <w:p w:rsidR="008E2916" w:rsidRPr="00930E28" w:rsidRDefault="00E8507C" w:rsidP="00397DCC">
      <w:pPr>
        <w:pStyle w:val="a3"/>
        <w:rPr>
          <w:szCs w:val="22"/>
        </w:rPr>
      </w:pPr>
    </w:p>
    <w:sectPr w:rsidR="008E2916" w:rsidRPr="00930E28" w:rsidSect="004444ED">
      <w:footerReference w:type="even" r:id="rId9"/>
      <w:footerReference w:type="default" r:id="rId10"/>
      <w:pgSz w:w="11906" w:h="16838"/>
      <w:pgMar w:top="568" w:right="566" w:bottom="142" w:left="1418" w:header="709" w:footer="709" w:gutter="0"/>
      <w:cols w:space="708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3" w:author="Екатерина Цепелева" w:date="2014-05-05T10:14:00Z" w:initials="ЕЦ">
    <w:p w:rsidR="007425D7" w:rsidRDefault="007425D7">
      <w:pPr>
        <w:pStyle w:val="af1"/>
      </w:pPr>
      <w:r>
        <w:rPr>
          <w:rStyle w:val="af0"/>
        </w:rPr>
        <w:annotationRef/>
      </w:r>
      <w:r>
        <w:t xml:space="preserve">Срок выполнения работ может быть после 27 числа согласно Приложениям и таким образом выставить и подписать документы 27 числа текущего </w:t>
      </w:r>
      <w:r w:rsidR="008C7A06">
        <w:t>месяца.</w:t>
      </w:r>
    </w:p>
  </w:comment>
  <w:comment w:id="4" w:author="Екатерина Цепелева" w:date="2014-05-05T10:58:00Z" w:initials="ЕЦ">
    <w:p w:rsidR="005B7AAD" w:rsidRDefault="005B7AAD">
      <w:pPr>
        <w:pStyle w:val="af1"/>
      </w:pPr>
      <w:r>
        <w:rPr>
          <w:rStyle w:val="af0"/>
        </w:rPr>
        <w:annotationRef/>
      </w:r>
      <w:r>
        <w:t>Нет такого пункта в Договоре</w:t>
      </w:r>
    </w:p>
  </w:comment>
  <w:comment w:id="7" w:author="Екатерина Цепелева" w:date="2014-05-05T11:00:00Z" w:initials="ЕЦ">
    <w:p w:rsidR="005B7AAD" w:rsidRDefault="005B7AAD">
      <w:pPr>
        <w:pStyle w:val="af1"/>
      </w:pPr>
      <w:r>
        <w:rPr>
          <w:rStyle w:val="af0"/>
        </w:rPr>
        <w:annotationRef/>
      </w:r>
      <w:r>
        <w:t xml:space="preserve">«Без учета НДС» подразумевает, что Агентство не является плательщиком НДС или что НДС оплачивается дополнительно? 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8507C" w:rsidRDefault="00E8507C">
      <w:r>
        <w:separator/>
      </w:r>
    </w:p>
  </w:endnote>
  <w:endnote w:type="continuationSeparator" w:id="0">
    <w:p w:rsidR="00E8507C" w:rsidRDefault="00E850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CYR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5279" w:rsidRDefault="007B5731" w:rsidP="00A16F4D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FA5279" w:rsidRDefault="00E8507C" w:rsidP="00A16F4D">
    <w:pPr>
      <w:pStyle w:val="a5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5279" w:rsidRDefault="007B5731" w:rsidP="00A16F4D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E06BE0">
      <w:rPr>
        <w:rStyle w:val="a7"/>
        <w:noProof/>
      </w:rPr>
      <w:t>1</w:t>
    </w:r>
    <w:r>
      <w:rPr>
        <w:rStyle w:val="a7"/>
      </w:rPr>
      <w:fldChar w:fldCharType="end"/>
    </w:r>
  </w:p>
  <w:p w:rsidR="00FA5279" w:rsidRDefault="00E8507C" w:rsidP="00A16F4D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8507C" w:rsidRDefault="00E8507C">
      <w:r>
        <w:separator/>
      </w:r>
    </w:p>
  </w:footnote>
  <w:footnote w:type="continuationSeparator" w:id="0">
    <w:p w:rsidR="00E8507C" w:rsidRDefault="00E850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D2B8E"/>
    <w:multiLevelType w:val="multilevel"/>
    <w:tmpl w:val="68980214"/>
    <w:lvl w:ilvl="0">
      <w:start w:val="3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>
    <w:nsid w:val="0C387C44"/>
    <w:multiLevelType w:val="hybridMultilevel"/>
    <w:tmpl w:val="8B8E5994"/>
    <w:lvl w:ilvl="0" w:tplc="EF36AB42">
      <w:start w:val="1"/>
      <w:numFmt w:val="decimal"/>
      <w:lvlText w:val="%1."/>
      <w:lvlJc w:val="left"/>
      <w:pPr>
        <w:ind w:left="928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13A72E15"/>
    <w:multiLevelType w:val="multilevel"/>
    <w:tmpl w:val="3FFAAFB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>
    <w:nsid w:val="1C354479"/>
    <w:multiLevelType w:val="hybridMultilevel"/>
    <w:tmpl w:val="1C184DBE"/>
    <w:lvl w:ilvl="0" w:tplc="EA380BA6">
      <w:start w:val="1"/>
      <w:numFmt w:val="russianLow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1CA470E0"/>
    <w:multiLevelType w:val="hybridMultilevel"/>
    <w:tmpl w:val="5BBEDA80"/>
    <w:lvl w:ilvl="0" w:tplc="23EC83E4">
      <w:start w:val="1"/>
      <w:numFmt w:val="decimal"/>
      <w:lvlText w:val="4.%1."/>
      <w:lvlJc w:val="left"/>
      <w:pPr>
        <w:tabs>
          <w:tab w:val="num" w:pos="454"/>
        </w:tabs>
        <w:ind w:left="454" w:hanging="454"/>
      </w:pPr>
      <w:rPr>
        <w:rFonts w:ascii="Times New Roman" w:hAnsi="Times New Roman" w:cs="Times New Roman" w:hint="default"/>
        <w:b w:val="0"/>
        <w:i w:val="0"/>
        <w:sz w:val="20"/>
        <w:szCs w:val="20"/>
        <w:u w:val="none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204479AD"/>
    <w:multiLevelType w:val="hybridMultilevel"/>
    <w:tmpl w:val="7A22DC2C"/>
    <w:lvl w:ilvl="0" w:tplc="9CEECC72">
      <w:start w:val="1"/>
      <w:numFmt w:val="russianLow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2B527B5"/>
    <w:multiLevelType w:val="hybridMultilevel"/>
    <w:tmpl w:val="1F0C63BA"/>
    <w:lvl w:ilvl="0" w:tplc="041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7">
    <w:nsid w:val="279D5CBF"/>
    <w:multiLevelType w:val="multilevel"/>
    <w:tmpl w:val="F1862E9E"/>
    <w:lvl w:ilvl="0">
      <w:start w:val="3"/>
      <w:numFmt w:val="decimal"/>
      <w:lvlText w:val="%1."/>
      <w:lvlJc w:val="left"/>
      <w:pPr>
        <w:tabs>
          <w:tab w:val="num" w:pos="810"/>
        </w:tabs>
        <w:ind w:left="810" w:hanging="8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810"/>
        </w:tabs>
        <w:ind w:left="810" w:hanging="810"/>
      </w:pPr>
      <w:rPr>
        <w:rFonts w:hint="default"/>
      </w:rPr>
    </w:lvl>
    <w:lvl w:ilvl="2">
      <w:start w:val="3"/>
      <w:numFmt w:val="decimal"/>
      <w:lvlText w:val="%1.%2.3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520"/>
        </w:tabs>
        <w:ind w:left="2520" w:hanging="2520"/>
      </w:pPr>
      <w:rPr>
        <w:rFonts w:hint="default"/>
      </w:rPr>
    </w:lvl>
  </w:abstractNum>
  <w:abstractNum w:abstractNumId="8">
    <w:nsid w:val="284F2901"/>
    <w:multiLevelType w:val="multilevel"/>
    <w:tmpl w:val="DED29BEA"/>
    <w:lvl w:ilvl="0">
      <w:start w:val="3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2">
      <w:start w:val="3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9">
    <w:nsid w:val="2A2F0F78"/>
    <w:multiLevelType w:val="multilevel"/>
    <w:tmpl w:val="59905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1.%2 "/>
      <w:lvlJc w:val="left"/>
      <w:pPr>
        <w:tabs>
          <w:tab w:val="num" w:pos="814"/>
        </w:tabs>
        <w:ind w:left="814" w:hanging="454"/>
      </w:pPr>
      <w:rPr>
        <w:rFonts w:ascii="Times New Roman" w:hAnsi="Times New Roman" w:cs="Times New Roman" w:hint="default"/>
        <w:b w:val="0"/>
        <w:i w:val="0"/>
        <w:sz w:val="20"/>
        <w:szCs w:val="20"/>
        <w:u w:val="none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0">
    <w:nsid w:val="2C5C7239"/>
    <w:multiLevelType w:val="multilevel"/>
    <w:tmpl w:val="74D6C3BC"/>
    <w:lvl w:ilvl="0">
      <w:start w:val="5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>
    <w:nsid w:val="32A640B4"/>
    <w:multiLevelType w:val="multilevel"/>
    <w:tmpl w:val="ED82118A"/>
    <w:lvl w:ilvl="0">
      <w:start w:val="3"/>
      <w:numFmt w:val="none"/>
      <w:pStyle w:val="1"/>
      <w:lvlText w:val="3.2.2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none"/>
      <w:pStyle w:val="9"/>
      <w:lvlText w:val="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">
    <w:nsid w:val="3B710CA3"/>
    <w:multiLevelType w:val="multilevel"/>
    <w:tmpl w:val="6FD0094A"/>
    <w:lvl w:ilvl="0">
      <w:start w:val="3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2">
      <w:start w:val="1"/>
      <w:numFmt w:val="decimal"/>
      <w:lvlText w:val="2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3">
    <w:nsid w:val="4E0C7222"/>
    <w:multiLevelType w:val="hybridMultilevel"/>
    <w:tmpl w:val="8A821B42"/>
    <w:lvl w:ilvl="0" w:tplc="EA380BA6">
      <w:start w:val="1"/>
      <w:numFmt w:val="russianLow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D60E85A">
      <w:start w:val="1"/>
      <w:numFmt w:val="decimal"/>
      <w:lvlText w:val="%2.1."/>
      <w:lvlJc w:val="righ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67C66750"/>
    <w:multiLevelType w:val="hybridMultilevel"/>
    <w:tmpl w:val="641AA3A6"/>
    <w:lvl w:ilvl="0" w:tplc="AE9287C6">
      <w:start w:val="1"/>
      <w:numFmt w:val="decimal"/>
      <w:lvlText w:val="3.%1 "/>
      <w:lvlJc w:val="left"/>
      <w:pPr>
        <w:tabs>
          <w:tab w:val="num" w:pos="814"/>
        </w:tabs>
        <w:ind w:left="814" w:hanging="454"/>
      </w:pPr>
      <w:rPr>
        <w:rFonts w:ascii="Times New Roman" w:hAnsi="Times New Roman" w:cs="Times New Roman" w:hint="default"/>
        <w:b w:val="0"/>
        <w:i w:val="0"/>
        <w:sz w:val="22"/>
        <w:szCs w:val="22"/>
        <w:u w:val="none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6D5E03EC"/>
    <w:multiLevelType w:val="hybridMultilevel"/>
    <w:tmpl w:val="1FD80422"/>
    <w:lvl w:ilvl="0" w:tplc="A5C290B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F321119"/>
    <w:multiLevelType w:val="multilevel"/>
    <w:tmpl w:val="B68832B2"/>
    <w:lvl w:ilvl="0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825"/>
        </w:tabs>
        <w:ind w:left="825" w:hanging="465"/>
      </w:pPr>
      <w:rPr>
        <w:rFonts w:hint="default"/>
        <w:color w:val="auto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  <w:color w:val="auto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  <w:color w:val="auto"/>
      </w:rPr>
    </w:lvl>
  </w:abstractNum>
  <w:abstractNum w:abstractNumId="17">
    <w:nsid w:val="725D1A52"/>
    <w:multiLevelType w:val="hybridMultilevel"/>
    <w:tmpl w:val="E936745C"/>
    <w:lvl w:ilvl="0" w:tplc="24F8977E">
      <w:start w:val="1"/>
      <w:numFmt w:val="russianLower"/>
      <w:lvlText w:val="%1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564CCE0">
      <w:start w:val="1"/>
      <w:numFmt w:val="russianLow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739C6D91"/>
    <w:multiLevelType w:val="hybridMultilevel"/>
    <w:tmpl w:val="16D2F23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78F63EFF"/>
    <w:multiLevelType w:val="multilevel"/>
    <w:tmpl w:val="BF64F534"/>
    <w:lvl w:ilvl="0">
      <w:start w:val="2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0">
    <w:nsid w:val="7D87696D"/>
    <w:multiLevelType w:val="multilevel"/>
    <w:tmpl w:val="85F0EE82"/>
    <w:lvl w:ilvl="0">
      <w:start w:val="5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1">
    <w:nsid w:val="7EFD7782"/>
    <w:multiLevelType w:val="hybridMultilevel"/>
    <w:tmpl w:val="CA42D1BE"/>
    <w:lvl w:ilvl="0" w:tplc="052CC5E4">
      <w:start w:val="1"/>
      <w:numFmt w:val="decimal"/>
      <w:lvlText w:val="5.%1."/>
      <w:lvlJc w:val="left"/>
      <w:pPr>
        <w:tabs>
          <w:tab w:val="num" w:pos="454"/>
        </w:tabs>
        <w:ind w:left="454" w:hanging="454"/>
      </w:pPr>
      <w:rPr>
        <w:rFonts w:ascii="Times New Roman" w:hAnsi="Times New Roman" w:cs="Times New Roman" w:hint="default"/>
        <w:b w:val="0"/>
        <w:i w:val="0"/>
        <w:sz w:val="20"/>
        <w:szCs w:val="20"/>
        <w:u w:val="none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6"/>
  </w:num>
  <w:num w:numId="2">
    <w:abstractNumId w:val="9"/>
  </w:num>
  <w:num w:numId="3">
    <w:abstractNumId w:val="17"/>
  </w:num>
  <w:num w:numId="4">
    <w:abstractNumId w:val="13"/>
  </w:num>
  <w:num w:numId="5">
    <w:abstractNumId w:val="2"/>
  </w:num>
  <w:num w:numId="6">
    <w:abstractNumId w:val="12"/>
  </w:num>
  <w:num w:numId="7">
    <w:abstractNumId w:val="19"/>
  </w:num>
  <w:num w:numId="8">
    <w:abstractNumId w:val="14"/>
  </w:num>
  <w:num w:numId="9">
    <w:abstractNumId w:val="11"/>
  </w:num>
  <w:num w:numId="10">
    <w:abstractNumId w:val="7"/>
  </w:num>
  <w:num w:numId="11">
    <w:abstractNumId w:val="18"/>
  </w:num>
  <w:num w:numId="12">
    <w:abstractNumId w:val="4"/>
  </w:num>
  <w:num w:numId="13">
    <w:abstractNumId w:val="8"/>
  </w:num>
  <w:num w:numId="14">
    <w:abstractNumId w:val="21"/>
  </w:num>
  <w:num w:numId="15">
    <w:abstractNumId w:val="10"/>
  </w:num>
  <w:num w:numId="16">
    <w:abstractNumId w:val="20"/>
  </w:num>
  <w:num w:numId="17">
    <w:abstractNumId w:val="3"/>
  </w:num>
  <w:num w:numId="18">
    <w:abstractNumId w:val="6"/>
  </w:num>
  <w:num w:numId="19">
    <w:abstractNumId w:val="0"/>
  </w:num>
  <w:num w:numId="20">
    <w:abstractNumId w:val="5"/>
  </w:num>
  <w:num w:numId="21">
    <w:abstractNumId w:val="1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6"/>
  <w:proofState w:spelling="clean" w:grammar="clean"/>
  <w:trackRevision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5756"/>
    <w:rsid w:val="0003310C"/>
    <w:rsid w:val="000A6212"/>
    <w:rsid w:val="000F25A7"/>
    <w:rsid w:val="00173899"/>
    <w:rsid w:val="002141EF"/>
    <w:rsid w:val="00214F07"/>
    <w:rsid w:val="002A40F2"/>
    <w:rsid w:val="00331283"/>
    <w:rsid w:val="00336197"/>
    <w:rsid w:val="00397DCC"/>
    <w:rsid w:val="003F0C7A"/>
    <w:rsid w:val="004444ED"/>
    <w:rsid w:val="0058658C"/>
    <w:rsid w:val="00593E90"/>
    <w:rsid w:val="005B7AAD"/>
    <w:rsid w:val="005E4D3B"/>
    <w:rsid w:val="005F32D6"/>
    <w:rsid w:val="00710FE3"/>
    <w:rsid w:val="00721AEC"/>
    <w:rsid w:val="00721E3A"/>
    <w:rsid w:val="007425D7"/>
    <w:rsid w:val="00777255"/>
    <w:rsid w:val="007B5731"/>
    <w:rsid w:val="007B57DF"/>
    <w:rsid w:val="00812A7B"/>
    <w:rsid w:val="00850135"/>
    <w:rsid w:val="008C7A06"/>
    <w:rsid w:val="00930E28"/>
    <w:rsid w:val="00960125"/>
    <w:rsid w:val="009679AC"/>
    <w:rsid w:val="00991E34"/>
    <w:rsid w:val="00993685"/>
    <w:rsid w:val="009A3CAC"/>
    <w:rsid w:val="009A55E6"/>
    <w:rsid w:val="009A596A"/>
    <w:rsid w:val="009B10EA"/>
    <w:rsid w:val="00A2281B"/>
    <w:rsid w:val="00A25142"/>
    <w:rsid w:val="00A43E77"/>
    <w:rsid w:val="00A500EE"/>
    <w:rsid w:val="00A6696D"/>
    <w:rsid w:val="00AB428E"/>
    <w:rsid w:val="00AC6F53"/>
    <w:rsid w:val="00B2241E"/>
    <w:rsid w:val="00C717D4"/>
    <w:rsid w:val="00CB4FF6"/>
    <w:rsid w:val="00CD09A3"/>
    <w:rsid w:val="00CE18E6"/>
    <w:rsid w:val="00D05756"/>
    <w:rsid w:val="00D2413B"/>
    <w:rsid w:val="00DF49F1"/>
    <w:rsid w:val="00E06BE0"/>
    <w:rsid w:val="00E167C7"/>
    <w:rsid w:val="00E35674"/>
    <w:rsid w:val="00E736E5"/>
    <w:rsid w:val="00E8507C"/>
    <w:rsid w:val="00E92AE0"/>
    <w:rsid w:val="00EB7624"/>
    <w:rsid w:val="00EB77AF"/>
    <w:rsid w:val="00F74369"/>
    <w:rsid w:val="00FA2F59"/>
    <w:rsid w:val="00FB0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0575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D05756"/>
    <w:pPr>
      <w:keepNext/>
      <w:numPr>
        <w:numId w:val="9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qFormat/>
    <w:rsid w:val="00D05756"/>
    <w:pPr>
      <w:keepNext/>
      <w:numPr>
        <w:ilvl w:val="1"/>
        <w:numId w:val="9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D05756"/>
    <w:pPr>
      <w:keepNext/>
      <w:numPr>
        <w:ilvl w:val="2"/>
        <w:numId w:val="9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qFormat/>
    <w:rsid w:val="00D05756"/>
    <w:pPr>
      <w:keepNext/>
      <w:numPr>
        <w:ilvl w:val="3"/>
        <w:numId w:val="9"/>
      </w:numPr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qFormat/>
    <w:rsid w:val="00D05756"/>
    <w:pPr>
      <w:numPr>
        <w:ilvl w:val="4"/>
        <w:numId w:val="9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qFormat/>
    <w:rsid w:val="00D05756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qFormat/>
    <w:rsid w:val="00D05756"/>
    <w:pPr>
      <w:numPr>
        <w:ilvl w:val="6"/>
        <w:numId w:val="9"/>
      </w:numPr>
      <w:spacing w:before="240" w:after="60"/>
      <w:outlineLvl w:val="6"/>
    </w:pPr>
    <w:rPr>
      <w:sz w:val="24"/>
      <w:szCs w:val="24"/>
    </w:rPr>
  </w:style>
  <w:style w:type="paragraph" w:styleId="8">
    <w:name w:val="heading 8"/>
    <w:basedOn w:val="a"/>
    <w:next w:val="a"/>
    <w:link w:val="80"/>
    <w:qFormat/>
    <w:rsid w:val="00D05756"/>
    <w:pPr>
      <w:numPr>
        <w:ilvl w:val="7"/>
        <w:numId w:val="9"/>
      </w:numPr>
      <w:spacing w:before="240" w:after="60"/>
      <w:outlineLvl w:val="7"/>
    </w:pPr>
    <w:rPr>
      <w:i/>
      <w:iCs/>
      <w:sz w:val="24"/>
      <w:szCs w:val="24"/>
    </w:rPr>
  </w:style>
  <w:style w:type="paragraph" w:styleId="9">
    <w:name w:val="heading 9"/>
    <w:basedOn w:val="a"/>
    <w:next w:val="a"/>
    <w:link w:val="90"/>
    <w:qFormat/>
    <w:rsid w:val="00D05756"/>
    <w:pPr>
      <w:numPr>
        <w:ilvl w:val="8"/>
        <w:numId w:val="9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D05756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rsid w:val="00D05756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rsid w:val="00D05756"/>
    <w:rPr>
      <w:rFonts w:ascii="Arial" w:eastAsia="Times New Roman" w:hAnsi="Arial" w:cs="Arial"/>
      <w:b/>
      <w:bCs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rsid w:val="00D05756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rsid w:val="00D05756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basedOn w:val="a0"/>
    <w:link w:val="6"/>
    <w:rsid w:val="00D05756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70">
    <w:name w:val="Заголовок 7 Знак"/>
    <w:basedOn w:val="a0"/>
    <w:link w:val="7"/>
    <w:rsid w:val="00D05756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rsid w:val="00D05756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customStyle="1" w:styleId="90">
    <w:name w:val="Заголовок 9 Знак"/>
    <w:basedOn w:val="a0"/>
    <w:link w:val="9"/>
    <w:rsid w:val="00D05756"/>
    <w:rPr>
      <w:rFonts w:ascii="Arial" w:eastAsia="Times New Roman" w:hAnsi="Arial" w:cs="Arial"/>
      <w:lang w:eastAsia="ru-RU"/>
    </w:rPr>
  </w:style>
  <w:style w:type="paragraph" w:styleId="a3">
    <w:name w:val="Body Text"/>
    <w:basedOn w:val="a"/>
    <w:link w:val="a4"/>
    <w:rsid w:val="00D05756"/>
    <w:pPr>
      <w:jc w:val="both"/>
    </w:pPr>
    <w:rPr>
      <w:sz w:val="22"/>
    </w:rPr>
  </w:style>
  <w:style w:type="character" w:customStyle="1" w:styleId="a4">
    <w:name w:val="Основной текст Знак"/>
    <w:basedOn w:val="a0"/>
    <w:link w:val="a3"/>
    <w:rsid w:val="00D05756"/>
    <w:rPr>
      <w:rFonts w:ascii="Times New Roman" w:eastAsia="Times New Roman" w:hAnsi="Times New Roman" w:cs="Times New Roman"/>
      <w:szCs w:val="20"/>
      <w:lang w:eastAsia="ru-RU"/>
    </w:rPr>
  </w:style>
  <w:style w:type="paragraph" w:styleId="31">
    <w:name w:val="Body Text 3"/>
    <w:basedOn w:val="a"/>
    <w:link w:val="32"/>
    <w:rsid w:val="00D05756"/>
    <w:pPr>
      <w:jc w:val="both"/>
    </w:pPr>
    <w:rPr>
      <w:rFonts w:ascii="Times New Roman CYR" w:hAnsi="Times New Roman CYR"/>
      <w:sz w:val="24"/>
    </w:rPr>
  </w:style>
  <w:style w:type="character" w:customStyle="1" w:styleId="32">
    <w:name w:val="Основной текст 3 Знак"/>
    <w:basedOn w:val="a0"/>
    <w:link w:val="31"/>
    <w:rsid w:val="00D05756"/>
    <w:rPr>
      <w:rFonts w:ascii="Times New Roman CYR" w:eastAsia="Times New Roman" w:hAnsi="Times New Roman CYR" w:cs="Times New Roman"/>
      <w:sz w:val="24"/>
      <w:szCs w:val="20"/>
      <w:lang w:eastAsia="ru-RU"/>
    </w:rPr>
  </w:style>
  <w:style w:type="paragraph" w:customStyle="1" w:styleId="21">
    <w:name w:val="Основной текст с отступом 21"/>
    <w:basedOn w:val="a"/>
    <w:rsid w:val="00D05756"/>
    <w:pPr>
      <w:widowControl w:val="0"/>
      <w:ind w:left="567"/>
      <w:jc w:val="both"/>
    </w:pPr>
    <w:rPr>
      <w:sz w:val="24"/>
    </w:rPr>
  </w:style>
  <w:style w:type="paragraph" w:styleId="a5">
    <w:name w:val="footer"/>
    <w:basedOn w:val="a"/>
    <w:link w:val="a6"/>
    <w:rsid w:val="00D05756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rsid w:val="00D05756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page number"/>
    <w:basedOn w:val="a0"/>
    <w:rsid w:val="00D05756"/>
  </w:style>
  <w:style w:type="paragraph" w:customStyle="1" w:styleId="11">
    <w:name w:val="Обычный1"/>
    <w:rsid w:val="00D05756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styleId="a8">
    <w:name w:val="Body Text Indent"/>
    <w:basedOn w:val="a"/>
    <w:link w:val="a9"/>
    <w:rsid w:val="00D05756"/>
    <w:pPr>
      <w:spacing w:after="120"/>
      <w:ind w:left="283"/>
    </w:pPr>
  </w:style>
  <w:style w:type="character" w:customStyle="1" w:styleId="a9">
    <w:name w:val="Основной текст с отступом Знак"/>
    <w:basedOn w:val="a0"/>
    <w:link w:val="a8"/>
    <w:rsid w:val="00D0575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header"/>
    <w:basedOn w:val="a"/>
    <w:link w:val="ab"/>
    <w:uiPriority w:val="99"/>
    <w:unhideWhenUsed/>
    <w:rsid w:val="004444ED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4444ED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c">
    <w:name w:val="List Paragraph"/>
    <w:basedOn w:val="a"/>
    <w:uiPriority w:val="34"/>
    <w:qFormat/>
    <w:rsid w:val="004444ED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ad">
    <w:name w:val="Table Grid"/>
    <w:basedOn w:val="a1"/>
    <w:uiPriority w:val="59"/>
    <w:rsid w:val="004444E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e">
    <w:name w:val="Balloon Text"/>
    <w:basedOn w:val="a"/>
    <w:link w:val="af"/>
    <w:uiPriority w:val="99"/>
    <w:semiHidden/>
    <w:unhideWhenUsed/>
    <w:rsid w:val="00812A7B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812A7B"/>
    <w:rPr>
      <w:rFonts w:ascii="Tahoma" w:eastAsia="Times New Roman" w:hAnsi="Tahoma" w:cs="Tahoma"/>
      <w:sz w:val="16"/>
      <w:szCs w:val="16"/>
      <w:lang w:eastAsia="ru-RU"/>
    </w:rPr>
  </w:style>
  <w:style w:type="character" w:styleId="af0">
    <w:name w:val="annotation reference"/>
    <w:basedOn w:val="a0"/>
    <w:uiPriority w:val="99"/>
    <w:semiHidden/>
    <w:unhideWhenUsed/>
    <w:rsid w:val="007425D7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7425D7"/>
  </w:style>
  <w:style w:type="character" w:customStyle="1" w:styleId="af2">
    <w:name w:val="Текст примечания Знак"/>
    <w:basedOn w:val="a0"/>
    <w:link w:val="af1"/>
    <w:uiPriority w:val="99"/>
    <w:semiHidden/>
    <w:rsid w:val="007425D7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7425D7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7425D7"/>
    <w:rPr>
      <w:rFonts w:ascii="Times New Roman" w:eastAsia="Times New Roman" w:hAnsi="Times New Roman" w:cs="Times New Roman"/>
      <w:b/>
      <w:bCs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0575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D05756"/>
    <w:pPr>
      <w:keepNext/>
      <w:numPr>
        <w:numId w:val="9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qFormat/>
    <w:rsid w:val="00D05756"/>
    <w:pPr>
      <w:keepNext/>
      <w:numPr>
        <w:ilvl w:val="1"/>
        <w:numId w:val="9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D05756"/>
    <w:pPr>
      <w:keepNext/>
      <w:numPr>
        <w:ilvl w:val="2"/>
        <w:numId w:val="9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qFormat/>
    <w:rsid w:val="00D05756"/>
    <w:pPr>
      <w:keepNext/>
      <w:numPr>
        <w:ilvl w:val="3"/>
        <w:numId w:val="9"/>
      </w:numPr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qFormat/>
    <w:rsid w:val="00D05756"/>
    <w:pPr>
      <w:numPr>
        <w:ilvl w:val="4"/>
        <w:numId w:val="9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qFormat/>
    <w:rsid w:val="00D05756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qFormat/>
    <w:rsid w:val="00D05756"/>
    <w:pPr>
      <w:numPr>
        <w:ilvl w:val="6"/>
        <w:numId w:val="9"/>
      </w:numPr>
      <w:spacing w:before="240" w:after="60"/>
      <w:outlineLvl w:val="6"/>
    </w:pPr>
    <w:rPr>
      <w:sz w:val="24"/>
      <w:szCs w:val="24"/>
    </w:rPr>
  </w:style>
  <w:style w:type="paragraph" w:styleId="8">
    <w:name w:val="heading 8"/>
    <w:basedOn w:val="a"/>
    <w:next w:val="a"/>
    <w:link w:val="80"/>
    <w:qFormat/>
    <w:rsid w:val="00D05756"/>
    <w:pPr>
      <w:numPr>
        <w:ilvl w:val="7"/>
        <w:numId w:val="9"/>
      </w:numPr>
      <w:spacing w:before="240" w:after="60"/>
      <w:outlineLvl w:val="7"/>
    </w:pPr>
    <w:rPr>
      <w:i/>
      <w:iCs/>
      <w:sz w:val="24"/>
      <w:szCs w:val="24"/>
    </w:rPr>
  </w:style>
  <w:style w:type="paragraph" w:styleId="9">
    <w:name w:val="heading 9"/>
    <w:basedOn w:val="a"/>
    <w:next w:val="a"/>
    <w:link w:val="90"/>
    <w:qFormat/>
    <w:rsid w:val="00D05756"/>
    <w:pPr>
      <w:numPr>
        <w:ilvl w:val="8"/>
        <w:numId w:val="9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D05756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rsid w:val="00D05756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rsid w:val="00D05756"/>
    <w:rPr>
      <w:rFonts w:ascii="Arial" w:eastAsia="Times New Roman" w:hAnsi="Arial" w:cs="Arial"/>
      <w:b/>
      <w:bCs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rsid w:val="00D05756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rsid w:val="00D05756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basedOn w:val="a0"/>
    <w:link w:val="6"/>
    <w:rsid w:val="00D05756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70">
    <w:name w:val="Заголовок 7 Знак"/>
    <w:basedOn w:val="a0"/>
    <w:link w:val="7"/>
    <w:rsid w:val="00D05756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rsid w:val="00D05756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customStyle="1" w:styleId="90">
    <w:name w:val="Заголовок 9 Знак"/>
    <w:basedOn w:val="a0"/>
    <w:link w:val="9"/>
    <w:rsid w:val="00D05756"/>
    <w:rPr>
      <w:rFonts w:ascii="Arial" w:eastAsia="Times New Roman" w:hAnsi="Arial" w:cs="Arial"/>
      <w:lang w:eastAsia="ru-RU"/>
    </w:rPr>
  </w:style>
  <w:style w:type="paragraph" w:styleId="a3">
    <w:name w:val="Body Text"/>
    <w:basedOn w:val="a"/>
    <w:link w:val="a4"/>
    <w:rsid w:val="00D05756"/>
    <w:pPr>
      <w:jc w:val="both"/>
    </w:pPr>
    <w:rPr>
      <w:sz w:val="22"/>
    </w:rPr>
  </w:style>
  <w:style w:type="character" w:customStyle="1" w:styleId="a4">
    <w:name w:val="Основной текст Знак"/>
    <w:basedOn w:val="a0"/>
    <w:link w:val="a3"/>
    <w:rsid w:val="00D05756"/>
    <w:rPr>
      <w:rFonts w:ascii="Times New Roman" w:eastAsia="Times New Roman" w:hAnsi="Times New Roman" w:cs="Times New Roman"/>
      <w:szCs w:val="20"/>
      <w:lang w:eastAsia="ru-RU"/>
    </w:rPr>
  </w:style>
  <w:style w:type="paragraph" w:styleId="31">
    <w:name w:val="Body Text 3"/>
    <w:basedOn w:val="a"/>
    <w:link w:val="32"/>
    <w:rsid w:val="00D05756"/>
    <w:pPr>
      <w:jc w:val="both"/>
    </w:pPr>
    <w:rPr>
      <w:rFonts w:ascii="Times New Roman CYR" w:hAnsi="Times New Roman CYR"/>
      <w:sz w:val="24"/>
    </w:rPr>
  </w:style>
  <w:style w:type="character" w:customStyle="1" w:styleId="32">
    <w:name w:val="Основной текст 3 Знак"/>
    <w:basedOn w:val="a0"/>
    <w:link w:val="31"/>
    <w:rsid w:val="00D05756"/>
    <w:rPr>
      <w:rFonts w:ascii="Times New Roman CYR" w:eastAsia="Times New Roman" w:hAnsi="Times New Roman CYR" w:cs="Times New Roman"/>
      <w:sz w:val="24"/>
      <w:szCs w:val="20"/>
      <w:lang w:eastAsia="ru-RU"/>
    </w:rPr>
  </w:style>
  <w:style w:type="paragraph" w:customStyle="1" w:styleId="21">
    <w:name w:val="Основной текст с отступом 21"/>
    <w:basedOn w:val="a"/>
    <w:rsid w:val="00D05756"/>
    <w:pPr>
      <w:widowControl w:val="0"/>
      <w:ind w:left="567"/>
      <w:jc w:val="both"/>
    </w:pPr>
    <w:rPr>
      <w:sz w:val="24"/>
    </w:rPr>
  </w:style>
  <w:style w:type="paragraph" w:styleId="a5">
    <w:name w:val="footer"/>
    <w:basedOn w:val="a"/>
    <w:link w:val="a6"/>
    <w:rsid w:val="00D05756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rsid w:val="00D05756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page number"/>
    <w:basedOn w:val="a0"/>
    <w:rsid w:val="00D05756"/>
  </w:style>
  <w:style w:type="paragraph" w:customStyle="1" w:styleId="11">
    <w:name w:val="Обычный1"/>
    <w:rsid w:val="00D05756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styleId="a8">
    <w:name w:val="Body Text Indent"/>
    <w:basedOn w:val="a"/>
    <w:link w:val="a9"/>
    <w:rsid w:val="00D05756"/>
    <w:pPr>
      <w:spacing w:after="120"/>
      <w:ind w:left="283"/>
    </w:pPr>
  </w:style>
  <w:style w:type="character" w:customStyle="1" w:styleId="a9">
    <w:name w:val="Основной текст с отступом Знак"/>
    <w:basedOn w:val="a0"/>
    <w:link w:val="a8"/>
    <w:rsid w:val="00D0575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header"/>
    <w:basedOn w:val="a"/>
    <w:link w:val="ab"/>
    <w:uiPriority w:val="99"/>
    <w:unhideWhenUsed/>
    <w:rsid w:val="004444ED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4444ED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c">
    <w:name w:val="List Paragraph"/>
    <w:basedOn w:val="a"/>
    <w:uiPriority w:val="34"/>
    <w:qFormat/>
    <w:rsid w:val="004444ED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ad">
    <w:name w:val="Table Grid"/>
    <w:basedOn w:val="a1"/>
    <w:uiPriority w:val="59"/>
    <w:rsid w:val="004444E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e">
    <w:name w:val="Balloon Text"/>
    <w:basedOn w:val="a"/>
    <w:link w:val="af"/>
    <w:uiPriority w:val="99"/>
    <w:semiHidden/>
    <w:unhideWhenUsed/>
    <w:rsid w:val="00812A7B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812A7B"/>
    <w:rPr>
      <w:rFonts w:ascii="Tahoma" w:eastAsia="Times New Roman" w:hAnsi="Tahoma" w:cs="Tahoma"/>
      <w:sz w:val="16"/>
      <w:szCs w:val="16"/>
      <w:lang w:eastAsia="ru-RU"/>
    </w:rPr>
  </w:style>
  <w:style w:type="character" w:styleId="af0">
    <w:name w:val="annotation reference"/>
    <w:basedOn w:val="a0"/>
    <w:uiPriority w:val="99"/>
    <w:semiHidden/>
    <w:unhideWhenUsed/>
    <w:rsid w:val="007425D7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7425D7"/>
  </w:style>
  <w:style w:type="character" w:customStyle="1" w:styleId="af2">
    <w:name w:val="Текст примечания Знак"/>
    <w:basedOn w:val="a0"/>
    <w:link w:val="af1"/>
    <w:uiPriority w:val="99"/>
    <w:semiHidden/>
    <w:rsid w:val="007425D7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7425D7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7425D7"/>
    <w:rPr>
      <w:rFonts w:ascii="Times New Roman" w:eastAsia="Times New Roman" w:hAnsi="Times New Roman" w:cs="Times New Roman"/>
      <w:b/>
      <w:bCs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3868</Words>
  <Characters>22053</Characters>
  <Application>Microsoft Office Word</Application>
  <DocSecurity>0</DocSecurity>
  <Lines>183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25870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Зобенко Анастасия Геннадьевна</dc:creator>
  <cp:lastModifiedBy>Сергей Бойко</cp:lastModifiedBy>
  <cp:revision>2</cp:revision>
  <dcterms:created xsi:type="dcterms:W3CDTF">2019-12-27T06:25:00Z</dcterms:created>
  <dcterms:modified xsi:type="dcterms:W3CDTF">2019-12-27T06:25:00Z</dcterms:modified>
</cp:coreProperties>
</file>