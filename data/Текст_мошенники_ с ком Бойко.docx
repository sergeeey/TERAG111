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B365AC" w14:textId="494B73A4" w:rsidR="0067463C" w:rsidRDefault="0067463C" w:rsidP="0067463C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333333"/>
          <w:kern w:val="36"/>
          <w:sz w:val="44"/>
          <w:szCs w:val="44"/>
          <w:lang w:eastAsia="ru-RU"/>
        </w:rPr>
      </w:pPr>
      <w:r w:rsidRPr="0067463C">
        <w:rPr>
          <w:rFonts w:ascii="Roboto" w:eastAsia="Times New Roman" w:hAnsi="Roboto" w:cs="Times New Roman"/>
          <w:b/>
          <w:bCs/>
          <w:color w:val="333333"/>
          <w:kern w:val="36"/>
          <w:sz w:val="44"/>
          <w:szCs w:val="44"/>
          <w:lang w:eastAsia="ru-RU"/>
        </w:rPr>
        <w:t>Махинации с кредитами: что обещают мошенники и почему такая "помощь" невозможна </w:t>
      </w:r>
    </w:p>
    <w:p w14:paraId="6EA0396F" w14:textId="77777777" w:rsidR="0067463C" w:rsidRPr="0067463C" w:rsidRDefault="0067463C" w:rsidP="0067463C">
      <w:pPr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333333"/>
          <w:kern w:val="36"/>
          <w:sz w:val="20"/>
          <w:szCs w:val="20"/>
          <w:lang w:eastAsia="ru-RU"/>
        </w:rPr>
      </w:pPr>
    </w:p>
    <w:p w14:paraId="5C505F1C" w14:textId="3D6EB726" w:rsidR="0067463C" w:rsidRDefault="00E347F4" w:rsidP="0067463C">
      <w:pPr>
        <w:spacing w:after="0" w:line="240" w:lineRule="auto"/>
        <w:rPr>
          <w:rFonts w:ascii="Roboto" w:eastAsia="Times New Roman" w:hAnsi="Roboto" w:cs="Noto Serif"/>
          <w:color w:val="9C9C9C"/>
          <w:sz w:val="19"/>
          <w:szCs w:val="19"/>
          <w:lang w:eastAsia="ru-RU"/>
        </w:rPr>
      </w:pPr>
      <w:hyperlink r:id="rId6" w:history="1">
        <w:r w:rsidR="0067463C" w:rsidRPr="0067463C">
          <w:rPr>
            <w:rFonts w:ascii="Roboto" w:eastAsia="Times New Roman" w:hAnsi="Roboto" w:cs="Noto Serif"/>
            <w:color w:val="999999"/>
            <w:sz w:val="19"/>
            <w:szCs w:val="19"/>
            <w:u w:val="single"/>
            <w:lang w:eastAsia="ru-RU"/>
          </w:rPr>
          <w:t>#Партнёрский материал</w:t>
        </w:r>
      </w:hyperlink>
      <w:r w:rsidR="0067463C" w:rsidRPr="0067463C">
        <w:rPr>
          <w:rFonts w:ascii="Roboto" w:eastAsia="Times New Roman" w:hAnsi="Roboto" w:cs="Noto Serif"/>
          <w:color w:val="000000"/>
          <w:sz w:val="24"/>
          <w:szCs w:val="24"/>
          <w:lang w:eastAsia="ru-RU"/>
        </w:rPr>
        <w:t> </w:t>
      </w:r>
      <w:r w:rsidR="0067463C" w:rsidRPr="0067463C">
        <w:rPr>
          <w:rFonts w:ascii="Roboto" w:eastAsia="Times New Roman" w:hAnsi="Roboto" w:cs="Noto Serif"/>
          <w:color w:val="9C9C9C"/>
          <w:sz w:val="19"/>
          <w:szCs w:val="19"/>
          <w:lang w:eastAsia="ru-RU"/>
        </w:rPr>
        <w:t> </w:t>
      </w:r>
      <w:hyperlink r:id="rId7" w:history="1">
        <w:r w:rsidR="0067463C" w:rsidRPr="0067463C">
          <w:rPr>
            <w:rFonts w:ascii="Roboto" w:eastAsia="Times New Roman" w:hAnsi="Roboto" w:cs="Noto Serif"/>
            <w:color w:val="999999"/>
            <w:sz w:val="19"/>
            <w:szCs w:val="19"/>
            <w:u w:val="single"/>
            <w:lang w:eastAsia="ru-RU"/>
          </w:rPr>
          <w:t>Написать автору</w:t>
        </w:r>
      </w:hyperlink>
    </w:p>
    <w:p w14:paraId="07936AA4" w14:textId="77777777" w:rsidR="0067463C" w:rsidRPr="0067463C" w:rsidRDefault="0067463C" w:rsidP="0067463C">
      <w:pPr>
        <w:spacing w:after="0" w:line="240" w:lineRule="auto"/>
        <w:rPr>
          <w:rFonts w:ascii="Roboto" w:eastAsia="Times New Roman" w:hAnsi="Roboto" w:cs="Noto Serif"/>
          <w:color w:val="000000"/>
          <w:sz w:val="24"/>
          <w:szCs w:val="24"/>
          <w:lang w:eastAsia="ru-RU"/>
        </w:rPr>
      </w:pPr>
    </w:p>
    <w:p w14:paraId="125D971B" w14:textId="5B74EEAA" w:rsidR="0067463C" w:rsidRDefault="0067463C" w:rsidP="0067463C">
      <w:pPr>
        <w:spacing w:after="0" w:line="240" w:lineRule="auto"/>
        <w:rPr>
          <w:rFonts w:ascii="Noto Serif" w:eastAsia="Times New Roman" w:hAnsi="Noto Serif" w:cs="Noto Serif"/>
          <w:color w:val="9C9C9C"/>
          <w:sz w:val="19"/>
          <w:szCs w:val="19"/>
          <w:lang w:eastAsia="ru-RU"/>
        </w:rPr>
      </w:pPr>
      <w:r w:rsidRPr="0067463C">
        <w:rPr>
          <w:rFonts w:ascii="Noto Serif" w:eastAsia="Times New Roman" w:hAnsi="Noto Serif" w:cs="Noto Serif"/>
          <w:noProof/>
          <w:color w:val="000000"/>
          <w:sz w:val="24"/>
          <w:szCs w:val="24"/>
          <w:lang w:eastAsia="ru-RU"/>
        </w:rPr>
        <w:drawing>
          <wp:inline distT="0" distB="0" distL="0" distR="0" wp14:anchorId="2A50755E" wp14:editId="70B0C800">
            <wp:extent cx="5425440" cy="3052861"/>
            <wp:effectExtent l="0" t="0" r="3810" b="0"/>
            <wp:docPr id="1" name="Picture 1" descr="depositphoto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ositphotos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665" cy="305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63C">
        <w:rPr>
          <w:rFonts w:ascii="Noto Serif" w:eastAsia="Times New Roman" w:hAnsi="Noto Serif" w:cs="Noto Serif"/>
          <w:color w:val="9C9C9C"/>
          <w:sz w:val="19"/>
          <w:szCs w:val="19"/>
          <w:lang w:eastAsia="ru-RU"/>
        </w:rPr>
        <w:t>depositphotos.com</w:t>
      </w:r>
    </w:p>
    <w:p w14:paraId="51B4A912" w14:textId="77777777" w:rsidR="003F0497" w:rsidRPr="0067463C" w:rsidRDefault="003F0497">
      <w:pPr>
        <w:spacing w:after="0" w:line="240" w:lineRule="auto"/>
        <w:ind w:firstLine="708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0" w:author="Сергей Бойко" w:date="2021-10-21T18:28:00Z">
          <w:pPr>
            <w:spacing w:after="0" w:line="240" w:lineRule="auto"/>
          </w:pPr>
        </w:pPrChange>
      </w:pPr>
    </w:p>
    <w:p w14:paraId="2B7AA9CC" w14:textId="0E01C6B4" w:rsidR="0067463C" w:rsidRDefault="0067463C" w:rsidP="0067463C">
      <w:pPr>
        <w:spacing w:after="0" w:line="240" w:lineRule="auto"/>
        <w:outlineLvl w:val="2"/>
        <w:rPr>
          <w:ins w:id="1" w:author="Сергей Бойко" w:date="2021-10-21T19:33:00Z"/>
          <w:rFonts w:ascii="Roboto" w:eastAsia="Times New Roman" w:hAnsi="Roboto" w:cs="Noto Serif"/>
          <w:b/>
          <w:bCs/>
          <w:color w:val="333333"/>
          <w:sz w:val="27"/>
          <w:szCs w:val="27"/>
          <w:lang w:eastAsia="ru-RU"/>
        </w:rPr>
      </w:pPr>
      <w:r w:rsidRPr="0067463C">
        <w:rPr>
          <w:rFonts w:ascii="Roboto" w:eastAsia="Times New Roman" w:hAnsi="Roboto" w:cs="Noto Serif"/>
          <w:b/>
          <w:bCs/>
          <w:color w:val="333333"/>
          <w:sz w:val="27"/>
          <w:szCs w:val="27"/>
          <w:lang w:eastAsia="ru-RU"/>
        </w:rPr>
        <w:t xml:space="preserve">Informburo.kz вместе с МФО </w:t>
      </w:r>
      <w:proofErr w:type="spellStart"/>
      <w:r w:rsidRPr="0067463C">
        <w:rPr>
          <w:rFonts w:ascii="Roboto" w:eastAsia="Times New Roman" w:hAnsi="Roboto" w:cs="Noto Serif"/>
          <w:b/>
          <w:bCs/>
          <w:color w:val="333333"/>
          <w:sz w:val="27"/>
          <w:szCs w:val="27"/>
          <w:lang w:eastAsia="ru-RU"/>
        </w:rPr>
        <w:t>Solva</w:t>
      </w:r>
      <w:proofErr w:type="spellEnd"/>
      <w:r w:rsidR="00D528CD">
        <w:rPr>
          <w:rFonts w:ascii="Roboto" w:eastAsia="Times New Roman" w:hAnsi="Roboto" w:cs="Noto Serif"/>
          <w:b/>
          <w:bCs/>
          <w:color w:val="333333"/>
          <w:sz w:val="27"/>
          <w:szCs w:val="27"/>
          <w:lang w:eastAsia="ru-RU"/>
        </w:rPr>
        <w:t xml:space="preserve"> и </w:t>
      </w:r>
      <w:r w:rsidR="00D528CD">
        <w:rPr>
          <w:rFonts w:ascii="Roboto" w:eastAsia="Times New Roman" w:hAnsi="Roboto" w:cs="Noto Serif"/>
          <w:b/>
          <w:bCs/>
          <w:color w:val="333333"/>
          <w:sz w:val="27"/>
          <w:szCs w:val="27"/>
          <w:lang w:val="en-US" w:eastAsia="ru-RU"/>
        </w:rPr>
        <w:t>www</w:t>
      </w:r>
      <w:r w:rsidR="00D528CD" w:rsidRPr="00D528CD">
        <w:rPr>
          <w:rFonts w:ascii="Roboto" w:eastAsia="Times New Roman" w:hAnsi="Roboto" w:cs="Noto Serif"/>
          <w:b/>
          <w:bCs/>
          <w:color w:val="333333"/>
          <w:sz w:val="27"/>
          <w:szCs w:val="27"/>
          <w:lang w:eastAsia="ru-RU"/>
        </w:rPr>
        <w:t>.</w:t>
      </w:r>
      <w:proofErr w:type="spellStart"/>
      <w:r w:rsidR="00D528CD">
        <w:rPr>
          <w:rFonts w:ascii="Roboto" w:eastAsia="Times New Roman" w:hAnsi="Roboto" w:cs="Noto Serif"/>
          <w:b/>
          <w:bCs/>
          <w:color w:val="333333"/>
          <w:sz w:val="27"/>
          <w:szCs w:val="27"/>
          <w:lang w:val="en-US" w:eastAsia="ru-RU"/>
        </w:rPr>
        <w:t>fingramota</w:t>
      </w:r>
      <w:proofErr w:type="spellEnd"/>
      <w:r w:rsidR="00D528CD" w:rsidRPr="00D528CD">
        <w:rPr>
          <w:rFonts w:ascii="Roboto" w:eastAsia="Times New Roman" w:hAnsi="Roboto" w:cs="Noto Serif"/>
          <w:b/>
          <w:bCs/>
          <w:color w:val="333333"/>
          <w:sz w:val="27"/>
          <w:szCs w:val="27"/>
          <w:lang w:eastAsia="ru-RU"/>
        </w:rPr>
        <w:t>.</w:t>
      </w:r>
      <w:proofErr w:type="spellStart"/>
      <w:r w:rsidR="00D528CD">
        <w:rPr>
          <w:rFonts w:ascii="Roboto" w:eastAsia="Times New Roman" w:hAnsi="Roboto" w:cs="Noto Serif"/>
          <w:b/>
          <w:bCs/>
          <w:color w:val="333333"/>
          <w:sz w:val="27"/>
          <w:szCs w:val="27"/>
          <w:lang w:val="en-US" w:eastAsia="ru-RU"/>
        </w:rPr>
        <w:t>kz</w:t>
      </w:r>
      <w:proofErr w:type="spellEnd"/>
      <w:r w:rsidRPr="0067463C">
        <w:rPr>
          <w:rFonts w:ascii="Roboto" w:eastAsia="Times New Roman" w:hAnsi="Roboto" w:cs="Noto Serif"/>
          <w:b/>
          <w:bCs/>
          <w:color w:val="333333"/>
          <w:sz w:val="27"/>
          <w:szCs w:val="27"/>
          <w:lang w:eastAsia="ru-RU"/>
        </w:rPr>
        <w:t xml:space="preserve"> рассказывает, где финансовые аферисты могут поджидать заёмщиков и как взять кредит безопасно.</w:t>
      </w:r>
    </w:p>
    <w:p w14:paraId="0C0CEA3B" w14:textId="3F397F4E" w:rsidR="001C2AA0" w:rsidRPr="001C2AA0" w:rsidRDefault="001C2AA0">
      <w:pPr>
        <w:spacing w:after="0" w:line="240" w:lineRule="auto"/>
        <w:ind w:firstLine="708"/>
        <w:jc w:val="both"/>
        <w:outlineLvl w:val="2"/>
        <w:rPr>
          <w:rFonts w:ascii="Roboto" w:eastAsia="Times New Roman" w:hAnsi="Roboto" w:cs="Noto Serif"/>
          <w:bCs/>
          <w:color w:val="333333"/>
          <w:sz w:val="27"/>
          <w:szCs w:val="27"/>
          <w:lang w:eastAsia="ru-RU"/>
          <w:rPrChange w:id="2" w:author="Сергей Бойко" w:date="2021-10-21T19:31:00Z">
            <w:rPr>
              <w:rFonts w:ascii="Roboto" w:eastAsia="Times New Roman" w:hAnsi="Roboto" w:cs="Noto Serif"/>
              <w:b/>
              <w:bCs/>
              <w:color w:val="333333"/>
              <w:sz w:val="27"/>
              <w:szCs w:val="27"/>
              <w:lang w:eastAsia="ru-RU"/>
            </w:rPr>
          </w:rPrChange>
        </w:rPr>
        <w:pPrChange w:id="3" w:author="Сергей Бойко" w:date="2021-10-21T19:31:00Z">
          <w:pPr>
            <w:spacing w:after="0" w:line="240" w:lineRule="auto"/>
            <w:outlineLvl w:val="2"/>
          </w:pPr>
        </w:pPrChange>
      </w:pPr>
      <w:ins w:id="4" w:author="Сергей Бойко" w:date="2021-10-21T19:32:00Z">
        <w:r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>На сегодняшний день р</w:t>
        </w:r>
      </w:ins>
      <w:ins w:id="5" w:author="Сергей Бойко" w:date="2021-10-21T19:31:00Z">
        <w:r w:rsidRPr="001C2AA0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  <w:rPrChange w:id="6" w:author="Сергей Бойко" w:date="2021-10-21T19:31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 xml:space="preserve">иск </w:t>
        </w:r>
      </w:ins>
      <w:ins w:id="7" w:author="Сергей Бойко" w:date="2021-10-21T19:34:00Z">
        <w:r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стать жертвой </w:t>
        </w:r>
      </w:ins>
      <w:ins w:id="8" w:author="Сергей Бойко" w:date="2021-10-21T19:35:00Z">
        <w:r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>злоумышленников,</w:t>
        </w:r>
      </w:ins>
      <w:ins w:id="9" w:author="Сергей Бойко" w:date="2021-10-21T19:34:00Z">
        <w:r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 </w:t>
        </w:r>
      </w:ins>
      <w:ins w:id="10" w:author="Сергей Бойко" w:date="2021-10-21T19:36:00Z">
        <w:r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которые пользуясь </w:t>
        </w:r>
        <w:r w:rsidRPr="001C2AA0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>доверчивостью</w:t>
        </w:r>
      </w:ins>
      <w:ins w:id="11" w:author="Сергей Бойко" w:date="2021-10-21T19:42:00Z">
        <w:r w:rsidR="002B553D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 наших граждан</w:t>
        </w:r>
      </w:ins>
      <w:ins w:id="12" w:author="Сергей Бойко" w:date="2021-10-21T19:36:00Z">
        <w:r w:rsidRPr="001C2AA0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, </w:t>
        </w:r>
      </w:ins>
      <w:ins w:id="13" w:author="Сергей Бойко" w:date="2021-10-21T20:04:00Z">
        <w:r w:rsidR="00D44831" w:rsidRPr="00D44831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их </w:t>
        </w:r>
      </w:ins>
      <w:ins w:id="14" w:author="Сергей Бойко" w:date="2021-10-21T19:36:00Z">
        <w:r w:rsidRPr="001C2AA0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>слабыми знаниями финансовых технологий и юридических вопросов – незаконно обогащаю</w:t>
        </w:r>
        <w:r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щихся за </w:t>
        </w:r>
      </w:ins>
      <w:ins w:id="15" w:author="Сергей Бойко" w:date="2021-10-21T19:43:00Z">
        <w:r w:rsidR="002B553D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>их</w:t>
        </w:r>
      </w:ins>
      <w:ins w:id="16" w:author="Сергей Бойко" w:date="2021-10-21T19:37:00Z">
        <w:r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 </w:t>
        </w:r>
      </w:ins>
      <w:ins w:id="17" w:author="Сергей Бойко" w:date="2021-10-21T19:36:00Z">
        <w:r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счет </w:t>
        </w:r>
      </w:ins>
      <w:ins w:id="18" w:author="Сергей Бойко" w:date="2021-10-21T19:37:00Z">
        <w:r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>очень велик.</w:t>
        </w:r>
      </w:ins>
      <w:ins w:id="19" w:author="Сергей Бойко" w:date="2021-10-21T19:31:00Z">
        <w:r w:rsidRPr="001C2AA0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  <w:rPrChange w:id="20" w:author="Сергей Бойко" w:date="2021-10-21T19:31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 xml:space="preserve"> Давайте при помощи экспертов из Агентства РК по регулированию и развитию финансового регулирования (АРРФР) и МФО </w:t>
        </w:r>
        <w:proofErr w:type="spellStart"/>
        <w:r w:rsidRPr="001C2AA0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  <w:rPrChange w:id="21" w:author="Сергей Бойко" w:date="2021-10-21T19:31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>Solva</w:t>
        </w:r>
        <w:proofErr w:type="spellEnd"/>
        <w:r w:rsidRPr="001C2AA0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  <w:rPrChange w:id="22" w:author="Сергей Бойко" w:date="2021-10-21T19:31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 xml:space="preserve"> разберём несколько примеров их действий и посмотрим, что делать, чтобы не</w:t>
        </w:r>
      </w:ins>
      <w:ins w:id="23" w:author="Сергей Бойко" w:date="2021-10-21T19:43:00Z">
        <w:r w:rsidR="002B553D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 стать жертвой </w:t>
        </w:r>
      </w:ins>
      <w:ins w:id="24" w:author="Сергей Бойко" w:date="2021-10-21T19:44:00Z">
        <w:r w:rsidR="002B553D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>злоумышленников.</w:t>
        </w:r>
      </w:ins>
      <w:ins w:id="25" w:author="Сергей Бойко" w:date="2021-10-21T19:43:00Z">
        <w:r w:rsidR="002B553D">
          <w:rPr>
            <w:rFonts w:ascii="Roboto" w:eastAsia="Times New Roman" w:hAnsi="Roboto" w:cs="Noto Serif"/>
            <w:bCs/>
            <w:color w:val="333333"/>
            <w:sz w:val="27"/>
            <w:szCs w:val="27"/>
            <w:lang w:eastAsia="ru-RU"/>
          </w:rPr>
          <w:t xml:space="preserve"> </w:t>
        </w:r>
      </w:ins>
    </w:p>
    <w:p w14:paraId="44774B37" w14:textId="42A614BC" w:rsidR="00A14270" w:rsidRDefault="001C2AA0">
      <w:pPr>
        <w:spacing w:after="0" w:line="240" w:lineRule="auto"/>
        <w:ind w:firstLine="708"/>
        <w:jc w:val="both"/>
        <w:outlineLvl w:val="2"/>
        <w:rPr>
          <w:ins w:id="26" w:author="Сергей Бойко" w:date="2021-10-21T19:22:00Z"/>
          <w:rFonts w:ascii="Roboto" w:eastAsia="Times New Roman" w:hAnsi="Roboto" w:cs="Noto Serif"/>
          <w:bCs/>
          <w:color w:val="333333"/>
          <w:sz w:val="24"/>
          <w:szCs w:val="24"/>
          <w:lang w:eastAsia="ru-RU"/>
        </w:rPr>
        <w:pPrChange w:id="27" w:author="Сергей Бойко" w:date="2021-10-21T18:32:00Z">
          <w:pPr>
            <w:spacing w:after="0" w:line="240" w:lineRule="auto"/>
            <w:outlineLvl w:val="2"/>
          </w:pPr>
        </w:pPrChange>
      </w:pPr>
      <w:ins w:id="28" w:author="Сергей Бойко" w:date="2021-10-21T19:29:00Z">
        <w:r w:rsidRPr="001C2AA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В последние годы достаточно быстро мошенничество переместилось в интернет, ежегодно количество интернет</w:t>
        </w:r>
      </w:ins>
      <w:ins w:id="29" w:author="Сергей Бойко" w:date="2021-10-21T20:25:00Z">
        <w:r w:rsidR="00D44B98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30" w:author="Сергей Бойко" w:date="2021-10-21T19:29:00Z">
        <w:r w:rsidRPr="001C2AA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мошенничества только растет. </w:t>
        </w:r>
      </w:ins>
      <w:ins w:id="31" w:author="Сергей Бойко" w:date="2021-10-21T19:38:00Z">
        <w:r w:rsidRPr="001C2AA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Например,</w:t>
        </w:r>
      </w:ins>
      <w:ins w:id="32" w:author="Сергей Бойко" w:date="2021-10-21T19:29:00Z">
        <w:r w:rsidRPr="001C2AA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за период времени с 2000 г. – 2006 г</w:t>
        </w:r>
      </w:ins>
      <w:ins w:id="33" w:author="Сергей Бойко" w:date="2021-10-21T19:44:00Z">
        <w:r w:rsid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.</w:t>
        </w:r>
      </w:ins>
      <w:ins w:id="34" w:author="Сергей Бойко" w:date="2021-10-21T19:29:00Z">
        <w:r w:rsidRPr="001C2AA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, т.е. за 6 лет, было совершено более 14 тыс. преступлений в сфере оказания финансовых услуг, за 9 месяцев текущего года их </w:t>
        </w:r>
        <w:proofErr w:type="gramStart"/>
        <w:r w:rsidRPr="001C2AA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совершенно более</w:t>
        </w:r>
        <w:proofErr w:type="gramEnd"/>
        <w:r w:rsidRPr="001C2AA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32 тыс.   </w:t>
        </w:r>
      </w:ins>
    </w:p>
    <w:p w14:paraId="2DBEAF20" w14:textId="72B5A3D2" w:rsidR="003F0497" w:rsidRPr="003F0497" w:rsidRDefault="00AD2207">
      <w:pPr>
        <w:spacing w:after="0" w:line="240" w:lineRule="auto"/>
        <w:ind w:firstLine="708"/>
        <w:jc w:val="both"/>
        <w:outlineLvl w:val="2"/>
        <w:rPr>
          <w:ins w:id="35" w:author="Сергей Бойко" w:date="2021-10-21T18:32:00Z"/>
          <w:rFonts w:ascii="Roboto" w:eastAsia="Times New Roman" w:hAnsi="Roboto" w:cs="Noto Serif"/>
          <w:bCs/>
          <w:color w:val="333333"/>
          <w:sz w:val="24"/>
          <w:szCs w:val="24"/>
          <w:lang w:eastAsia="ru-RU"/>
          <w:rPrChange w:id="36" w:author="Сергей Бойко" w:date="2021-10-21T18:32:00Z">
            <w:rPr>
              <w:ins w:id="37" w:author="Сергей Бойко" w:date="2021-10-21T18:32:00Z"/>
              <w:rFonts w:ascii="Roboto" w:eastAsia="Times New Roman" w:hAnsi="Roboto" w:cs="Noto Serif"/>
              <w:b/>
              <w:bCs/>
              <w:color w:val="333333"/>
              <w:sz w:val="27"/>
              <w:szCs w:val="27"/>
              <w:lang w:eastAsia="ru-RU"/>
            </w:rPr>
          </w:rPrChange>
        </w:rPr>
        <w:pPrChange w:id="38" w:author="Сергей Бойко" w:date="2021-10-21T18:32:00Z">
          <w:pPr>
            <w:spacing w:after="0" w:line="240" w:lineRule="auto"/>
            <w:outlineLvl w:val="2"/>
          </w:pPr>
        </w:pPrChange>
      </w:pPr>
      <w:ins w:id="39" w:author="Сергей Бойко" w:date="2021-10-21T21:40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М</w:t>
        </w:r>
      </w:ins>
      <w:ins w:id="40" w:author="Сергей Бойко" w:date="2021-10-21T18:32:00Z">
        <w:r w:rsidR="003F0497" w:rsidRPr="003F0497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  <w:rPrChange w:id="41" w:author="Сергей Бойко" w:date="2021-10-21T18:32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>ошенничество является одним из самых древних преступных посягатель</w:t>
        </w:r>
        <w:proofErr w:type="gramStart"/>
        <w:r w:rsidR="003F0497" w:rsidRPr="003F0497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  <w:rPrChange w:id="42" w:author="Сергей Бойко" w:date="2021-10-21T18:32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>ств пр</w:t>
        </w:r>
        <w:proofErr w:type="gramEnd"/>
        <w:r w:rsidR="003F0497" w:rsidRPr="003F0497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  <w:rPrChange w:id="43" w:author="Сергей Бойко" w:date="2021-10-21T18:32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 xml:space="preserve">отив собственности. И можно предположить, что оно появилось с момента возникновения общественных отношений,  до сих пор человечество не искоренило данный вид преступления. </w:t>
        </w:r>
      </w:ins>
    </w:p>
    <w:p w14:paraId="0751377E" w14:textId="77777777" w:rsidR="003F0497" w:rsidRDefault="003F0497">
      <w:pPr>
        <w:spacing w:after="0" w:line="240" w:lineRule="auto"/>
        <w:ind w:firstLine="708"/>
        <w:jc w:val="both"/>
        <w:outlineLvl w:val="2"/>
        <w:rPr>
          <w:ins w:id="44" w:author="Сергей Бойко" w:date="2021-10-21T18:56:00Z"/>
          <w:rFonts w:ascii="Roboto" w:eastAsia="Times New Roman" w:hAnsi="Roboto" w:cs="Noto Serif"/>
          <w:bCs/>
          <w:color w:val="333333"/>
          <w:sz w:val="24"/>
          <w:szCs w:val="24"/>
          <w:lang w:eastAsia="ru-RU"/>
        </w:rPr>
        <w:pPrChange w:id="45" w:author="Сергей Бойко" w:date="2021-10-21T18:32:00Z">
          <w:pPr>
            <w:spacing w:after="0" w:line="240" w:lineRule="auto"/>
            <w:outlineLvl w:val="2"/>
          </w:pPr>
        </w:pPrChange>
      </w:pPr>
      <w:ins w:id="46" w:author="Сергей Бойко" w:date="2021-10-21T18:32:00Z">
        <w:r w:rsidRPr="003F0497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  <w:rPrChange w:id="47" w:author="Сергей Бойко" w:date="2021-10-21T18:32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 xml:space="preserve">В дополнение к ощутимым финансовым потерям мошенничество влечет за собой пагубные последствия для репутации </w:t>
        </w:r>
        <w:commentRangeStart w:id="48"/>
        <w:r w:rsidRPr="003F0497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  <w:rPrChange w:id="49" w:author="Сергей Бойко" w:date="2021-10-21T18:32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>Компании.</w:t>
        </w:r>
      </w:ins>
      <w:commentRangeEnd w:id="48"/>
      <w:ins w:id="50" w:author="Сергей Бойко" w:date="2021-10-21T18:34:00Z">
        <w:r>
          <w:rPr>
            <w:rStyle w:val="a9"/>
          </w:rPr>
          <w:commentReference w:id="48"/>
        </w:r>
      </w:ins>
    </w:p>
    <w:p w14:paraId="51CAA095" w14:textId="39522290" w:rsidR="003F0497" w:rsidRDefault="003F0497">
      <w:pPr>
        <w:spacing w:after="0" w:line="240" w:lineRule="auto"/>
        <w:ind w:firstLine="708"/>
        <w:jc w:val="both"/>
        <w:outlineLvl w:val="2"/>
        <w:rPr>
          <w:ins w:id="51" w:author="Сергей Бойко" w:date="2021-10-21T19:25:00Z"/>
          <w:rFonts w:ascii="Roboto" w:eastAsia="Times New Roman" w:hAnsi="Roboto" w:cs="Noto Serif"/>
          <w:bCs/>
          <w:color w:val="333333"/>
          <w:sz w:val="24"/>
          <w:szCs w:val="24"/>
          <w:lang w:eastAsia="ru-RU"/>
        </w:rPr>
        <w:pPrChange w:id="52" w:author="Сергей Бойко" w:date="2021-10-21T18:32:00Z">
          <w:pPr>
            <w:spacing w:after="0" w:line="240" w:lineRule="auto"/>
            <w:outlineLvl w:val="2"/>
          </w:pPr>
        </w:pPrChange>
      </w:pPr>
      <w:ins w:id="53" w:author="Сергей Бойко" w:date="2021-10-21T18:32:00Z">
        <w:r w:rsidRPr="003F0497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  <w:rPrChange w:id="54" w:author="Сергей Бойко" w:date="2021-10-21T18:32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>Мы понимаем, что  принятие эффективных мер по предупреждению мошенничества было бы намного менее затратным, нежели  выявление уже имевших место случаев мошенничес</w:t>
        </w:r>
        <w:r w:rsidR="002C2226" w:rsidRPr="002C2226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тва и ликвидация их последствий</w:t>
        </w:r>
      </w:ins>
      <w:ins w:id="55" w:author="Сергей Бойко" w:date="2021-10-21T18:56:00Z">
        <w:r w:rsidR="002C2226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.</w:t>
        </w:r>
      </w:ins>
    </w:p>
    <w:p w14:paraId="25194815" w14:textId="11249651" w:rsidR="00495A90" w:rsidRDefault="00C749A4">
      <w:pPr>
        <w:spacing w:after="0" w:line="240" w:lineRule="auto"/>
        <w:ind w:firstLine="708"/>
        <w:jc w:val="both"/>
        <w:outlineLvl w:val="2"/>
        <w:rPr>
          <w:ins w:id="56" w:author="Сергей Бойко" w:date="2021-10-21T19:10:00Z"/>
          <w:rFonts w:ascii="Roboto" w:eastAsia="Times New Roman" w:hAnsi="Roboto" w:cs="Noto Serif"/>
          <w:bCs/>
          <w:color w:val="333333"/>
          <w:sz w:val="24"/>
          <w:szCs w:val="24"/>
          <w:lang w:eastAsia="ru-RU"/>
        </w:rPr>
        <w:pPrChange w:id="57" w:author="Сергей Бойко" w:date="2021-10-21T18:32:00Z">
          <w:pPr>
            <w:spacing w:after="0" w:line="240" w:lineRule="auto"/>
            <w:outlineLvl w:val="2"/>
          </w:pPr>
        </w:pPrChange>
      </w:pPr>
      <w:ins w:id="58" w:author="Сергей Бойко" w:date="2021-10-21T18:58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lastRenderedPageBreak/>
          <w:t xml:space="preserve">Условно преступные посягательства в сфере </w:t>
        </w:r>
      </w:ins>
      <w:ins w:id="59" w:author="Сергей Бойко" w:date="2021-10-21T18:59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предоставления </w:t>
        </w:r>
      </w:ins>
      <w:ins w:id="60" w:author="Сергей Бойко" w:date="2021-10-21T18:58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финансовых услуг </w:t>
        </w:r>
      </w:ins>
      <w:ins w:id="61" w:author="Сергей Бойко" w:date="2021-10-21T18:59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можно разделить на две категории</w:t>
        </w:r>
      </w:ins>
      <w:ins w:id="62" w:author="Сергей Бойко" w:date="2021-10-21T19:00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– когда </w:t>
        </w:r>
      </w:ins>
      <w:ins w:id="63" w:author="Сергей Бойко" w:date="2021-10-21T19:01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злоумышленники путем обмана и злоупотребления доверием завладели </w:t>
        </w:r>
      </w:ins>
      <w:ins w:id="64" w:author="Сергей Бойко" w:date="2021-10-21T19:02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вашими</w:t>
        </w:r>
      </w:ins>
      <w:ins w:id="65" w:author="Сергей Бойко" w:date="2021-10-21T19:01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п</w:t>
        </w:r>
      </w:ins>
      <w:ins w:id="66" w:author="Сергей Бойко" w:date="2021-10-21T19:02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ерсональными </w:t>
        </w:r>
      </w:ins>
      <w:ins w:id="67" w:author="Сергей Бойко" w:date="2021-10-21T19:03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данными,</w:t>
        </w:r>
      </w:ins>
      <w:ins w:id="68" w:author="Сергей Бойко" w:date="2021-10-21T19:02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после чего осуществили кредитный шопинг, т.</w:t>
        </w:r>
      </w:ins>
      <w:ins w:id="69" w:author="Сергей Бойко" w:date="2021-10-21T19:03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е. без вашего </w:t>
        </w:r>
        <w:proofErr w:type="gramStart"/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ведома</w:t>
        </w:r>
        <w:proofErr w:type="gramEnd"/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оформили </w:t>
        </w:r>
        <w:commentRangeStart w:id="70"/>
        <w:proofErr w:type="spellStart"/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микрокредиты</w:t>
        </w:r>
      </w:ins>
      <w:commentRangeEnd w:id="70"/>
      <w:proofErr w:type="spellEnd"/>
      <w:ins w:id="71" w:author="Сергей Бойко" w:date="2021-10-21T19:05:00Z">
        <w:r>
          <w:rPr>
            <w:rStyle w:val="a9"/>
          </w:rPr>
          <w:commentReference w:id="70"/>
        </w:r>
      </w:ins>
      <w:ins w:id="72" w:author="Сергей Бойко" w:date="2021-10-21T19:03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73" w:author="Сергей Бойко" w:date="2021-10-21T19:04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в различных финансовых организациях</w:t>
        </w:r>
      </w:ins>
      <w:ins w:id="74" w:author="Сергей Бойко" w:date="2021-10-21T19:07:00Z">
        <w:r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, </w:t>
        </w:r>
      </w:ins>
      <w:ins w:id="75" w:author="Сергей Бойко" w:date="2021-10-21T19:08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когда </w:t>
        </w:r>
      </w:ins>
      <w:ins w:id="76" w:author="Сергей Бойко" w:date="2021-10-21T19:10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–</w:t>
        </w:r>
      </w:ins>
      <w:ins w:id="77" w:author="Сергей Бойко" w:date="2021-10-21T19:09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78" w:author="Сергей Бойко" w:date="2021-10-21T19:10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клиент с целью </w:t>
        </w:r>
      </w:ins>
      <w:ins w:id="79" w:author="Сергей Бойко" w:date="2021-10-21T19:11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улучшения своего финансового благосостояния, вкладывает личные и заемные средства в различные сомнительные </w:t>
        </w:r>
      </w:ins>
      <w:ins w:id="80" w:author="Сергей Бойко" w:date="2021-10-21T19:14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организации,</w:t>
        </w:r>
      </w:ins>
      <w:ins w:id="81" w:author="Сергей Бойко" w:date="2021-10-21T19:11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сулящие огромные прибыли</w:t>
        </w:r>
      </w:ins>
      <w:ins w:id="82" w:author="Сергей Бойко" w:date="2021-10-21T19:14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, а также </w:t>
        </w:r>
        <w:proofErr w:type="gramStart"/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предоставл</w:t>
        </w:r>
      </w:ins>
      <w:ins w:id="83" w:author="Сергей Бойко" w:date="2021-10-21T19:15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я</w:t>
        </w:r>
      </w:ins>
      <w:ins w:id="84" w:author="Сергей Бойко" w:date="2021-10-21T19:14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ет</w:t>
        </w:r>
      </w:ins>
      <w:proofErr w:type="gramEnd"/>
      <w:ins w:id="85" w:author="Сергей Бойко" w:date="2021-10-21T19:17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/передает</w:t>
        </w:r>
      </w:ins>
      <w:ins w:id="86" w:author="Сергей Бойко" w:date="2021-10-21T19:14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87" w:author="Сергей Бойко" w:date="2021-10-21T19:15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злоумышленникам</w:t>
        </w:r>
      </w:ins>
      <w:ins w:id="88" w:author="Сергей Бойко" w:date="2021-10-21T19:17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89" w:author="Сергей Бойко" w:date="2021-10-21T19:19:00Z"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ЭЦП, </w:t>
        </w:r>
      </w:ins>
      <w:ins w:id="90" w:author="Сергей Бойко" w:date="2021-10-21T19:17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доступ ко всем своим счетам</w:t>
        </w:r>
      </w:ins>
      <w:ins w:id="91" w:author="Сергей Бойко" w:date="2021-10-21T19:19:00Z"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92" w:author="Сергей Бойко" w:date="2021-10-21T19:18:00Z"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и </w:t>
        </w:r>
        <w:proofErr w:type="spellStart"/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д.р</w:t>
        </w:r>
        <w:proofErr w:type="spellEnd"/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.</w:t>
        </w:r>
      </w:ins>
      <w:ins w:id="93" w:author="Сергей Бойко" w:date="2021-10-21T19:17:00Z"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commentRangeStart w:id="94"/>
      <w:ins w:id="95" w:author="Сергей Бойко" w:date="2021-10-21T19:18:00Z"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д</w:t>
        </w:r>
      </w:ins>
      <w:ins w:id="96" w:author="Сергей Бойко" w:date="2021-10-21T19:20:00Z"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ля увеличения</w:t>
        </w:r>
      </w:ins>
      <w:ins w:id="97" w:author="Сергей Бойко" w:date="2021-10-21T19:40:00Z">
        <w:r w:rsid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своего</w:t>
        </w:r>
      </w:ins>
      <w:ins w:id="98" w:author="Сергей Бойко" w:date="2021-10-21T19:20:00Z"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достатка. </w:t>
        </w:r>
      </w:ins>
      <w:ins w:id="99" w:author="Сергей Бойко" w:date="2021-10-21T19:40:00Z">
        <w:r w:rsid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– рассказывает Н</w:t>
        </w:r>
        <w:r w:rsidR="002B553D" w:rsidRP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ачальник службы безопасности группы IDF </w:t>
        </w:r>
        <w:proofErr w:type="spellStart"/>
        <w:r w:rsidR="002B553D" w:rsidRP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Eurasia</w:t>
        </w:r>
        <w:proofErr w:type="spellEnd"/>
        <w:r w:rsidR="002B553D" w:rsidRP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в Казахстане (МФО </w:t>
        </w:r>
        <w:proofErr w:type="spellStart"/>
        <w:r w:rsidR="002B553D" w:rsidRP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Solva</w:t>
        </w:r>
        <w:proofErr w:type="spellEnd"/>
        <w:r w:rsidR="002B553D" w:rsidRP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, сервис </w:t>
        </w:r>
        <w:proofErr w:type="spellStart"/>
        <w:r w:rsidR="002B553D" w:rsidRP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Moneyman</w:t>
        </w:r>
        <w:proofErr w:type="spellEnd"/>
        <w:r w:rsidR="002B553D" w:rsidRPr="002B553D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>) Сергей Бойко.</w:t>
        </w:r>
      </w:ins>
      <w:ins w:id="100" w:author="Сергей Бойко" w:date="2021-10-21T19:20:00Z">
        <w:r w:rsidR="00A1427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101" w:author="Сергей Бойко" w:date="2021-10-21T19:17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 </w:t>
        </w:r>
      </w:ins>
      <w:ins w:id="102" w:author="Сергей Бойко" w:date="2021-10-21T19:15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103" w:author="Сергей Бойко" w:date="2021-10-21T19:14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104" w:author="Сергей Бойко" w:date="2021-10-21T19:12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105" w:author="Сергей Бойко" w:date="2021-10-21T19:11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ins w:id="106" w:author="Сергей Бойко" w:date="2021-10-21T19:10:00Z">
        <w:r w:rsidR="00495A90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 xml:space="preserve"> </w:t>
        </w:r>
      </w:ins>
      <w:commentRangeEnd w:id="94"/>
      <w:ins w:id="107" w:author="Сергей Бойко" w:date="2021-10-21T19:21:00Z">
        <w:r w:rsidR="00A14270">
          <w:rPr>
            <w:rStyle w:val="a9"/>
          </w:rPr>
          <w:commentReference w:id="94"/>
        </w:r>
      </w:ins>
    </w:p>
    <w:p w14:paraId="4B37EB68" w14:textId="77777777" w:rsidR="00495A90" w:rsidRDefault="00495A90">
      <w:pPr>
        <w:spacing w:after="0" w:line="240" w:lineRule="auto"/>
        <w:ind w:firstLine="708"/>
        <w:jc w:val="both"/>
        <w:outlineLvl w:val="2"/>
        <w:rPr>
          <w:ins w:id="108" w:author="Сергей Бойко" w:date="2021-10-21T19:10:00Z"/>
          <w:rFonts w:ascii="Roboto" w:eastAsia="Times New Roman" w:hAnsi="Roboto" w:cs="Noto Serif"/>
          <w:bCs/>
          <w:color w:val="333333"/>
          <w:sz w:val="24"/>
          <w:szCs w:val="24"/>
          <w:lang w:eastAsia="ru-RU"/>
        </w:rPr>
        <w:pPrChange w:id="109" w:author="Сергей Бойко" w:date="2021-10-21T18:32:00Z">
          <w:pPr>
            <w:spacing w:after="0" w:line="240" w:lineRule="auto"/>
            <w:outlineLvl w:val="2"/>
          </w:pPr>
        </w:pPrChange>
      </w:pPr>
    </w:p>
    <w:p w14:paraId="234203F1" w14:textId="5348BA95" w:rsidR="0067463C" w:rsidRPr="003F0497" w:rsidDel="00345CF2" w:rsidRDefault="003F0497">
      <w:pPr>
        <w:spacing w:after="0" w:line="240" w:lineRule="auto"/>
        <w:jc w:val="both"/>
        <w:outlineLvl w:val="2"/>
        <w:rPr>
          <w:del w:id="110" w:author="Сергей Бойко" w:date="2021-10-21T18:37:00Z"/>
          <w:rFonts w:ascii="Roboto" w:eastAsia="Times New Roman" w:hAnsi="Roboto" w:cs="Noto Serif"/>
          <w:bCs/>
          <w:color w:val="333333"/>
          <w:sz w:val="24"/>
          <w:szCs w:val="24"/>
          <w:lang w:eastAsia="ru-RU"/>
          <w:rPrChange w:id="111" w:author="Сергей Бойко" w:date="2021-10-21T18:32:00Z">
            <w:rPr>
              <w:del w:id="112" w:author="Сергей Бойко" w:date="2021-10-21T18:37:00Z"/>
              <w:rFonts w:ascii="Roboto" w:eastAsia="Times New Roman" w:hAnsi="Roboto" w:cs="Noto Serif"/>
              <w:b/>
              <w:bCs/>
              <w:color w:val="333333"/>
              <w:sz w:val="27"/>
              <w:szCs w:val="27"/>
              <w:lang w:eastAsia="ru-RU"/>
            </w:rPr>
          </w:rPrChange>
        </w:rPr>
        <w:pPrChange w:id="113" w:author="Сергей Бойко" w:date="2021-10-21T18:32:00Z">
          <w:pPr>
            <w:spacing w:after="0" w:line="240" w:lineRule="auto"/>
            <w:outlineLvl w:val="2"/>
          </w:pPr>
        </w:pPrChange>
      </w:pPr>
      <w:ins w:id="114" w:author="Сергей Бойко" w:date="2021-10-21T18:32:00Z">
        <w:r w:rsidRPr="003F0497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  <w:rPrChange w:id="115" w:author="Сергей Бойко" w:date="2021-10-21T18:32:00Z">
              <w:rPr>
                <w:rFonts w:ascii="Roboto" w:eastAsia="Times New Roman" w:hAnsi="Roboto" w:cs="Noto Serif"/>
                <w:b/>
                <w:bCs/>
                <w:color w:val="333333"/>
                <w:sz w:val="27"/>
                <w:szCs w:val="27"/>
                <w:lang w:eastAsia="ru-RU"/>
              </w:rPr>
            </w:rPrChange>
          </w:rPr>
          <w:t xml:space="preserve"> </w:t>
        </w:r>
      </w:ins>
      <w:ins w:id="116" w:author="Сергей Бойко" w:date="2021-10-21T18:37:00Z">
        <w:r w:rsidR="00345CF2">
          <w:rPr>
            <w:rFonts w:ascii="Roboto" w:eastAsia="Times New Roman" w:hAnsi="Roboto" w:cs="Noto Serif"/>
            <w:bCs/>
            <w:color w:val="333333"/>
            <w:sz w:val="24"/>
            <w:szCs w:val="24"/>
            <w:lang w:eastAsia="ru-RU"/>
          </w:rPr>
          <w:tab/>
        </w:r>
      </w:ins>
    </w:p>
    <w:p w14:paraId="1BD0B96C" w14:textId="2F4ADA08" w:rsidR="0067463C" w:rsidRPr="0067463C" w:rsidDel="002B553D" w:rsidRDefault="0067463C">
      <w:pPr>
        <w:spacing w:after="0" w:line="240" w:lineRule="auto"/>
        <w:jc w:val="both"/>
        <w:outlineLvl w:val="2"/>
        <w:rPr>
          <w:del w:id="117" w:author="Сергей Бойко" w:date="2021-10-21T19:41:00Z"/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118" w:author="Сергей Бойко" w:date="2021-10-21T19:31:00Z">
          <w:pPr>
            <w:spacing w:after="300" w:line="240" w:lineRule="auto"/>
          </w:pPr>
        </w:pPrChange>
      </w:pPr>
      <w:del w:id="119" w:author="Сергей Бойко" w:date="2021-10-21T18:37:00Z">
        <w:r w:rsidRPr="0067463C" w:rsidDel="00345CF2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В</w:delText>
        </w:r>
      </w:del>
      <w:del w:id="120" w:author="Сергей Бойко" w:date="2021-10-21T19:31:00Z">
        <w:r w:rsidRPr="0067463C" w:rsidDel="001C2AA0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 xml:space="preserve">есь процесс получения </w:delText>
        </w:r>
      </w:del>
      <w:del w:id="121" w:author="Сергей Бойко" w:date="2021-10-21T18:38:00Z">
        <w:r w:rsidRPr="0067463C" w:rsidDel="00345CF2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такой</w:delText>
        </w:r>
      </w:del>
      <w:del w:id="122" w:author="Сергей Бойко" w:date="2021-10-21T19:31:00Z">
        <w:r w:rsidRPr="0067463C" w:rsidDel="001C2AA0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 xml:space="preserve"> финансовой услуги, как кредит, можно разделить на </w:delText>
        </w:r>
      </w:del>
      <w:del w:id="123" w:author="Сергей Бойко" w:date="2021-10-21T18:08:00Z">
        <w:r w:rsidRPr="0067463C" w:rsidDel="00CB2B39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две</w:delText>
        </w:r>
      </w:del>
      <w:del w:id="124" w:author="Сергей Бойко" w:date="2021-10-21T19:31:00Z">
        <w:r w:rsidRPr="0067463C" w:rsidDel="001C2AA0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 xml:space="preserve"> части – когда вы только планируете взять заём </w:delText>
        </w:r>
      </w:del>
      <w:del w:id="125" w:author="Сергей Бойко" w:date="2021-10-21T18:08:00Z">
        <w:r w:rsidRPr="0067463C" w:rsidDel="00CB2B39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и</w:delText>
        </w:r>
      </w:del>
      <w:del w:id="126" w:author="Сергей Бойко" w:date="2021-10-21T19:31:00Z">
        <w:r w:rsidRPr="0067463C" w:rsidDel="001C2AA0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 xml:space="preserve"> когда он у вас уже есть. На каждом этапе есть риск столкнуться с нечестными людьми, которые желают получить выгоду в том или ином виде. Давайте при помощи экспертов из Агентства РК по регулированию и развитию финансового регулирования (АРРФР) и МФО </w:delText>
        </w:r>
        <w:r w:rsidR="001950B5" w:rsidDel="001C2AA0">
          <w:fldChar w:fldCharType="begin"/>
        </w:r>
        <w:r w:rsidR="001950B5" w:rsidDel="001C2AA0">
          <w:delInstrText xml:space="preserve"> HYPERLINK "https://solva.kz/" \t "_blank" </w:delInstrText>
        </w:r>
        <w:r w:rsidR="001950B5" w:rsidDel="001C2AA0">
          <w:fldChar w:fldCharType="separate"/>
        </w:r>
        <w:r w:rsidRPr="0067463C" w:rsidDel="001C2AA0">
          <w:rPr>
            <w:rFonts w:ascii="Noto Serif" w:eastAsia="Times New Roman" w:hAnsi="Noto Serif" w:cs="Noto Serif"/>
            <w:color w:val="E81F14"/>
            <w:sz w:val="24"/>
            <w:szCs w:val="24"/>
            <w:u w:val="single"/>
            <w:lang w:eastAsia="ru-RU"/>
          </w:rPr>
          <w:delText>Solva</w:delText>
        </w:r>
        <w:r w:rsidR="001950B5" w:rsidDel="001C2AA0">
          <w:rPr>
            <w:rFonts w:ascii="Noto Serif" w:eastAsia="Times New Roman" w:hAnsi="Noto Serif" w:cs="Noto Serif"/>
            <w:color w:val="E81F14"/>
            <w:sz w:val="24"/>
            <w:szCs w:val="24"/>
            <w:u w:val="single"/>
            <w:lang w:eastAsia="ru-RU"/>
          </w:rPr>
          <w:fldChar w:fldCharType="end"/>
        </w:r>
        <w:r w:rsidRPr="0067463C" w:rsidDel="001C2AA0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 разберём несколько примеров их действий и посмотрим, что делать, чтобы не попасть в ловушку.</w:delText>
        </w:r>
      </w:del>
    </w:p>
    <w:p w14:paraId="3166348F" w14:textId="6BA11D00" w:rsidR="0067463C" w:rsidRPr="0067463C" w:rsidRDefault="0067463C">
      <w:pPr>
        <w:spacing w:after="0" w:line="240" w:lineRule="auto"/>
        <w:jc w:val="both"/>
        <w:outlineLvl w:val="2"/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  <w:pPrChange w:id="127" w:author="Сергей Бойко" w:date="2021-10-21T19:41:00Z">
          <w:pPr>
            <w:spacing w:after="0" w:line="240" w:lineRule="auto"/>
            <w:outlineLvl w:val="1"/>
          </w:pPr>
        </w:pPrChange>
      </w:pPr>
      <w:r w:rsidRPr="0067463C">
        <w:rPr>
          <w:rFonts w:ascii="Roboto" w:eastAsia="Times New Roman" w:hAnsi="Roboto" w:cs="Noto Serif"/>
          <w:b/>
          <w:bCs/>
          <w:color w:val="E81F14"/>
          <w:sz w:val="27"/>
          <w:szCs w:val="27"/>
          <w:lang w:eastAsia="ru-RU"/>
        </w:rPr>
        <w:t>№1.</w:t>
      </w:r>
      <w:r w:rsidRPr="0067463C"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  <w:t> </w:t>
      </w:r>
      <w:ins w:id="128" w:author="Сергей Бойко" w:date="2021-10-21T19:51:00Z">
        <w:r w:rsidR="00E63575">
          <w:rPr>
            <w:rFonts w:ascii="Roboto" w:eastAsia="Times New Roman" w:hAnsi="Roboto" w:cs="Noto Serif"/>
            <w:b/>
            <w:bCs/>
            <w:color w:val="333333"/>
            <w:sz w:val="33"/>
            <w:szCs w:val="33"/>
            <w:lang w:eastAsia="ru-RU"/>
          </w:rPr>
          <w:t xml:space="preserve">Посредники - </w:t>
        </w:r>
      </w:ins>
      <w:r w:rsidRPr="0067463C"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  <w:t>"Помогу получить кредит. Одобрение – 100%"</w:t>
      </w:r>
    </w:p>
    <w:p w14:paraId="38FB2100" w14:textId="64DBE5F6" w:rsidR="0067463C" w:rsidRPr="0067463C" w:rsidRDefault="0067463C">
      <w:pPr>
        <w:spacing w:before="300" w:after="300" w:line="240" w:lineRule="auto"/>
        <w:ind w:firstLine="708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129" w:author="Сергей Бойко" w:date="2021-10-21T19:50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Итак, один из вариантов – вам обещают помочь </w:t>
      </w:r>
      <w:r w:rsidR="00D528CD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«вытащить»</w:t>
      </w: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 из </w:t>
      </w:r>
      <w:ins w:id="130" w:author="Сергей Бойко" w:date="2021-10-21T19:41:00Z">
        <w:r w:rsidR="002B553D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финансовой</w:t>
        </w:r>
      </w:ins>
      <w:del w:id="131" w:author="Сергей Бойко" w:date="2021-10-21T19:41:00Z">
        <w:r w:rsidRPr="0067463C" w:rsidDel="002B553D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кредитной</w:delText>
        </w:r>
      </w:del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 организации льготный </w:t>
      </w:r>
      <w:ins w:id="132" w:author="Сергей Бойко" w:date="2021-10-21T19:50:00Z">
        <w:r w:rsidR="00E63575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микрокредит</w:t>
        </w:r>
      </w:ins>
      <w:del w:id="133" w:author="Сергей Бойко" w:date="2021-10-21T19:50:00Z">
        <w:r w:rsidRPr="0067463C" w:rsidDel="00E63575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заём</w:delText>
        </w:r>
      </w:del>
      <w:del w:id="134" w:author="Сергей Бойко" w:date="2021-10-21T19:49:00Z">
        <w:r w:rsidRPr="0067463C" w:rsidDel="00E63575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 xml:space="preserve"> на развитие бизнеса</w:delText>
        </w:r>
      </w:del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, </w:t>
      </w:r>
      <w:del w:id="135" w:author="Сергей Бойко" w:date="2021-10-21T19:50:00Z">
        <w:r w:rsidRPr="0067463C" w:rsidDel="00E63575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либо</w:delText>
        </w:r>
      </w:del>
      <w:ins w:id="136" w:author="Сергей Бойко" w:date="2021-10-21T19:48:00Z">
        <w:r w:rsidR="002B553D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для вложения заемных средств в </w:t>
        </w:r>
        <w:proofErr w:type="spellStart"/>
        <w:r w:rsidR="002B553D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сверхдодный</w:t>
        </w:r>
      </w:ins>
      <w:proofErr w:type="spellEnd"/>
      <w:ins w:id="137" w:author="Сергей Бойко" w:date="2021-10-21T19:49:00Z">
        <w:r w:rsidR="00E63575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бизнес,</w:t>
        </w:r>
      </w:ins>
      <w:ins w:id="138" w:author="Сергей Бойко" w:date="2021-10-21T19:48:00Z">
        <w:r w:rsidR="002B553D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 </w:t>
        </w:r>
      </w:ins>
      <w:ins w:id="139" w:author="Сергей Бойко" w:date="2021-10-21T19:50:00Z">
        <w:r w:rsidR="00E63575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либо</w:t>
        </w:r>
      </w:ins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 просто помочь в оформлении займа.</w:t>
      </w:r>
    </w:p>
    <w:p w14:paraId="152DC8AE" w14:textId="1F6A1DBD" w:rsidR="0067463C" w:rsidRPr="0067463C" w:rsidRDefault="00D528CD">
      <w:pPr>
        <w:shd w:val="clear" w:color="auto" w:fill="F0F0F0"/>
        <w:spacing w:line="240" w:lineRule="auto"/>
        <w:jc w:val="both"/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140" w:author="Сергей Бойко" w:date="2021-10-21T18:39:00Z">
          <w:pPr>
            <w:shd w:val="clear" w:color="auto" w:fill="F0F0F0"/>
            <w:spacing w:line="240" w:lineRule="auto"/>
          </w:pPr>
        </w:pPrChange>
      </w:pPr>
      <w:r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«</w:t>
      </w:r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Болезнь нашего сектора – посредники, их очень много. Они </w:t>
      </w:r>
      <w:ins w:id="141" w:author="Сергей Бойко" w:date="2021-10-21T18:39:00Z">
        <w:r w:rsidR="00345CF2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размещают</w:t>
        </w:r>
      </w:ins>
      <w:del w:id="142" w:author="Сергей Бойко" w:date="2021-10-21T18:39:00Z">
        <w:r w:rsidR="0067463C" w:rsidRPr="0067463C" w:rsidDel="00345CF2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дают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объявления на различных сайтах,</w:t>
      </w:r>
      <w:ins w:id="143" w:author="Сергей Бойко" w:date="2021-10-21T19:51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</w:t>
        </w:r>
        <w:proofErr w:type="gramStart"/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газетах</w:t>
        </w:r>
      </w:ins>
      <w:proofErr w:type="gramEnd"/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в том числе на популярных торговых </w:t>
      </w:r>
      <w:ins w:id="144" w:author="Сергей Бойко" w:date="2021-10-21T21:48:00Z">
        <w:r w:rsid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интернет </w:t>
        </w:r>
      </w:ins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площадках, об оказании </w:t>
      </w:r>
      <w:ins w:id="145" w:author="Сергей Бойко" w:date="2021-10-21T18:40:00Z">
        <w:r w:rsidR="00345CF2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финансовых услу</w:t>
        </w:r>
      </w:ins>
      <w:ins w:id="146" w:author="Сергей Бойко" w:date="2021-10-21T18:55:00Z">
        <w:r w:rsidR="002C222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г.</w:t>
        </w:r>
      </w:ins>
      <w:del w:id="147" w:author="Сергей Бойко" w:date="2021-10-21T18:40:00Z">
        <w:r w:rsidR="0067463C" w:rsidRPr="0067463C" w:rsidDel="00345CF2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вот таких услуг</w:delText>
        </w:r>
      </w:del>
      <w:del w:id="148" w:author="Сергей Бойко" w:date="2021-10-21T18:55:00Z">
        <w:r w:rsidR="0067463C" w:rsidRPr="0067463C" w:rsidDel="002C222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.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Мы их отслеживаем, подаём заявления в правоохранительные органы, где указываем, что вот такой-то </w:t>
      </w:r>
      <w:ins w:id="149" w:author="Сергей Бойко" w:date="2021-10-21T19:53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злоумышленник</w:t>
        </w:r>
      </w:ins>
      <w:del w:id="150" w:author="Сергей Бойко" w:date="2021-10-21T19:53:00Z">
        <w:r w:rsidR="0067463C" w:rsidRPr="0067463C" w:rsidDel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человек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представляется сотрудником нашей организации, обманывает </w:t>
      </w:r>
      <w:ins w:id="151" w:author="Сергей Бойко" w:date="2021-10-21T19:45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доверчивых граждан</w:t>
        </w:r>
      </w:ins>
      <w:del w:id="152" w:author="Сергей Бойко" w:date="2021-10-21T19:46:00Z">
        <w:r w:rsidR="0067463C" w:rsidRPr="0067463C" w:rsidDel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заёмщиков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. Но есть большая проблема: </w:t>
      </w:r>
      <w:ins w:id="153" w:author="Сергей Бойко" w:date="2021-10-21T19:54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так как</w:t>
        </w:r>
      </w:ins>
      <w:ins w:id="154" w:author="Сергей Бойко" w:date="2021-10-21T19:55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МФО</w:t>
        </w:r>
      </w:ins>
      <w:ins w:id="155" w:author="Сергей Бойко" w:date="2021-10-21T19:56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выполнило обязательство по предоставлению </w:t>
        </w:r>
      </w:ins>
      <w:ins w:id="156" w:author="Сергей Бойко" w:date="2021-10-21T19:54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микрокредит</w:t>
        </w:r>
      </w:ins>
      <w:ins w:id="157" w:author="Сергей Бойко" w:date="2021-10-21T19:56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а</w:t>
        </w:r>
      </w:ins>
      <w:ins w:id="158" w:author="Сергей Бойко" w:date="2021-10-21T19:57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, после чего </w:t>
        </w:r>
      </w:ins>
      <w:ins w:id="159" w:author="Сергей Бойко" w:date="2021-10-21T19:55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заемщик</w:t>
        </w:r>
      </w:ins>
      <w:ins w:id="160" w:author="Сергей Бойко" w:date="2021-10-21T19:57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передал незаконное </w:t>
        </w:r>
      </w:ins>
      <w:ins w:id="161" w:author="Сергей Бойко" w:date="2021-10-21T19:58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вознаграждение посреднику</w:t>
        </w:r>
      </w:ins>
      <w:ins w:id="162" w:author="Сергей Бойко" w:date="2021-10-21T19:54:00Z">
        <w:r w:rsidR="00E6357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</w:t>
        </w:r>
      </w:ins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в полиции отвечают, что потерпевшим</w:t>
      </w:r>
      <w:ins w:id="163" w:author="Сергей Бойко" w:date="2021-10-21T19:46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и</w:t>
        </w:r>
      </w:ins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в так</w:t>
      </w:r>
      <w:ins w:id="164" w:author="Сергей Бойко" w:date="2021-10-21T19:46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их</w:t>
        </w:r>
      </w:ins>
      <w:del w:id="165" w:author="Сергей Бойко" w:date="2021-10-21T19:46:00Z">
        <w:r w:rsidR="0067463C" w:rsidRPr="0067463C" w:rsidDel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ой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ситуаци</w:t>
      </w:r>
      <w:ins w:id="166" w:author="Сергей Бойко" w:date="2021-10-21T19:46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ях</w:t>
        </w:r>
      </w:ins>
      <w:del w:id="167" w:author="Сергей Бойко" w:date="2021-10-21T19:46:00Z">
        <w:r w:rsidR="0067463C" w:rsidRPr="0067463C" w:rsidDel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и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</w:t>
      </w:r>
      <w:proofErr w:type="gramStart"/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явля</w:t>
      </w:r>
      <w:ins w:id="168" w:author="Сергей Бойко" w:date="2021-10-21T19:46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ю</w:t>
        </w:r>
      </w:ins>
      <w:del w:id="169" w:author="Сергей Бойко" w:date="2021-10-21T19:46:00Z">
        <w:r w:rsidR="0067463C" w:rsidRPr="0067463C" w:rsidDel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е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тся</w:t>
      </w:r>
      <w:proofErr w:type="gramEnd"/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заёмщик</w:t>
      </w:r>
      <w:ins w:id="170" w:author="Сергей Бойко" w:date="2021-10-21T19:46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и</w:t>
        </w:r>
      </w:ins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, пусть он</w:t>
      </w:r>
      <w:ins w:id="171" w:author="Сергей Бойко" w:date="2021-10-21T19:46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и</w:t>
        </w:r>
      </w:ins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и обраща</w:t>
      </w:r>
      <w:del w:id="172" w:author="Сергей Бойко" w:date="2021-10-21T19:47:00Z">
        <w:r w:rsidR="0067463C" w:rsidRPr="0067463C" w:rsidDel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е</w:delText>
        </w:r>
      </w:del>
      <w:ins w:id="173" w:author="Сергей Бойко" w:date="2021-10-21T19:47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ю</w:t>
        </w:r>
      </w:ins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тся в органы. </w:t>
      </w:r>
      <w:ins w:id="174" w:author="Сергей Бойко" w:date="2021-10-21T19:47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Граждане</w:t>
        </w:r>
      </w:ins>
      <w:del w:id="175" w:author="Сергей Бойко" w:date="2021-10-21T19:47:00Z">
        <w:r w:rsidR="0067463C" w:rsidRPr="0067463C" w:rsidDel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 xml:space="preserve">Люди </w:delText>
        </w:r>
      </w:del>
      <w:ins w:id="176" w:author="Сергей Бойко" w:date="2021-10-21T19:47:00Z">
        <w:r w:rsidR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по различным причинам </w:t>
        </w:r>
      </w:ins>
      <w:del w:id="177" w:author="Сергей Бойко" w:date="2021-10-21T19:47:00Z">
        <w:r w:rsidR="0067463C" w:rsidRPr="0067463C" w:rsidDel="002B553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 xml:space="preserve">же 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не всегда это делают", – </w:t>
      </w:r>
      <w:ins w:id="178" w:author="Сергей Бойко" w:date="2021-10-21T20:34:00Z">
        <w:r w:rsidR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говорит</w:t>
        </w:r>
      </w:ins>
      <w:del w:id="179" w:author="Сергей Бойко" w:date="2021-10-21T20:34:00Z">
        <w:r w:rsidR="0067463C" w:rsidRPr="0067463C" w:rsidDel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рассказывает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</w:t>
      </w:r>
      <w:del w:id="180" w:author="Сергей Бойко" w:date="2021-10-21T20:34:00Z">
        <w:r w:rsidR="0067463C" w:rsidRPr="0067463C" w:rsidDel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начальник службы безопасности группы IDF Eurasia в Казахстане (МФО Solva, сервис Moneyman) </w:delText>
        </w:r>
      </w:del>
      <w:r w:rsidR="0067463C" w:rsidRPr="0067463C">
        <w:rPr>
          <w:rFonts w:ascii="Noto Serif" w:eastAsia="Times New Roman" w:hAnsi="Noto Serif" w:cs="Noto Serif"/>
          <w:b/>
          <w:bCs/>
          <w:color w:val="000000"/>
          <w:sz w:val="27"/>
          <w:szCs w:val="27"/>
          <w:lang w:eastAsia="ru-RU"/>
        </w:rPr>
        <w:t>Сергей Бойко</w:t>
      </w:r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.</w:t>
      </w:r>
    </w:p>
    <w:p w14:paraId="18788039" w14:textId="69BFD69B" w:rsidR="0067463C" w:rsidRDefault="0067463C">
      <w:pPr>
        <w:spacing w:before="300" w:after="300" w:line="240" w:lineRule="auto"/>
        <w:ind w:firstLine="708"/>
        <w:jc w:val="both"/>
        <w:rPr>
          <w:ins w:id="181" w:author="Сергей Бойко" w:date="2021-10-21T19:22:00Z"/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182" w:author="Сергей Бойко" w:date="2021-10-21T19:59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Он считает, что процветанию таких "помощников" во многом способствуют сами потенциальные заёмщики: </w:t>
      </w:r>
      <w:ins w:id="183" w:author="Сергей Бойко" w:date="2021-10-21T19:59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Наши</w:t>
        </w:r>
      </w:ins>
      <w:ins w:id="184" w:author="Сергей Бойко" w:date="2021-10-21T20:00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граждане</w:t>
        </w:r>
      </w:ins>
      <w:ins w:id="185" w:author="Сергей Бойко" w:date="2021-10-21T19:59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</w:t>
        </w:r>
      </w:ins>
      <w:del w:id="186" w:author="Сергей Бойко" w:date="2021-10-21T19:59:00Z">
        <w:r w:rsidRPr="0067463C" w:rsidDel="00E63575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 xml:space="preserve">казахстанцы </w:delText>
        </w:r>
      </w:del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любят решать проблемы через кого-то. А мошенники и рады: уверяют, что получить кредит, якобы, очень сложно, и что они </w:t>
      </w:r>
      <w:ins w:id="187" w:author="Сергей Бойко" w:date="2021-10-21T20:00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имеют связи с руководством финансовых организаций</w:t>
        </w:r>
      </w:ins>
      <w:ins w:id="188" w:author="Сергей Бойко" w:date="2021-10-21T20:01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,</w:t>
        </w:r>
      </w:ins>
      <w:ins w:id="189" w:author="Сергей Бойко" w:date="2021-10-21T20:00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</w:t>
        </w:r>
      </w:ins>
      <w:del w:id="190" w:author="Сергей Бойко" w:date="2021-10-21T20:01:00Z">
        <w:r w:rsidRPr="0067463C" w:rsidDel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 xml:space="preserve">лично знакомы с руководством банка или МФО </w:delText>
        </w:r>
      </w:del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и </w:t>
      </w:r>
      <w:proofErr w:type="gramStart"/>
      <w:ins w:id="191" w:author="Сергей Бойко" w:date="2021-10-21T20:01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имеют возможность повлиять на </w:t>
        </w:r>
      </w:ins>
      <w:ins w:id="192" w:author="Сергей Бойко" w:date="2021-10-21T20:06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принятие решения в </w:t>
        </w:r>
      </w:ins>
      <w:ins w:id="193" w:author="Сергей Бойко" w:date="2021-10-21T20:02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получен</w:t>
        </w:r>
      </w:ins>
      <w:ins w:id="194" w:author="Сергей Бойко" w:date="2021-10-21T20:06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ии</w:t>
        </w:r>
      </w:ins>
      <w:ins w:id="195" w:author="Сергей Бойко" w:date="2021-10-21T20:02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микрокредита не смотря</w:t>
        </w:r>
        <w:proofErr w:type="gramEnd"/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на доходы и кредитную историю обратившиеся к ним граждан</w:t>
        </w:r>
      </w:ins>
      <w:del w:id="196" w:author="Сергей Бойко" w:date="2021-10-21T20:03:00Z">
        <w:r w:rsidRPr="0067463C" w:rsidDel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поэтому помогут</w:delText>
        </w:r>
      </w:del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. "Это чистый блеф", – поясняет собеседник.</w:t>
      </w:r>
    </w:p>
    <w:p w14:paraId="66FD12F3" w14:textId="2D6C87C9" w:rsidR="00A14270" w:rsidRPr="0067463C" w:rsidDel="00D44831" w:rsidRDefault="00A14270" w:rsidP="0067463C">
      <w:pPr>
        <w:spacing w:before="300" w:after="300" w:line="240" w:lineRule="auto"/>
        <w:rPr>
          <w:del w:id="197" w:author="Сергей Бойко" w:date="2021-10-21T20:03:00Z"/>
          <w:rFonts w:ascii="Noto Serif" w:eastAsia="Times New Roman" w:hAnsi="Noto Serif" w:cs="Noto Serif"/>
          <w:color w:val="000000"/>
          <w:sz w:val="24"/>
          <w:szCs w:val="24"/>
          <w:lang w:eastAsia="ru-RU"/>
        </w:rPr>
      </w:pPr>
      <w:moveToRangeStart w:id="198" w:author="Сергей Бойко" w:date="2021-10-21T19:22:00Z" w:name="move85735828"/>
      <w:del w:id="199" w:author="Сергей Бойко" w:date="2021-10-21T20:03:00Z">
        <w:r w:rsidRPr="00A14270" w:rsidDel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Зачастую на руку мошенникам играет желание людей обогатиться, не прилагая для этого никаких усилий. Кто-то берёт кредиты и несёт их в финансовые пирамиды. Кто-то отдаёт заёмные средства знакомому или соседу, который обещает их приумножить. И остаётся в итоге с висящим на нём долгом.</w:delText>
        </w:r>
        <w:moveToRangeEnd w:id="198"/>
      </w:del>
    </w:p>
    <w:p w14:paraId="61DBC958" w14:textId="24CC64C6" w:rsidR="0067463C" w:rsidRPr="0067463C" w:rsidDel="00495A90" w:rsidRDefault="0067463C" w:rsidP="0067463C">
      <w:pPr>
        <w:spacing w:before="300" w:line="240" w:lineRule="auto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</w:pPr>
      <w:moveFromRangeStart w:id="200" w:author="Сергей Бойко" w:date="2021-10-21T19:22:00Z" w:name="move85735828"/>
      <w:moveFrom w:id="201" w:author="Сергей Бойко" w:date="2021-10-21T19:22:00Z">
        <w:r w:rsidRPr="0067463C" w:rsidDel="00495A90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Зачастую на руку мошенникам играет желание людей обогатиться, не прилагая для этого никаких усилий. Кто-то берёт кредиты и несёт их в финансовые пирамиды. Кто-то отдаёт заёмные средства знакомому или соседу, который обещает их приумножить. И остаётся в итоге с висящим на нём долгом.</w:t>
        </w:r>
      </w:moveFrom>
    </w:p>
    <w:moveFromRangeEnd w:id="200"/>
    <w:p w14:paraId="47C82F7A" w14:textId="77777777" w:rsidR="0067463C" w:rsidRPr="0067463C" w:rsidRDefault="0067463C" w:rsidP="0067463C">
      <w:pPr>
        <w:spacing w:after="0" w:line="240" w:lineRule="auto"/>
        <w:outlineLvl w:val="1"/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</w:pPr>
      <w:r w:rsidRPr="0067463C">
        <w:rPr>
          <w:rFonts w:ascii="Roboto" w:eastAsia="Times New Roman" w:hAnsi="Roboto" w:cs="Noto Serif"/>
          <w:b/>
          <w:bCs/>
          <w:color w:val="E81F14"/>
          <w:sz w:val="27"/>
          <w:szCs w:val="27"/>
          <w:lang w:eastAsia="ru-RU"/>
        </w:rPr>
        <w:t>№2.</w:t>
      </w:r>
      <w:r w:rsidRPr="0067463C"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  <w:t> Сладкие песни телефонных мошенников</w:t>
      </w:r>
    </w:p>
    <w:p w14:paraId="65D2347C" w14:textId="6A85A56D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202" w:author="Сергей Бойко" w:date="2021-10-21T20:06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Ещё один приём </w:t>
      </w:r>
      <w:ins w:id="203" w:author="Сергей Бойко" w:date="2021-10-21T20:06:00Z">
        <w:r w:rsidR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злоумышленников </w:t>
        </w:r>
      </w:ins>
      <w:del w:id="204" w:author="Сергей Бойко" w:date="2021-10-21T20:07:00Z">
        <w:r w:rsidRPr="0067463C" w:rsidDel="00D4483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кредитных аферистов</w:delText>
        </w:r>
      </w:del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 – звонок от лица финансовой организации. Классика жанра. Например, звонят из </w:t>
      </w:r>
      <w:del w:id="205" w:author="Сергей Бойко" w:date="2021-10-21T20:10:00Z">
        <w:r w:rsidRPr="0067463C" w:rsidDel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б</w:delText>
        </w:r>
      </w:del>
      <w:ins w:id="206" w:author="Сергей Бойко" w:date="2021-10-21T20:10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Б</w:t>
        </w:r>
      </w:ins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анка или МФО по поводу "</w:t>
      </w:r>
      <w:ins w:id="207" w:author="Сергей Бойко" w:date="2021-10-21T20:10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хакерской атаки на финансов</w:t>
        </w:r>
      </w:ins>
      <w:ins w:id="208" w:author="Сергей Бойко" w:date="2021-10-21T20:12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ые</w:t>
        </w:r>
      </w:ins>
      <w:ins w:id="209" w:author="Сергей Бойко" w:date="2021-10-21T20:10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организаци</w:t>
        </w:r>
      </w:ins>
      <w:ins w:id="210" w:author="Сергей Бойко" w:date="2021-10-21T20:12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и</w:t>
        </w:r>
      </w:ins>
      <w:del w:id="211" w:author="Сергей Бойко" w:date="2021-10-21T20:09:00Z">
        <w:r w:rsidRPr="0067463C" w:rsidDel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заявки на кредит</w:delText>
        </w:r>
      </w:del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". Позвонивший человек представляется менеджером</w:t>
      </w:r>
      <w:ins w:id="212" w:author="Сергей Бойко" w:date="2021-10-21T20:11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либо сотрудником службы безопасности</w:t>
        </w:r>
      </w:ins>
      <w:ins w:id="213" w:author="Сергей Бойко" w:date="2021-10-21T20:13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, в ходе беседы выяснят в какой финансовой организации у вас имеется счет</w:t>
        </w:r>
      </w:ins>
      <w:ins w:id="214" w:author="Сергей Бойко" w:date="2021-10-21T20:15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и имеются ли на нем денежные средства</w:t>
        </w:r>
      </w:ins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 (</w:t>
      </w:r>
      <w:ins w:id="215" w:author="Сергей Бойко" w:date="2021-10-21T20:13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зачастую </w:t>
        </w:r>
      </w:ins>
      <w:del w:id="216" w:author="Сергей Бойко" w:date="2021-10-21T20:14:00Z">
        <w:r w:rsidRPr="0067463C" w:rsidDel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тут произносится название реальной существующей кредитной организации</w:delText>
        </w:r>
      </w:del>
      <w:ins w:id="217" w:author="Сергей Бойко" w:date="2021-10-21T20:14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называются крупные финансовые организации</w:t>
        </w:r>
      </w:ins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)</w:t>
      </w:r>
      <w:ins w:id="218" w:author="Сергей Бойко" w:date="2021-10-21T20:14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,</w:t>
        </w:r>
      </w:ins>
      <w:ins w:id="219" w:author="Сергей Бойко" w:date="2021-10-21T20:15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затем под предлогом сохранности ваших денежных средств</w:t>
        </w:r>
      </w:ins>
      <w:ins w:id="220" w:author="Сергей Бойко" w:date="2021-10-21T20:16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, просит предоставить необходимые ему данные, либо перевести самостоятельно денежные средства на другой счет и т</w:t>
        </w:r>
      </w:ins>
      <w:proofErr w:type="gramStart"/>
      <w:ins w:id="221" w:author="Сергей Бойко" w:date="2021-10-21T20:17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.п</w:t>
        </w:r>
      </w:ins>
      <w:proofErr w:type="gramEnd"/>
      <w:del w:id="222" w:author="Сергей Бойко" w:date="2021-10-21T20:18:00Z">
        <w:r w:rsidRPr="0067463C" w:rsidDel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 xml:space="preserve"> и выдает заготовленную фразу: "</w:delText>
        </w:r>
      </w:del>
      <w:del w:id="223" w:author="Сергей Бойко" w:date="2021-10-21T20:12:00Z">
        <w:r w:rsidRPr="0067463C" w:rsidDel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Вы, дескать, подавали, заявку на кредит, мы её одобрили, сообщите код подтверждения</w:delText>
        </w:r>
      </w:del>
      <w:del w:id="224" w:author="Сергей Бойко" w:date="2021-10-21T20:18:00Z">
        <w:r w:rsidRPr="0067463C" w:rsidDel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". А в это время на ваш мобильный номер приходят секретные цифры, называть которые нельзя никому, даже сотрудникам финансовой организации</w:delText>
        </w:r>
      </w:del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. Знакомо? В такой ситуации </w:t>
      </w:r>
      <w:ins w:id="225" w:author="Сергей Бойко" w:date="2021-10-21T20:18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не стоит паниковать,</w:t>
        </w:r>
      </w:ins>
      <w:ins w:id="226" w:author="Сергей Бойко" w:date="2021-10-21T20:19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</w:t>
        </w:r>
      </w:ins>
      <w:ins w:id="227" w:author="Сергей Бойко" w:date="2021-10-21T20:20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не </w:t>
        </w:r>
      </w:ins>
      <w:ins w:id="228" w:author="Сергей Бойко" w:date="2021-10-21T20:19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lastRenderedPageBreak/>
          <w:t>предоставлять ни каких данных</w:t>
        </w:r>
      </w:ins>
      <w:ins w:id="229" w:author="Сергей Бойко" w:date="2021-10-21T20:20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злоумышленникам, </w:t>
        </w:r>
      </w:ins>
      <w:ins w:id="230" w:author="Сергей Бойко" w:date="2021-10-21T20:18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</w:t>
        </w:r>
      </w:ins>
      <w:ins w:id="231" w:author="Сергей Бойко" w:date="2021-10-21T20:20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после чего</w:t>
        </w:r>
      </w:ins>
      <w:ins w:id="232" w:author="Сергей Бойко" w:date="2021-10-21T21:52:00Z">
        <w:r w:rsidR="006A3C84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необходимо</w:t>
        </w:r>
      </w:ins>
      <w:ins w:id="233" w:author="Сергей Бойко" w:date="2021-10-21T20:20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сообщить о случившемся </w:t>
        </w:r>
      </w:ins>
      <w:ins w:id="234" w:author="Сергей Бойко" w:date="2021-10-21T20:18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финансов</w:t>
        </w:r>
      </w:ins>
      <w:ins w:id="235" w:author="Сергей Бойко" w:date="2021-10-21T21:52:00Z">
        <w:r w:rsidR="006A3C84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ую</w:t>
        </w:r>
      </w:ins>
      <w:ins w:id="236" w:author="Сергей Бойко" w:date="2021-10-21T20:18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</w:t>
        </w:r>
      </w:ins>
      <w:ins w:id="237" w:author="Сергей Бойко" w:date="2021-10-21T20:22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организаци</w:t>
        </w:r>
      </w:ins>
      <w:ins w:id="238" w:author="Сергей Бойко" w:date="2021-10-21T21:52:00Z">
        <w:r w:rsidR="006A3C84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ю</w:t>
        </w:r>
      </w:ins>
      <w:ins w:id="239" w:author="Сергей Бойко" w:date="2021-10-21T20:21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.</w:t>
        </w:r>
      </w:ins>
      <w:ins w:id="240" w:author="Сергей Бойко" w:date="2021-10-21T20:18:00Z">
        <w:r w:rsidR="00264B3B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</w:t>
        </w:r>
      </w:ins>
      <w:del w:id="241" w:author="Сергей Бойко" w:date="2021-10-21T20:22:00Z">
        <w:r w:rsidRPr="0067463C" w:rsidDel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главное – вспомнить, а подавали ли вы заявку именно в названную компанию и в принципе планировали ли брать кредит.</w:delText>
        </w:r>
      </w:del>
    </w:p>
    <w:p w14:paraId="4C3458BB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242" w:author="Сергей Бойко" w:date="2021-10-21T20:22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Вариантов того, что телефонные мошенники могут напеть потенциальной жертве, очень много. Одна из новинок в этом "плейлисте" – заманивание доверчивых граждан обещанием кешбэков. Как работает эта схема, рассказали в fingramota.kz. Клиенту звонят псевдоменеджеры банка и предлагают выпустить карту, по которой можно, якобы, получить высокие возвраты. Финал беседы – просьба назвать отправленный на телефон код подтверждения. Самое интересное, что такой код, который на самом деле выслал не банк, а звонящие мошенники, может активировать приложение личного кабинета клиента, и мошенники получат доступ к вашему счёту.</w:t>
      </w:r>
    </w:p>
    <w:p w14:paraId="0F3CD60D" w14:textId="77777777" w:rsidR="0067463C" w:rsidRPr="0067463C" w:rsidRDefault="0067463C">
      <w:pPr>
        <w:shd w:val="clear" w:color="auto" w:fill="F0F0F0"/>
        <w:spacing w:line="240" w:lineRule="auto"/>
        <w:jc w:val="both"/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243" w:author="Сергей Бойко" w:date="2021-10-21T20:24:00Z">
          <w:pPr>
            <w:shd w:val="clear" w:color="auto" w:fill="F0F0F0"/>
            <w:spacing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"Имейте в виду, что настоящему банковскому менеджеру нет нужды звонить, чтобы уточнить информацию о вас: фамилию и паспортные данные, оформленные карты и их реквизиты, а также остатки денежных средств. В банке имеется ваше полное финансовое досье и кредитная история", – напоминают на сайте проекта департамента защиты прав потребителей финансовых услуг АРРФР.</w:t>
      </w:r>
    </w:p>
    <w:p w14:paraId="2BEC7B94" w14:textId="77777777" w:rsidR="0067463C" w:rsidRPr="0067463C" w:rsidRDefault="0067463C" w:rsidP="0067463C">
      <w:pPr>
        <w:spacing w:after="0" w:line="240" w:lineRule="auto"/>
        <w:outlineLvl w:val="1"/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</w:pPr>
      <w:r w:rsidRPr="0067463C">
        <w:rPr>
          <w:rFonts w:ascii="Roboto" w:eastAsia="Times New Roman" w:hAnsi="Roboto" w:cs="Noto Serif"/>
          <w:b/>
          <w:bCs/>
          <w:color w:val="E81F14"/>
          <w:sz w:val="27"/>
          <w:szCs w:val="27"/>
          <w:lang w:eastAsia="ru-RU"/>
        </w:rPr>
        <w:t>№3.</w:t>
      </w:r>
      <w:r w:rsidRPr="0067463C"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  <w:t> Самые распространённые схемы обмана</w:t>
      </w:r>
    </w:p>
    <w:p w14:paraId="2A4DA1DA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244" w:author="Сергей Бойко" w:date="2021-10-21T20:24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В МФО Solva называют самые распространённые схемы интернет-мошенничества. Это, например, инвестиционный проект с гарантированным вознаграждением. Если вам предлагают получать прибыль за счёт привлечения новых участников или внесения определённой суммы, или если предлагают для этого заложить имущество, вероятнее всего, вы столкнулись с финансовой пирамидой.</w:t>
      </w:r>
    </w:p>
    <w:p w14:paraId="7F46EDCD" w14:textId="42E09DCA" w:rsidR="0067463C" w:rsidRDefault="0067463C">
      <w:pPr>
        <w:spacing w:before="300" w:after="300" w:line="240" w:lineRule="auto"/>
        <w:jc w:val="both"/>
        <w:rPr>
          <w:ins w:id="245" w:author="Сергей Бойко" w:date="2021-10-21T21:53:00Z"/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246" w:author="Сергей Бойко" w:date="2021-10-21T20:26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Зачастую аферистов можно встретить на торговых площадках в Интернете, и это могут быть как лжепродавцы, так и лжепокупатели. В первом случае вам как покупателю попытаются продать картинки вместо реального товара, во втором, когда вы что-то продаёте, и ваш товар хотят "купить" – </w:t>
      </w:r>
      <w:ins w:id="247" w:author="Сергей Бойко" w:date="2021-10-21T20:26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для оплаты </w:t>
        </w:r>
      </w:ins>
      <w:del w:id="248" w:author="Сергей Бойко" w:date="2021-10-21T20:27:00Z">
        <w:r w:rsidRPr="0067463C" w:rsidDel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скорее всего,</w:delText>
        </w:r>
      </w:del>
      <w:ins w:id="249" w:author="Сергей Бойко" w:date="2021-10-21T20:27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вашего товара злоумышленники </w:t>
        </w:r>
      </w:ins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 запросят </w:t>
      </w:r>
      <w:ins w:id="250" w:author="Сергей Бойко" w:date="2021-10-21T20:27:00Z">
        <w:r w:rsid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ваш </w:t>
        </w:r>
      </w:ins>
      <w:ins w:id="251" w:author="Сергей Бойко" w:date="2021-10-21T20:29:00Z">
        <w:r w:rsidR="00D44B98" w:rsidRPr="00D44B98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IBAN </w:t>
        </w:r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счет, а также могут дополнительно запросить </w:t>
        </w:r>
        <w:proofErr w:type="spellStart"/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селфи</w:t>
        </w:r>
      </w:ins>
      <w:proofErr w:type="spellEnd"/>
      <w:ins w:id="252" w:author="Сергей Бойко" w:date="2021-10-21T20:30:00Z"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с удостоверением личности</w:t>
        </w:r>
      </w:ins>
      <w:del w:id="253" w:author="Сергей Бойко" w:date="2021-10-21T20:31:00Z">
        <w:r w:rsidRPr="0067463C" w:rsidDel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данные вашей карты, банковские реквизиты или ИИН</w:delText>
        </w:r>
      </w:del>
      <w:ins w:id="254" w:author="Сергей Бойко" w:date="2021-10-21T20:31:00Z"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,</w:t>
        </w:r>
      </w:ins>
      <w:ins w:id="255" w:author="Сергей Бойко" w:date="2021-10-21T23:12:00Z">
        <w:r w:rsidR="00E347F4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к</w:t>
        </w:r>
      </w:ins>
      <w:ins w:id="256" w:author="Сергей Бойко" w:date="2021-10-21T20:31:00Z"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</w:t>
        </w:r>
        <w:proofErr w:type="gramStart"/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сожалению</w:t>
        </w:r>
        <w:proofErr w:type="gramEnd"/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доверчивые граждане предоставляют такие сведения о себе, хотя для соответствующего перевода денеж</w:t>
        </w:r>
      </w:ins>
      <w:ins w:id="257" w:author="Сергей Бойко" w:date="2021-10-21T20:32:00Z"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ных средств было бы достаточно номера банковской карты, </w:t>
        </w:r>
      </w:ins>
      <w:ins w:id="258" w:author="Сергей Бойко" w:date="2021-10-21T20:33:00Z"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в некоторых случаях </w:t>
        </w:r>
        <w:proofErr w:type="spellStart"/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>достачно</w:t>
        </w:r>
      </w:ins>
      <w:proofErr w:type="spellEnd"/>
      <w:ins w:id="259" w:author="Сергей Бойко" w:date="2021-10-21T20:32:00Z">
        <w:r w:rsidR="00B5574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 номера телефона</w:t>
        </w:r>
      </w:ins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.</w:t>
      </w:r>
    </w:p>
    <w:p w14:paraId="24283651" w14:textId="77777777" w:rsidR="006A3C84" w:rsidRPr="0067463C" w:rsidRDefault="006A3C84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260" w:author="Сергей Бойко" w:date="2021-10-21T20:26:00Z">
          <w:pPr>
            <w:spacing w:before="300" w:after="300" w:line="240" w:lineRule="auto"/>
          </w:pPr>
        </w:pPrChange>
      </w:pPr>
    </w:p>
    <w:p w14:paraId="05297CE4" w14:textId="3507B57C" w:rsidR="006A3C84" w:rsidRDefault="0067463C">
      <w:pPr>
        <w:shd w:val="clear" w:color="auto" w:fill="F0F0F0"/>
        <w:spacing w:line="240" w:lineRule="auto"/>
        <w:jc w:val="both"/>
        <w:rPr>
          <w:ins w:id="261" w:author="Сергей Бойко" w:date="2021-10-21T21:53:00Z"/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262" w:author="Сергей Бойко" w:date="2021-10-21T20:34:00Z">
          <w:pPr>
            <w:shd w:val="clear" w:color="auto" w:fill="F0F0F0"/>
            <w:spacing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"Например, вы продаёте шубу на одной </w:t>
      </w:r>
      <w:proofErr w:type="gramStart"/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из</w:t>
      </w:r>
      <w:proofErr w:type="gramEnd"/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</w:t>
      </w:r>
      <w:del w:id="263" w:author="Сергей Бойко" w:date="2021-10-21T20:35:00Z">
        <w:r w:rsidRPr="0067463C" w:rsidDel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 xml:space="preserve">известных </w:delText>
        </w:r>
      </w:del>
      <w:proofErr w:type="gramStart"/>
      <w:ins w:id="264" w:author="Сергей Бойко" w:date="2021-10-21T20:35:00Z">
        <w:r w:rsidR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интернет</w:t>
        </w:r>
        <w:proofErr w:type="gramEnd"/>
        <w:r w:rsidR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площадок. Вам звон</w:t>
      </w:r>
      <w:ins w:id="265" w:author="Сергей Бойко" w:date="2021-10-21T20:35:00Z">
        <w:r w:rsidR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ит потенциальный </w:t>
        </w:r>
        <w:proofErr w:type="gramStart"/>
        <w:r w:rsidR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покупат</w:t>
        </w:r>
      </w:ins>
      <w:del w:id="266" w:author="Сергей Бойко" w:date="2021-10-21T20:35:00Z">
        <w:r w:rsidRPr="0067463C" w:rsidDel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ят</w:delText>
        </w:r>
      </w:del>
      <w:ins w:id="267" w:author="Сергей Бойко" w:date="2021-10-21T20:35:00Z">
        <w:r w:rsidR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ель</w:t>
        </w:r>
      </w:ins>
      <w:proofErr w:type="gramEnd"/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и говор</w:t>
      </w:r>
      <w:ins w:id="268" w:author="Сергей Бойко" w:date="2021-10-21T20:35:00Z">
        <w:r w:rsidR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ит</w:t>
        </w:r>
      </w:ins>
      <w:del w:id="269" w:author="Сергей Бойко" w:date="2021-10-21T20:35:00Z">
        <w:r w:rsidRPr="0067463C" w:rsidDel="00B5574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ят</w:delText>
        </w:r>
      </w:del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: хочу купить, но нахожусь в другом городе, чтобы сделать перевод, мне нужен ваш IBAN и </w:t>
      </w:r>
      <w:ins w:id="270" w:author="Сергей Бойко" w:date="2021-10-21T20:43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ваше 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фото </w:t>
      </w:r>
      <w:ins w:id="271" w:author="Сергей Бойко" w:date="2021-10-21T20:43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и данные 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удостоверения личности.</w:t>
      </w:r>
      <w:ins w:id="272" w:author="Сергей Бойко" w:date="2021-10-21T20:39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</w:t>
        </w:r>
      </w:ins>
      <w:ins w:id="273" w:author="Сергей Бойко" w:date="2021-10-21T20:43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После чего</w:t>
        </w:r>
      </w:ins>
      <w:ins w:id="274" w:author="Сергей Бойко" w:date="2021-10-21T20:39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</w:t>
        </w:r>
      </w:ins>
      <w:ins w:id="275" w:author="Сергей Бойко" w:date="2021-10-21T20:43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злоумышленники</w:t>
        </w:r>
      </w:ins>
      <w:ins w:id="276" w:author="Сергей Бойко" w:date="2021-10-21T20:39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совершают кредитный шопинг в различных </w:t>
        </w:r>
      </w:ins>
      <w:ins w:id="277" w:author="Сергей Бойко" w:date="2021-10-21T20:40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ф</w:t>
        </w:r>
      </w:ins>
      <w:ins w:id="278" w:author="Сергей Бойко" w:date="2021-10-21T20:39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инансовых организациях,</w:t>
        </w:r>
      </w:ins>
      <w:ins w:id="279" w:author="Сергей Бойко" w:date="2021-10-21T20:40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денежные средства поступают на ваш с</w:t>
        </w:r>
      </w:ins>
      <w:del w:id="280" w:author="Сергей Бойко" w:date="2021-10-21T20:41:00Z">
        <w:r w:rsidRPr="0067463C" w:rsidDel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 xml:space="preserve"> Вашу</w:delText>
        </w:r>
      </w:del>
      <w:ins w:id="281" w:author="Сергей Бойко" w:date="2021-10-21T20:41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чет,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шубу они так и не покупают,</w:t>
      </w:r>
      <w:ins w:id="282" w:author="Сергей Бойко" w:date="2021-10-21T20:41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сообщают вам, что их близкий родственник попал в смертельное </w:t>
        </w:r>
        <w:proofErr w:type="spellStart"/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дтп</w:t>
        </w:r>
      </w:ins>
      <w:proofErr w:type="spellEnd"/>
      <w:ins w:id="283" w:author="Сергей Бойко" w:date="2021-10-21T23:13:00Z">
        <w:r w:rsidR="00E347F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и т.п.</w:t>
        </w:r>
      </w:ins>
      <w:ins w:id="284" w:author="Сергей Бойко" w:date="2021-10-21T20:41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, просят вернуть ден</w:t>
        </w:r>
      </w:ins>
      <w:ins w:id="285" w:author="Сергей Бойко" w:date="2021-10-21T20:42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е</w:t>
        </w:r>
      </w:ins>
      <w:ins w:id="286" w:author="Сергей Бойко" w:date="2021-10-21T20:41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жные средства,</w:t>
        </w:r>
      </w:ins>
      <w:ins w:id="287" w:author="Сергей Бойко" w:date="2021-10-21T20:44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</w:t>
        </w:r>
        <w:proofErr w:type="gramStart"/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вы</w:t>
        </w:r>
        <w:proofErr w:type="gramEnd"/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не подозревая переводите им деньги, через пару месяцев когда на ваши счета выставлены аресты</w:t>
        </w:r>
      </w:ins>
      <w:del w:id="288" w:author="Сергей Бойко" w:date="2021-10-21T20:45:00Z">
        <w:r w:rsidRPr="0067463C" w:rsidDel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 xml:space="preserve"> а потом оказывается</w:delText>
        </w:r>
      </w:del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,</w:t>
      </w:r>
      <w:ins w:id="289" w:author="Сергей Бойко" w:date="2021-10-21T20:45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выясняется 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что на вас</w:t>
      </w:r>
      <w:ins w:id="290" w:author="Сергей Бойко" w:date="2021-10-21T20:46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оформлено 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</w:t>
      </w:r>
      <w:del w:id="291" w:author="Сергей Бойко" w:date="2021-10-21T20:45:00Z">
        <w:r w:rsidRPr="0067463C" w:rsidDel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10-20</w:delText>
        </w:r>
      </w:del>
      <w:ins w:id="292" w:author="Сергей Бойко" w:date="2021-10-21T20:45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5-10 </w:t>
        </w:r>
        <w:proofErr w:type="spellStart"/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микрокредитов</w:t>
        </w:r>
      </w:ins>
      <w:proofErr w:type="spellEnd"/>
      <w:del w:id="293" w:author="Сергей Бойко" w:date="2021-10-21T20:45:00Z">
        <w:r w:rsidRPr="0067463C" w:rsidDel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 xml:space="preserve"> кредито</w:delText>
        </w:r>
      </w:del>
      <w:del w:id="294" w:author="Сергей Бойко" w:date="2021-10-21T20:46:00Z">
        <w:r w:rsidRPr="0067463C" w:rsidDel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в</w:delText>
        </w:r>
      </w:del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</w:t>
      </w:r>
      <w:del w:id="295" w:author="Сергей Бойко" w:date="2021-10-21T20:46:00Z">
        <w:r w:rsidRPr="0067463C" w:rsidDel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оформлено</w:delText>
        </w:r>
      </w:del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"</w:t>
      </w:r>
      <w:ins w:id="296" w:author="Сергей Бойко" w:date="2021-10-21T21:53:00Z">
        <w:r w:rsid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.</w:t>
        </w:r>
      </w:ins>
    </w:p>
    <w:p w14:paraId="1F0627E9" w14:textId="3DA18CCD" w:rsidR="006A3C84" w:rsidRPr="006A3C84" w:rsidRDefault="006A3C84">
      <w:pPr>
        <w:shd w:val="clear" w:color="auto" w:fill="F0F0F0"/>
        <w:spacing w:line="240" w:lineRule="auto"/>
        <w:ind w:firstLine="708"/>
        <w:jc w:val="both"/>
        <w:rPr>
          <w:ins w:id="297" w:author="Сергей Бойко" w:date="2021-10-21T21:54:00Z"/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298" w:author="Сергей Бойко" w:date="2021-10-21T21:54:00Z">
          <w:pPr>
            <w:shd w:val="clear" w:color="auto" w:fill="F0F0F0"/>
            <w:spacing w:line="240" w:lineRule="auto"/>
            <w:jc w:val="both"/>
          </w:pPr>
        </w:pPrChange>
      </w:pPr>
      <w:ins w:id="299" w:author="Сергей Бойко" w:date="2021-10-21T21:54:00Z"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lastRenderedPageBreak/>
          <w:t>После внедрения обязательной биометрической идентификации потенциальных заемщиков, мы столкнулись с новым способом совершения мошенничества, а именно:</w:t>
        </w:r>
      </w:ins>
    </w:p>
    <w:p w14:paraId="4A35D9E7" w14:textId="4F12901D" w:rsidR="006A3C84" w:rsidRPr="006A3C84" w:rsidRDefault="006A3C84">
      <w:pPr>
        <w:shd w:val="clear" w:color="auto" w:fill="F0F0F0"/>
        <w:spacing w:line="240" w:lineRule="auto"/>
        <w:ind w:firstLine="708"/>
        <w:jc w:val="both"/>
        <w:rPr>
          <w:ins w:id="300" w:author="Сергей Бойко" w:date="2021-10-21T21:54:00Z"/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301" w:author="Сергей Бойко" w:date="2021-10-21T21:55:00Z">
          <w:pPr>
            <w:shd w:val="clear" w:color="auto" w:fill="F0F0F0"/>
            <w:spacing w:line="240" w:lineRule="auto"/>
            <w:jc w:val="both"/>
          </w:pPr>
        </w:pPrChange>
      </w:pPr>
      <w:ins w:id="302" w:author="Сергей Бойко" w:date="2021-10-21T21:54:00Z"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Мошенники дают объявление о наборе работников в интернете, (способы разные) после собеседования, жертве предлагают для выполнения функциональных обязанностей удаленно, установить программное обеспечение </w:t>
        </w:r>
        <w:proofErr w:type="spellStart"/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AnyDesk</w:t>
        </w:r>
        <w:proofErr w:type="spellEnd"/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или </w:t>
        </w:r>
        <w:proofErr w:type="spellStart"/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TeamViewer</w:t>
        </w:r>
        <w:proofErr w:type="spellEnd"/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(средство удаленного администрирования устройств), предоставить фото с УД,</w:t>
        </w:r>
      </w:ins>
      <w:ins w:id="303" w:author="Сергей Бойко" w:date="2021-10-21T21:56:00Z">
        <w:r w:rsidRPr="006A3C84">
          <w:t xml:space="preserve"> </w:t>
        </w:r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IBAN</w:t>
        </w:r>
      </w:ins>
      <w:ins w:id="304" w:author="Сергей Бойко" w:date="2021-10-21T21:54:00Z"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счет (для зачисления заработной платы) и т.п.</w:t>
        </w:r>
      </w:ins>
    </w:p>
    <w:p w14:paraId="5F1DC7DC" w14:textId="39016750" w:rsidR="0067463C" w:rsidRPr="0067463C" w:rsidRDefault="006A3C84">
      <w:pPr>
        <w:shd w:val="clear" w:color="auto" w:fill="F0F0F0"/>
        <w:spacing w:line="240" w:lineRule="auto"/>
        <w:ind w:firstLine="708"/>
        <w:jc w:val="both"/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305" w:author="Сергей Бойко" w:date="2021-10-21T21:55:00Z">
          <w:pPr>
            <w:shd w:val="clear" w:color="auto" w:fill="F0F0F0"/>
            <w:spacing w:line="240" w:lineRule="auto"/>
          </w:pPr>
        </w:pPrChange>
      </w:pPr>
      <w:ins w:id="306" w:author="Сергей Бойко" w:date="2021-10-21T21:54:00Z"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Поле, чего имея </w:t>
        </w:r>
      </w:ins>
      <w:ins w:id="307" w:author="Сергей Бойко" w:date="2021-10-21T21:57:00Z">
        <w:r w:rsidR="00381A9D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удаленный </w:t>
        </w:r>
      </w:ins>
      <w:ins w:id="308" w:author="Сергей Бойко" w:date="2021-10-21T21:54:00Z">
        <w:r w:rsidRPr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доступ к телефону жертвы, мошенники осуществляют кредитный шопинг, затем просят жертву скинуть обратно поступившие денежные средства, якобы бухгалтер оши</w:t>
        </w:r>
        <w:r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бочно </w:t>
        </w:r>
        <w:bookmarkStart w:id="309" w:name="_GoBack"/>
        <w:bookmarkEnd w:id="309"/>
        <w:r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зачислил заработную плату</w:t>
        </w:r>
      </w:ins>
      <w:ins w:id="310" w:author="Сергей Бойко" w:date="2021-10-21T21:55:00Z">
        <w:r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</w:t>
        </w:r>
      </w:ins>
      <w:del w:id="311" w:author="Сергей Бойко" w:date="2021-10-21T21:53:00Z">
        <w:r w:rsidR="0067463C" w:rsidRPr="0067463C" w:rsidDel="006A3C84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,</w:delText>
        </w:r>
      </w:del>
      <w:r w:rsidR="0067463C"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– говорит Сергей Бойко.</w:t>
      </w:r>
    </w:p>
    <w:p w14:paraId="14891C77" w14:textId="77777777" w:rsidR="0067463C" w:rsidRPr="0067463C" w:rsidRDefault="0067463C">
      <w:pPr>
        <w:spacing w:before="300" w:after="300" w:line="240" w:lineRule="auto"/>
        <w:ind w:firstLine="708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12" w:author="Сергей Бойко" w:date="2021-10-21T20:46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Подобные сценарии могут применяться мошенниками и при продаже-покупке автомобиля или недвижимости.</w:t>
      </w:r>
    </w:p>
    <w:p w14:paraId="6B15B707" w14:textId="14F365BA" w:rsidR="0067463C" w:rsidRPr="0067463C" w:rsidRDefault="0067463C">
      <w:pPr>
        <w:spacing w:before="300" w:line="240" w:lineRule="auto"/>
        <w:ind w:firstLine="708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13" w:author="Сергей Бойко" w:date="2021-10-21T20:47:00Z">
          <w:pPr>
            <w:spacing w:before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Ещё одна из распространённых схем – "</w:t>
      </w:r>
      <w:proofErr w:type="gramStart"/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семейный</w:t>
      </w:r>
      <w:proofErr w:type="gramEnd"/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 xml:space="preserve"> фрод". Это когда кредит оформляют на бабушку-дедушку, родителей или, например, супруга. А, бывает – и на умершего родственника: известны случаи, когда по персональным данным только что скончавшегося человека, пользуясь тем, что свидетельство о его смерти ещё не получено, кто-то из </w:t>
      </w:r>
      <w:ins w:id="314" w:author="Сергей Бойко" w:date="2021-10-21T20:47:00Z">
        <w:r w:rsidR="00887E7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t xml:space="preserve">близких родственников оформил микрокредит. </w:t>
        </w:r>
      </w:ins>
      <w:del w:id="315" w:author="Сергей Бойко" w:date="2021-10-21T20:47:00Z">
        <w:r w:rsidRPr="0067463C" w:rsidDel="00887E71">
          <w:rPr>
            <w:rFonts w:ascii="Noto Serif" w:eastAsia="Times New Roman" w:hAnsi="Noto Serif" w:cs="Noto Serif"/>
            <w:color w:val="000000"/>
            <w:sz w:val="24"/>
            <w:szCs w:val="24"/>
            <w:lang w:eastAsia="ru-RU"/>
          </w:rPr>
          <w:delText>родни брал заём.</w:delText>
        </w:r>
      </w:del>
    </w:p>
    <w:p w14:paraId="3B1B716B" w14:textId="77777777" w:rsidR="0067463C" w:rsidRPr="0067463C" w:rsidRDefault="0067463C" w:rsidP="0067463C">
      <w:pPr>
        <w:spacing w:after="0" w:line="240" w:lineRule="auto"/>
        <w:outlineLvl w:val="1"/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</w:pPr>
      <w:r w:rsidRPr="0067463C">
        <w:rPr>
          <w:rFonts w:ascii="Roboto" w:eastAsia="Times New Roman" w:hAnsi="Roboto" w:cs="Noto Serif"/>
          <w:b/>
          <w:bCs/>
          <w:color w:val="E81F14"/>
          <w:sz w:val="27"/>
          <w:szCs w:val="27"/>
          <w:lang w:eastAsia="ru-RU"/>
        </w:rPr>
        <w:t>№4.</w:t>
      </w:r>
      <w:r w:rsidRPr="0067463C"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  <w:t> Защита от виртуальных аферистов</w:t>
      </w:r>
    </w:p>
    <w:p w14:paraId="26DAE2AD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16" w:author="Сергей Бойко" w:date="2021-10-21T20:48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Кредит онлайн или офлайн – в каком варианте больше рисков? При кредитовании офлайн их несколько. Например, может возникнуть преступный сговор между мошенниками и сотрудниками кредитной организации, системы скоринга могут оказаться не очень жёсткими, присутствует человеческий фактор (на кредитном комитете кто-то может пролоббировать чьи-то интересы).</w:t>
      </w:r>
    </w:p>
    <w:p w14:paraId="3636C14B" w14:textId="4A736D33" w:rsidR="0067463C" w:rsidRPr="0067463C" w:rsidRDefault="0067463C">
      <w:pPr>
        <w:shd w:val="clear" w:color="auto" w:fill="F0F0F0"/>
        <w:spacing w:line="240" w:lineRule="auto"/>
        <w:jc w:val="both"/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317" w:author="Сергей Бойко" w:date="2021-10-21T20:48:00Z">
          <w:pPr>
            <w:shd w:val="clear" w:color="auto" w:fill="F0F0F0"/>
            <w:spacing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"Онлайн-кредитование эти риски исключает, потому что система скоринга работает в автоматическом режиме и принимает решения по алгоритму, физически повлиять на неё невозможно. Мы, </w:t>
      </w:r>
      <w:ins w:id="318" w:author="Сергей Бойко" w:date="2021-10-21T20:49:00Z">
        <w:r w:rsidR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на постоянной основе </w:t>
        </w:r>
      </w:ins>
      <w:del w:id="319" w:author="Сергей Бойко" w:date="2021-10-21T20:49:00Z">
        <w:r w:rsidRPr="0067463C" w:rsidDel="00887E71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например, всё время</w:delText>
        </w:r>
      </w:del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совершенствуем её в части антифрод-правил", – продолжает Сергей Бойко.</w:t>
      </w:r>
    </w:p>
    <w:p w14:paraId="6DA227CB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20" w:author="Сергей Бойко" w:date="2021-10-21T20:49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Весной этого года для борьбы с интернет-мошенниками, "окучивающими" поле дистанционного кредитования, АРРФР внедрило новые инструменты.</w:t>
      </w:r>
    </w:p>
    <w:p w14:paraId="00DD96E1" w14:textId="77777777" w:rsidR="0067463C" w:rsidRPr="0067463C" w:rsidRDefault="0067463C">
      <w:pPr>
        <w:shd w:val="clear" w:color="auto" w:fill="F0F0F0"/>
        <w:spacing w:line="240" w:lineRule="auto"/>
        <w:jc w:val="both"/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321" w:author="Сергей Бойко" w:date="2021-10-21T20:49:00Z">
          <w:pPr>
            <w:shd w:val="clear" w:color="auto" w:fill="F0F0F0"/>
            <w:spacing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"Теперь для выдачи микрокредита электронным способом помимо электронной цифровой подписи может применяться биометрическая идентификация через сервисы Казахстанского центра межбанковских расчётов Национального банка либо использоваться двухфакторная проверка персональных данных и изображения заёмщика в режиме реального времени", – рассказал директор департамента методологии и пруденциального регулирования финансовых организаций АРРФР </w:t>
      </w:r>
      <w:r w:rsidRPr="0067463C">
        <w:rPr>
          <w:rFonts w:ascii="Noto Serif" w:eastAsia="Times New Roman" w:hAnsi="Noto Serif" w:cs="Noto Serif"/>
          <w:b/>
          <w:bCs/>
          <w:color w:val="000000"/>
          <w:sz w:val="27"/>
          <w:szCs w:val="27"/>
          <w:lang w:eastAsia="ru-RU"/>
        </w:rPr>
        <w:t>Даурен Салимбаев</w:t>
      </w:r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. Его комментарии приводятся на сайте агентства.</w:t>
      </w:r>
    </w:p>
    <w:p w14:paraId="4FF1DA3A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22" w:author="Сергей Бойко" w:date="2021-10-21T20:50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lastRenderedPageBreak/>
        <w:t>Благодаря изменениям количество жалоб по поводу оформления фиктивных микрокредитов "резко уменьшилось": в прошлом году зафиксировано 1102 таких случая, пострадавших обманули на общую сумму 94,4 млн тенге, в этом году с момента изменения требований, то есть примерно за полгода, выявлено только шесть случаев подобного мошенничества.</w:t>
      </w:r>
    </w:p>
    <w:p w14:paraId="0C4DCE86" w14:textId="77777777" w:rsidR="0067463C" w:rsidRPr="0067463C" w:rsidRDefault="0067463C">
      <w:pPr>
        <w:spacing w:before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23" w:author="Сергей Бойко" w:date="2021-10-21T20:50:00Z">
          <w:pPr>
            <w:spacing w:before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Сейчас регулятор обсуждает с рынком возможность сверять идентификационные данные клиентов микрофинансовых организаций с данными мобильных операторов. Это может выглядеть как сверка ИИН потенциального заемщика с ИИН владельца абонентского номера в базе данных оператора мобильной связи.</w:t>
      </w:r>
    </w:p>
    <w:p w14:paraId="1FF89564" w14:textId="77777777" w:rsidR="0067463C" w:rsidRPr="0067463C" w:rsidRDefault="0067463C" w:rsidP="0067463C">
      <w:pPr>
        <w:spacing w:after="0" w:line="240" w:lineRule="auto"/>
        <w:outlineLvl w:val="1"/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</w:pPr>
      <w:r w:rsidRPr="0067463C">
        <w:rPr>
          <w:rFonts w:ascii="Roboto" w:eastAsia="Times New Roman" w:hAnsi="Roboto" w:cs="Noto Serif"/>
          <w:b/>
          <w:bCs/>
          <w:color w:val="E81F14"/>
          <w:sz w:val="27"/>
          <w:szCs w:val="27"/>
          <w:lang w:eastAsia="ru-RU"/>
        </w:rPr>
        <w:t>№5.</w:t>
      </w:r>
      <w:r w:rsidRPr="0067463C"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  <w:t> Если кредит просрочен…</w:t>
      </w:r>
    </w:p>
    <w:p w14:paraId="1E87E556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24" w:author="Сергей Бойко" w:date="2021-10-21T20:50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Помочь снизить нагрузку по кредиту (рефинансировать его), договориться о прощении пени да и самой задолженности – если кто-то предлагает вам подобные вещи, то этот человек, скорее всего, хочет с вашей помощью получить выгоду. И это незаконный путь. Потому что вопросы урегулирования задолженности – если такие проблемы возникли – заёмщик теперь может решить напрямую со своим кредитором.</w:t>
      </w:r>
    </w:p>
    <w:p w14:paraId="5E75DD12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25" w:author="Сергей Бойко" w:date="2021-10-21T20:50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С октября этого года вступили в силу законодательные поправки, которые касаются единого правового режима урегулирования банками и микрофинансовыми организациями проблемной задолженности заёмщика.</w:t>
      </w:r>
    </w:p>
    <w:p w14:paraId="6AAEEAA8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26" w:author="Сергей Бойко" w:date="2021-10-21T20:50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Банки и МФО обязаны уведомлять клиентов о возникновении просрочки в течение 20 дней с момента её наступления, причём в уведомлении, помимо прочего, должен быть указан точный размер просроченной суммы.</w:t>
      </w:r>
    </w:p>
    <w:p w14:paraId="536D172E" w14:textId="77777777" w:rsidR="0067463C" w:rsidRPr="0067463C" w:rsidRDefault="0067463C" w:rsidP="0067463C">
      <w:pPr>
        <w:shd w:val="clear" w:color="auto" w:fill="F0F0F0"/>
        <w:spacing w:line="240" w:lineRule="auto"/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</w:pPr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Для того чтобы реструктурировать заём, клиент должен в течение 30 дней после даты наступления просрочки обратиться в кредитную организацию с письменным заявлением. Нужно указать причины возникновения просрочки, предложить свои варианты возможной реструктуризации и представить документы, подтверждающие снижение доходов и невозможность платить по займу.</w:t>
      </w:r>
    </w:p>
    <w:p w14:paraId="1B1F2BFC" w14:textId="77777777" w:rsidR="0067463C" w:rsidRPr="0067463C" w:rsidRDefault="0067463C">
      <w:pPr>
        <w:spacing w:before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27" w:author="Сергей Бойко" w:date="2021-10-21T20:51:00Z">
          <w:pPr>
            <w:spacing w:before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Банки и МФО обязаны принимать, регистрировать, учитывать и рассматривать такие заявления от заёмщиков. Организация должна изучить текущее финансовое положение своего клиента (то есть его платёжеспособность), учесть, является ли залоговое жильё единственным у заёмщика, оценить, насколько добросовестно клиент исполнял обязательства по займу. И в течение 15 календарных дней представить ответ: согласиться на условия заёмщика, предложить свои варианты реструктуризации или мотивированно отказать. Если компромисс найти не удалось, то заёмщик может обратиться в АРРФР для проведения проверки действий кредитора и принятого им решения.</w:t>
      </w:r>
    </w:p>
    <w:p w14:paraId="15E72815" w14:textId="77777777" w:rsidR="0067463C" w:rsidRPr="0067463C" w:rsidRDefault="0067463C" w:rsidP="0067463C">
      <w:pPr>
        <w:spacing w:after="0" w:line="240" w:lineRule="auto"/>
        <w:outlineLvl w:val="1"/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</w:pPr>
      <w:r w:rsidRPr="0067463C">
        <w:rPr>
          <w:rFonts w:ascii="Roboto" w:eastAsia="Times New Roman" w:hAnsi="Roboto" w:cs="Noto Serif"/>
          <w:b/>
          <w:bCs/>
          <w:color w:val="E81F14"/>
          <w:sz w:val="27"/>
          <w:szCs w:val="27"/>
          <w:lang w:eastAsia="ru-RU"/>
        </w:rPr>
        <w:t>№6.</w:t>
      </w:r>
      <w:r w:rsidRPr="0067463C">
        <w:rPr>
          <w:rFonts w:ascii="Roboto" w:eastAsia="Times New Roman" w:hAnsi="Roboto" w:cs="Noto Serif"/>
          <w:b/>
          <w:bCs/>
          <w:color w:val="333333"/>
          <w:sz w:val="33"/>
          <w:szCs w:val="33"/>
          <w:lang w:eastAsia="ru-RU"/>
        </w:rPr>
        <w:t> Как получить кредит безопасно</w:t>
      </w:r>
    </w:p>
    <w:p w14:paraId="5FF976AF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28" w:author="Сергей Бойко" w:date="2021-10-21T20:51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Все банки, микрофинансовые организации, онлайн-займеры, ломбарды и кредитные товарищества находятся под пристальным вниманием регулятора: в прошлом году АРРФР расширило периметр регулирования и включило в него те организации, которые раньше в него не входили.</w:t>
      </w:r>
    </w:p>
    <w:p w14:paraId="004AF53D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29" w:author="Сергей Бойко" w:date="2021-10-21T20:51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lastRenderedPageBreak/>
        <w:t>Как поясняется на сайте агентства, ломбарды и кредитные товарищества теперь могут выдавать займы населению только после прохождения учётной регистрации. Компании, занимающиеся онлайн-кредитованием, и иные субъекты рынка должны официально перерегистрироваться как микрофинансовые организации, ломбарды или кредитные товарищества и пройти учётную перерегистрацию в АРРФР.</w:t>
      </w:r>
    </w:p>
    <w:p w14:paraId="56AEDA95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30" w:author="Сергей Бойко" w:date="2021-10-21T20:51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Это значит, что потенциальному заёмщику первым делом нужно проверить "усы, лапы, хвост" кредитной организации, в которой он намеревается взять заём, – наличие у неё справки о государственной регистрации (перерегистрации).</w:t>
      </w:r>
    </w:p>
    <w:p w14:paraId="0D047387" w14:textId="77777777" w:rsidR="0067463C" w:rsidRPr="0067463C" w:rsidRDefault="0067463C">
      <w:pPr>
        <w:shd w:val="clear" w:color="auto" w:fill="F0F0F0"/>
        <w:spacing w:line="240" w:lineRule="auto"/>
        <w:jc w:val="both"/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331" w:author="Сергей Бойко" w:date="2021-10-21T20:51:00Z">
          <w:pPr>
            <w:shd w:val="clear" w:color="auto" w:fill="F0F0F0"/>
            <w:spacing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Обязательный пункт – проверить, включена ли компания в </w:t>
      </w:r>
      <w:r w:rsidR="001950B5">
        <w:fldChar w:fldCharType="begin"/>
      </w:r>
      <w:r w:rsidR="001950B5">
        <w:instrText xml:space="preserve"> HYPERLINK "https://www.finreg.kz/?docid=1242&amp;switch=russian" \t "_blank" </w:instrText>
      </w:r>
      <w:r w:rsidR="001950B5">
        <w:fldChar w:fldCharType="separate"/>
      </w:r>
      <w:r w:rsidRPr="0067463C">
        <w:rPr>
          <w:rFonts w:ascii="Noto Serif" w:eastAsia="Times New Roman" w:hAnsi="Noto Serif" w:cs="Noto Serif"/>
          <w:color w:val="E81F14"/>
          <w:sz w:val="24"/>
          <w:szCs w:val="24"/>
          <w:u w:val="single"/>
          <w:lang w:eastAsia="ru-RU"/>
        </w:rPr>
        <w:t>реестр</w:t>
      </w:r>
      <w:r w:rsidR="001950B5">
        <w:rPr>
          <w:rFonts w:ascii="Noto Serif" w:eastAsia="Times New Roman" w:hAnsi="Noto Serif" w:cs="Noto Serif"/>
          <w:color w:val="E81F14"/>
          <w:sz w:val="24"/>
          <w:szCs w:val="24"/>
          <w:u w:val="single"/>
          <w:lang w:eastAsia="ru-RU"/>
        </w:rPr>
        <w:fldChar w:fldCharType="end"/>
      </w:r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 организаций, осуществляющих </w:t>
      </w:r>
      <w:proofErr w:type="spellStart"/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микрофинансовую</w:t>
      </w:r>
      <w:proofErr w:type="spellEnd"/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деятельность. Участники рынка попадают в этот список с момента прохождения учётной регистрации. С реестром можно ознакомиться на сайте агентства.</w:t>
      </w:r>
    </w:p>
    <w:p w14:paraId="7ED0CB65" w14:textId="77777777" w:rsidR="0067463C" w:rsidRPr="0067463C" w:rsidRDefault="0067463C">
      <w:pPr>
        <w:spacing w:before="300" w:after="300" w:line="240" w:lineRule="auto"/>
        <w:jc w:val="both"/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pPrChange w:id="332" w:author="Сергей Бойко" w:date="2021-10-21T20:51:00Z">
          <w:pPr>
            <w:spacing w:before="300" w:after="300"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4"/>
          <w:szCs w:val="24"/>
          <w:lang w:eastAsia="ru-RU"/>
        </w:rPr>
        <w:t>Одной из подсказок, не столкнулись ли вы с кредитными мошенниками, может стать формулировка в договоре: если вы получаете микрокредит, то между вами и кредитной организацией должен заключаться договор о предоставлении микрокредита (или залогового билета – в случае ломбардов). Именно так, иные формулировки должны вызвать подозрение.</w:t>
      </w:r>
    </w:p>
    <w:p w14:paraId="2B17DB3A" w14:textId="320DD958" w:rsidR="0067463C" w:rsidRPr="0067463C" w:rsidRDefault="0067463C">
      <w:pPr>
        <w:shd w:val="clear" w:color="auto" w:fill="F0F0F0"/>
        <w:spacing w:line="240" w:lineRule="auto"/>
        <w:jc w:val="both"/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pPrChange w:id="333" w:author="Сергей Бойко" w:date="2021-10-21T20:51:00Z">
          <w:pPr>
            <w:shd w:val="clear" w:color="auto" w:fill="F0F0F0"/>
            <w:spacing w:line="240" w:lineRule="auto"/>
          </w:pPr>
        </w:pPrChange>
      </w:pPr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"Мои личные рекомендации таковы. Если вам кто-то предлагает какой-то кредитный продукт, нужно обратиться непосредственно </w:t>
      </w:r>
      <w:ins w:id="334" w:author="Сергей Бойко" w:date="2021-10-21T21:31:00Z">
        <w:r w:rsidR="001950B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в </w:t>
        </w:r>
      </w:ins>
      <w:del w:id="335" w:author="Сергей Бойко" w:date="2021-10-21T20:52:00Z">
        <w:r w:rsidRPr="0067463C" w:rsidDel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в эту</w:delText>
        </w:r>
      </w:del>
      <w:ins w:id="336" w:author="Сергей Бойко" w:date="2021-10-21T20:52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данную организацию</w:t>
        </w:r>
      </w:ins>
      <w:del w:id="337" w:author="Сергей Бойко" w:date="2021-10-21T20:52:00Z">
        <w:r w:rsidRPr="0067463C" w:rsidDel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 xml:space="preserve"> компанию</w:delText>
        </w:r>
      </w:del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и перепроверить, </w:t>
      </w:r>
      <w:ins w:id="338" w:author="Сергей Бойко" w:date="2021-10-21T20:52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действительно 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предоставляет ли она </w:t>
      </w:r>
      <w:del w:id="339" w:author="Сергей Бойко" w:date="2021-10-21T21:31:00Z">
        <w:r w:rsidRPr="0067463C" w:rsidDel="001950B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именно</w:delText>
        </w:r>
      </w:del>
      <w:ins w:id="340" w:author="Сергей Бойко" w:date="2021-10-21T20:53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на 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так</w:t>
      </w:r>
      <w:ins w:id="341" w:author="Сергей Бойко" w:date="2021-10-21T20:53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их</w:t>
        </w:r>
      </w:ins>
      <w:del w:id="342" w:author="Сергей Бойко" w:date="2021-10-21T20:53:00Z">
        <w:r w:rsidRPr="0067463C" w:rsidDel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ие</w:delText>
        </w:r>
      </w:del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условия</w:t>
      </w:r>
      <w:ins w:id="343" w:author="Сергей Бойко" w:date="2021-10-21T20:53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х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кре</w:t>
      </w:r>
      <w:ins w:id="344" w:author="Сергей Бойко" w:date="2021-10-21T20:53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диты</w:t>
        </w:r>
      </w:ins>
      <w:del w:id="345" w:author="Сергей Бойко" w:date="2021-10-21T20:53:00Z">
        <w:r w:rsidRPr="0067463C" w:rsidDel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delText>дитования</w:delText>
        </w:r>
      </w:del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, работает ли там такой-то сотрудник. Это поможет защититься от мошенников. </w:t>
      </w:r>
      <w:proofErr w:type="gramStart"/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>А чтобы на вас не оформили заём посторонние люди, никогда не передавайте третьим лицам свои персональные данные, кто бы в какой бы ситуации у вас их не попросил",</w:t>
      </w:r>
      <w:ins w:id="346" w:author="Сергей Бойко" w:date="2021-10-21T20:54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если вы столкнулись с мошенничеством вам необходимо письменно обратится в </w:t>
        </w:r>
      </w:ins>
      <w:ins w:id="347" w:author="Сергей Бойко" w:date="2021-10-21T21:32:00Z">
        <w:r w:rsidR="001950B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организацию,</w:t>
        </w:r>
      </w:ins>
      <w:ins w:id="348" w:author="Сергей Бойко" w:date="2021-10-21T20:55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в которой на вас оформили микрокредит</w:t>
        </w:r>
      </w:ins>
      <w:ins w:id="349" w:author="Сергей Бойко" w:date="2021-10-21T20:56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, организация обязана провести проверку по вашему обращению, в случае </w:t>
        </w:r>
      </w:ins>
      <w:ins w:id="350" w:author="Сергей Бойко" w:date="2021-10-21T20:57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подтверждения </w:t>
        </w:r>
      </w:ins>
      <w:ins w:id="351" w:author="Сергей Бойко" w:date="2021-10-21T20:56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не </w:t>
        </w:r>
      </w:ins>
      <w:ins w:id="352" w:author="Сергей Бойко" w:date="2021-10-21T20:57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причастности вас </w:t>
        </w:r>
      </w:ins>
      <w:ins w:id="353" w:author="Сергей Бойко" w:date="2021-10-21T20:58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к получению</w:t>
        </w:r>
        <w:proofErr w:type="gramEnd"/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микрокредита </w:t>
        </w:r>
      </w:ins>
      <w:ins w:id="354" w:author="Сергей Бойко" w:date="2021-10-21T21:28:00Z">
        <w:r w:rsidR="001950B5">
          <w:rPr>
            <w:rFonts w:ascii="Noto Serif" w:eastAsia="Times New Roman" w:hAnsi="Noto Serif" w:cs="Noto Serif"/>
            <w:color w:val="000000"/>
            <w:sz w:val="27"/>
            <w:szCs w:val="27"/>
            <w:lang w:val="kk-KZ" w:eastAsia="ru-RU"/>
          </w:rPr>
          <w:t xml:space="preserve">организация вправе самостоятельно </w:t>
        </w:r>
      </w:ins>
      <w:ins w:id="355" w:author="Сергей Бойко" w:date="2021-10-21T21:29:00Z">
        <w:r w:rsidR="001950B5">
          <w:rPr>
            <w:rFonts w:ascii="Noto Serif" w:eastAsia="Times New Roman" w:hAnsi="Noto Serif" w:cs="Noto Serif"/>
            <w:color w:val="000000"/>
            <w:sz w:val="27"/>
            <w:szCs w:val="27"/>
            <w:lang w:val="kk-KZ" w:eastAsia="ru-RU"/>
          </w:rPr>
          <w:t>анулировать микрокредит</w:t>
        </w:r>
        <w:r w:rsidR="001950B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, удалить информацию с кредитных бюро</w:t>
        </w:r>
      </w:ins>
      <w:ins w:id="356" w:author="Сергей Бойко" w:date="2021-10-21T21:35:00Z">
        <w:r w:rsidR="001950B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>,</w:t>
        </w:r>
      </w:ins>
      <w:ins w:id="357" w:author="Сергей Бойко" w:date="2021-10-21T21:29:00Z">
        <w:r w:rsidR="001950B5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а также обратится в правоохранительные органы для привлечения к уголовной ответственности виновных лиц </w:t>
        </w:r>
      </w:ins>
      <w:ins w:id="358" w:author="Сергей Бойко" w:date="2021-10-21T21:28:00Z">
        <w:r w:rsidR="000D0E67" w:rsidRPr="000D0E67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  <w:rPrChange w:id="359" w:author="Сергей Бойко" w:date="2021-10-21T21:28:00Z">
              <w:rPr>
                <w:rFonts w:ascii="Noto Serif" w:eastAsia="Times New Roman" w:hAnsi="Noto Serif" w:cs="Noto Serif"/>
                <w:color w:val="000000"/>
                <w:sz w:val="27"/>
                <w:szCs w:val="27"/>
                <w:lang w:val="en-US" w:eastAsia="ru-RU"/>
              </w:rPr>
            </w:rPrChange>
          </w:rPr>
          <w:t xml:space="preserve"> </w:t>
        </w:r>
      </w:ins>
      <w:ins w:id="360" w:author="Сергей Бойко" w:date="2021-10-21T20:55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</w:t>
        </w:r>
      </w:ins>
      <w:ins w:id="361" w:author="Сергей Бойко" w:date="2021-10-21T20:54:00Z">
        <w:r w:rsidR="003212F6">
          <w:rPr>
            <w:rFonts w:ascii="Noto Serif" w:eastAsia="Times New Roman" w:hAnsi="Noto Serif" w:cs="Noto Serif"/>
            <w:color w:val="000000"/>
            <w:sz w:val="27"/>
            <w:szCs w:val="27"/>
            <w:lang w:eastAsia="ru-RU"/>
          </w:rPr>
          <w:t xml:space="preserve"> </w:t>
        </w:r>
      </w:ins>
      <w:r w:rsidRPr="0067463C">
        <w:rPr>
          <w:rFonts w:ascii="Noto Serif" w:eastAsia="Times New Roman" w:hAnsi="Noto Serif" w:cs="Noto Serif"/>
          <w:color w:val="000000"/>
          <w:sz w:val="27"/>
          <w:szCs w:val="27"/>
          <w:lang w:eastAsia="ru-RU"/>
        </w:rPr>
        <w:t xml:space="preserve"> – заключает Сергей Бойко.</w:t>
      </w:r>
    </w:p>
    <w:p w14:paraId="02CDF733" w14:textId="77777777" w:rsidR="00B55201" w:rsidRDefault="00B55201"/>
    <w:sectPr w:rsidR="00B552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48" w:author="Сергей Бойко" w:date="2021-10-21T21:28:00Z" w:initials="СБ">
    <w:p w14:paraId="2569FAE2" w14:textId="6DCA72DC" w:rsidR="003F0497" w:rsidRDefault="003F0497">
      <w:pPr>
        <w:pStyle w:val="aa"/>
      </w:pPr>
      <w:r>
        <w:rPr>
          <w:rStyle w:val="a9"/>
        </w:rPr>
        <w:annotationRef/>
      </w:r>
      <w:r w:rsidR="001950B5">
        <w:t>Можно, вместо Комапнии написать про весь финансовый сектор\организации РК</w:t>
      </w:r>
    </w:p>
  </w:comment>
  <w:comment w:id="70" w:author="Сергей Бойко" w:date="2021-10-21T21:28:00Z" w:initials="СБ">
    <w:p w14:paraId="58D2D4D0" w14:textId="2B3B0355" w:rsidR="00C749A4" w:rsidRDefault="00C749A4">
      <w:pPr>
        <w:pStyle w:val="aa"/>
      </w:pPr>
      <w:r>
        <w:rPr>
          <w:rStyle w:val="a9"/>
        </w:rPr>
        <w:annotationRef/>
      </w:r>
      <w:r w:rsidR="001950B5">
        <w:t xml:space="preserve">по тексту </w:t>
      </w:r>
      <w:proofErr w:type="gramStart"/>
      <w:r w:rsidR="001950B5">
        <w:t xml:space="preserve">думаю </w:t>
      </w:r>
      <w:proofErr w:type="spellStart"/>
      <w:r w:rsidR="001950B5">
        <w:t>лудше</w:t>
      </w:r>
      <w:proofErr w:type="spellEnd"/>
      <w:r w:rsidR="001950B5">
        <w:t xml:space="preserve"> применять слово </w:t>
      </w:r>
      <w:proofErr w:type="spellStart"/>
      <w:r w:rsidR="001950B5">
        <w:t>микрокредиты</w:t>
      </w:r>
      <w:proofErr w:type="spellEnd"/>
      <w:r w:rsidR="001950B5">
        <w:t xml:space="preserve"> если мы ведем</w:t>
      </w:r>
      <w:proofErr w:type="gramEnd"/>
      <w:r w:rsidR="001950B5">
        <w:t xml:space="preserve"> речь про МФО, если говорим про весь сектор то кредиты</w:t>
      </w:r>
    </w:p>
  </w:comment>
  <w:comment w:id="94" w:author="Сергей Бойко" w:date="2021-10-21T21:28:00Z" w:initials="СБ">
    <w:p w14:paraId="7A0E0452" w14:textId="06C8BB26" w:rsidR="00A14270" w:rsidRDefault="00A14270">
      <w:pPr>
        <w:pStyle w:val="aa"/>
      </w:pPr>
      <w:r>
        <w:rPr>
          <w:rStyle w:val="a9"/>
        </w:rPr>
        <w:annotationRef/>
      </w:r>
      <w:r w:rsidR="001950B5">
        <w:t>Коллеги, можно переформулировать)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Noto Serif">
    <w:altName w:val="Times New Roman"/>
    <w:charset w:val="00"/>
    <w:family w:val="roman"/>
    <w:pitch w:val="variable"/>
    <w:sig w:usb0="00000001" w:usb1="500078FF" w:usb2="00000029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0BB"/>
    <w:rsid w:val="000D0E67"/>
    <w:rsid w:val="001950B5"/>
    <w:rsid w:val="001C2AA0"/>
    <w:rsid w:val="0020691A"/>
    <w:rsid w:val="00264B3B"/>
    <w:rsid w:val="002B553D"/>
    <w:rsid w:val="002C2226"/>
    <w:rsid w:val="003212F6"/>
    <w:rsid w:val="00345CF2"/>
    <w:rsid w:val="00381A9D"/>
    <w:rsid w:val="003F0497"/>
    <w:rsid w:val="00495A90"/>
    <w:rsid w:val="0067463C"/>
    <w:rsid w:val="006A3C84"/>
    <w:rsid w:val="00887E71"/>
    <w:rsid w:val="009000BB"/>
    <w:rsid w:val="00A01087"/>
    <w:rsid w:val="00A14270"/>
    <w:rsid w:val="00AD2207"/>
    <w:rsid w:val="00B55201"/>
    <w:rsid w:val="00B55741"/>
    <w:rsid w:val="00C749A4"/>
    <w:rsid w:val="00CB2B39"/>
    <w:rsid w:val="00D44831"/>
    <w:rsid w:val="00D44B98"/>
    <w:rsid w:val="00D528CD"/>
    <w:rsid w:val="00E347F4"/>
    <w:rsid w:val="00E6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1CE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4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74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74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6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46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4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67463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74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card-mark">
    <w:name w:val="text-card-mark"/>
    <w:basedOn w:val="a0"/>
    <w:rsid w:val="0067463C"/>
  </w:style>
  <w:style w:type="character" w:styleId="a5">
    <w:name w:val="Strong"/>
    <w:basedOn w:val="a0"/>
    <w:uiPriority w:val="22"/>
    <w:qFormat/>
    <w:rsid w:val="0067463C"/>
    <w:rPr>
      <w:b/>
      <w:bCs/>
    </w:rPr>
  </w:style>
  <w:style w:type="paragraph" w:styleId="a6">
    <w:name w:val="Revision"/>
    <w:hidden/>
    <w:uiPriority w:val="99"/>
    <w:semiHidden/>
    <w:rsid w:val="0067463C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D528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528CD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3F0497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F049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F0497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F049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F0497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4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74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74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6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463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463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67463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674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card-mark">
    <w:name w:val="text-card-mark"/>
    <w:basedOn w:val="a0"/>
    <w:rsid w:val="0067463C"/>
  </w:style>
  <w:style w:type="character" w:styleId="a5">
    <w:name w:val="Strong"/>
    <w:basedOn w:val="a0"/>
    <w:uiPriority w:val="22"/>
    <w:qFormat/>
    <w:rsid w:val="0067463C"/>
    <w:rPr>
      <w:b/>
      <w:bCs/>
    </w:rPr>
  </w:style>
  <w:style w:type="paragraph" w:styleId="a6">
    <w:name w:val="Revision"/>
    <w:hidden/>
    <w:uiPriority w:val="99"/>
    <w:semiHidden/>
    <w:rsid w:val="0067463C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D528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528CD"/>
    <w:rPr>
      <w:rFonts w:ascii="Segoe UI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3F0497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F0497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F0497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F0497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F04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1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5472">
          <w:marLeft w:val="2400"/>
          <w:marRight w:val="24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26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6564">
              <w:marLeft w:val="-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313325">
              <w:marLeft w:val="-22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4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199367">
              <w:marLeft w:val="-225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778054">
              <w:marLeft w:val="-60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4530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36" w:space="15" w:color="F0F0F0"/>
                            <w:left w:val="single" w:sz="36" w:space="15" w:color="F0F0F0"/>
                            <w:bottom w:val="single" w:sz="36" w:space="15" w:color="F0F0F0"/>
                            <w:right w:val="single" w:sz="36" w:space="15" w:color="F0F0F0"/>
                          </w:divBdr>
                          <w:divsChild>
                            <w:div w:id="1237516860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E81F14"/>
                                <w:bottom w:val="none" w:sz="0" w:space="0" w:color="auto"/>
                                <w:right w:val="single" w:sz="36" w:space="15" w:color="E81F14"/>
                              </w:divBdr>
                            </w:div>
                          </w:divsChild>
                        </w:div>
                        <w:div w:id="1625307995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36" w:space="15" w:color="F0F0F0"/>
                            <w:left w:val="single" w:sz="36" w:space="15" w:color="F0F0F0"/>
                            <w:bottom w:val="single" w:sz="36" w:space="15" w:color="F0F0F0"/>
                            <w:right w:val="single" w:sz="36" w:space="15" w:color="F0F0F0"/>
                          </w:divBdr>
                          <w:divsChild>
                            <w:div w:id="1174420720">
                              <w:blockQuote w:val="1"/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single" w:sz="36" w:space="15" w:color="E81F14"/>
                                <w:bottom w:val="none" w:sz="0" w:space="0" w:color="auto"/>
                                <w:right w:val="single" w:sz="36" w:space="15" w:color="E81F14"/>
                              </w:divBdr>
                            </w:div>
                          </w:divsChild>
                        </w:div>
                        <w:div w:id="1828668633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36" w:space="15" w:color="F0F0F0"/>
                            <w:left w:val="single" w:sz="36" w:space="15" w:color="F0F0F0"/>
                            <w:bottom w:val="single" w:sz="36" w:space="15" w:color="F0F0F0"/>
                            <w:right w:val="single" w:sz="36" w:space="15" w:color="F0F0F0"/>
                          </w:divBdr>
                          <w:divsChild>
                            <w:div w:id="566692988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E81F14"/>
                                <w:bottom w:val="none" w:sz="0" w:space="0" w:color="auto"/>
                                <w:right w:val="single" w:sz="36" w:space="15" w:color="E81F14"/>
                              </w:divBdr>
                            </w:div>
                          </w:divsChild>
                        </w:div>
                        <w:div w:id="686639585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36" w:space="15" w:color="F0F0F0"/>
                            <w:left w:val="single" w:sz="36" w:space="15" w:color="F0F0F0"/>
                            <w:bottom w:val="single" w:sz="36" w:space="15" w:color="F0F0F0"/>
                            <w:right w:val="single" w:sz="36" w:space="15" w:color="F0F0F0"/>
                          </w:divBdr>
                          <w:divsChild>
                            <w:div w:id="1571958302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E81F14"/>
                                <w:bottom w:val="none" w:sz="0" w:space="0" w:color="auto"/>
                                <w:right w:val="single" w:sz="36" w:space="15" w:color="E81F14"/>
                              </w:divBdr>
                            </w:div>
                            <w:div w:id="1399088476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E81F14"/>
                                <w:bottom w:val="none" w:sz="0" w:space="0" w:color="auto"/>
                                <w:right w:val="single" w:sz="36" w:space="15" w:color="E81F14"/>
                              </w:divBdr>
                            </w:div>
                          </w:divsChild>
                        </w:div>
                        <w:div w:id="1353068863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36" w:space="15" w:color="F0F0F0"/>
                            <w:left w:val="single" w:sz="36" w:space="15" w:color="F0F0F0"/>
                            <w:bottom w:val="single" w:sz="36" w:space="15" w:color="F0F0F0"/>
                            <w:right w:val="single" w:sz="36" w:space="15" w:color="F0F0F0"/>
                          </w:divBdr>
                          <w:divsChild>
                            <w:div w:id="1211306584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E81F14"/>
                                <w:bottom w:val="none" w:sz="0" w:space="0" w:color="auto"/>
                                <w:right w:val="single" w:sz="36" w:space="15" w:color="E81F14"/>
                              </w:divBdr>
                            </w:div>
                          </w:divsChild>
                        </w:div>
                        <w:div w:id="712536280">
                          <w:marLeft w:val="0"/>
                          <w:marRight w:val="0"/>
                          <w:marTop w:val="0"/>
                          <w:marBottom w:val="450"/>
                          <w:divBdr>
                            <w:top w:val="single" w:sz="36" w:space="15" w:color="F0F0F0"/>
                            <w:left w:val="single" w:sz="36" w:space="15" w:color="F0F0F0"/>
                            <w:bottom w:val="single" w:sz="36" w:space="15" w:color="F0F0F0"/>
                            <w:right w:val="single" w:sz="36" w:space="15" w:color="F0F0F0"/>
                          </w:divBdr>
                          <w:divsChild>
                            <w:div w:id="1361393489">
                              <w:blockQuote w:val="1"/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single" w:sz="36" w:space="15" w:color="E81F14"/>
                                <w:bottom w:val="none" w:sz="0" w:space="0" w:color="auto"/>
                                <w:right w:val="single" w:sz="36" w:space="15" w:color="E81F14"/>
                              </w:divBdr>
                            </w:div>
                            <w:div w:id="714430885">
                              <w:blockQuote w:val="1"/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single" w:sz="36" w:space="15" w:color="E81F14"/>
                                <w:bottom w:val="none" w:sz="0" w:space="0" w:color="auto"/>
                                <w:right w:val="single" w:sz="36" w:space="15" w:color="E81F14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hyperlink" Target="mailto:e.brickaya@informburo.kz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informburo.kz/mark/partnyorskij-materia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7AE41-B27E-4DB1-8036-B4027A318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2511</Words>
  <Characters>14318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16796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Margarita Klimenko</dc:creator>
  <cp:lastModifiedBy>Сергей Бойко</cp:lastModifiedBy>
  <cp:revision>7</cp:revision>
  <dcterms:created xsi:type="dcterms:W3CDTF">2021-10-21T15:36:00Z</dcterms:created>
  <dcterms:modified xsi:type="dcterms:W3CDTF">2021-10-21T17:17:00Z</dcterms:modified>
</cp:coreProperties>
</file>